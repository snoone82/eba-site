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53498C64">
            <wp:extent cx="3586348" cy="370590"/>
            <wp:effectExtent l="0" t="0" r="0"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004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3A55C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001FCF"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D3D08E"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47856"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127C55"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EE85C2"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97701"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567C3"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D4681D"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542787"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E149E0"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22B16C"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7CC745"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4A1733"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92470"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570AC3E" w:rsidR="006F0FDD" w:rsidRDefault="006F0FDD" w:rsidP="006F0FDD">
      <w:pPr>
        <w:rPr>
          <w:rFonts w:ascii="Roboto Black" w:hAnsi="Roboto Black"/>
          <w:sz w:val="52"/>
          <w:szCs w:val="52"/>
        </w:rPr>
      </w:pPr>
      <w:r>
        <w:rPr>
          <w:rFonts w:ascii="Roboto Black" w:hAnsi="Roboto Black"/>
          <w:sz w:val="52"/>
          <w:szCs w:val="52"/>
        </w:rPr>
        <w:t xml:space="preserve">Section </w:t>
      </w:r>
      <w:r w:rsidR="00C05F96">
        <w:rPr>
          <w:rFonts w:ascii="Roboto Black" w:hAnsi="Roboto Black"/>
          <w:sz w:val="52"/>
          <w:szCs w:val="52"/>
        </w:rPr>
        <w:t>6</w:t>
      </w:r>
    </w:p>
    <w:p w14:paraId="37A2C36D" w14:textId="1258EFE8" w:rsidR="006F0FDD" w:rsidRDefault="00C05F96" w:rsidP="00AA6FFE">
      <w:pPr>
        <w:spacing w:line="240" w:lineRule="auto"/>
        <w:rPr>
          <w:rFonts w:ascii="Roboto Light" w:hAnsi="Roboto Light"/>
          <w:sz w:val="52"/>
          <w:szCs w:val="52"/>
        </w:rPr>
      </w:pPr>
      <w:r>
        <w:rPr>
          <w:rFonts w:ascii="Roboto Light" w:hAnsi="Roboto Light"/>
          <w:sz w:val="52"/>
          <w:szCs w:val="52"/>
        </w:rPr>
        <w:t>Commercial, Accounting</w:t>
      </w:r>
    </w:p>
    <w:p w14:paraId="7FCACA95" w14:textId="77777777" w:rsidR="005B3D14" w:rsidRDefault="005B3D14" w:rsidP="00AA6FFE">
      <w:pPr>
        <w:spacing w:line="240" w:lineRule="auto"/>
        <w:rPr>
          <w:rFonts w:ascii="Roboto Light" w:hAnsi="Roboto Light"/>
          <w:sz w:val="52"/>
          <w:szCs w:val="52"/>
        </w:rPr>
      </w:pPr>
    </w:p>
    <w:p w14:paraId="7A30077C" w14:textId="77777777" w:rsidR="006F0FDD" w:rsidRDefault="006F0FDD" w:rsidP="006F0FDD">
      <w:pPr>
        <w:spacing w:line="240" w:lineRule="auto"/>
        <w:rPr>
          <w:rFonts w:ascii="Roboto Light" w:hAnsi="Roboto Light"/>
          <w:sz w:val="52"/>
          <w:szCs w:val="52"/>
        </w:rPr>
      </w:pPr>
      <w:r>
        <w:rPr>
          <w:noProof/>
        </w:rPr>
        <w:drawing>
          <wp:anchor distT="0" distB="0" distL="114300" distR="114300" simplePos="0" relativeHeight="251659264" behindDoc="0" locked="0" layoutInCell="1" allowOverlap="1" wp14:anchorId="48F55D12" wp14:editId="08006079">
            <wp:simplePos x="0" y="0"/>
            <wp:positionH relativeFrom="margin">
              <wp:posOffset>4445</wp:posOffset>
            </wp:positionH>
            <wp:positionV relativeFrom="paragraph">
              <wp:posOffset>496570</wp:posOffset>
            </wp:positionV>
            <wp:extent cx="2298065" cy="478790"/>
            <wp:effectExtent l="0" t="0" r="6985" b="0"/>
            <wp:wrapNone/>
            <wp:docPr id="1124629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806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181A8C6" wp14:editId="36346ADA">
                <wp:simplePos x="0" y="0"/>
                <wp:positionH relativeFrom="margin">
                  <wp:posOffset>2555875</wp:posOffset>
                </wp:positionH>
                <wp:positionV relativeFrom="paragraph">
                  <wp:posOffset>401584</wp:posOffset>
                </wp:positionV>
                <wp:extent cx="0" cy="676275"/>
                <wp:effectExtent l="0" t="0" r="38100" b="28575"/>
                <wp:wrapNone/>
                <wp:docPr id="2025017230" name="Straight Connector 4"/>
                <wp:cNvGraphicFramePr/>
                <a:graphic xmlns:a="http://schemas.openxmlformats.org/drawingml/2006/main">
                  <a:graphicData uri="http://schemas.microsoft.com/office/word/2010/wordprocessingShape">
                    <wps:wsp>
                      <wps:cNvCnPr/>
                      <wps:spPr>
                        <a:xfrm>
                          <a:off x="0" y="0"/>
                          <a:ext cx="0" cy="676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3871CD" id="Straight Connector 4"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201.25pt,31.6pt" to="201.25pt,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" strokecolor="black [3200]" strokeweight="1pt">
                <v:stroke joinstyle="miter"/>
                <w10:wrap anchorx="margin"/>
              </v:line>
            </w:pict>
          </mc:Fallback>
        </mc:AlternateContent>
      </w:r>
    </w:p>
    <w:p w14:paraId="1F9C068D" w14:textId="0D02330D"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AC87122"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C3CEC9"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70E584D3"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70E584D3"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28FC17EC">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261B0F27"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8"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aouRThkCAAAyBAAADgAAAAAAAAAAAAAAAAAuAgAAZHJzL2Uyb0RvYy54bWxQSwEC&#10;LQAUAAYACAAAACEA94l6K+IAAAALAQAADwAAAAAAAAAAAAAAAABzBAAAZHJzL2Rvd25yZXYueG1s&#10;UEsFBgAAAAAEAAQA8wAAAIIFAAAAAA==&#10;" filled="f" stroked="f" strokeweight=".5pt">
                <v:textbox>
                  <w:txbxContent>
                    <w:p w14:paraId="0B298345" w14:textId="261B0F27"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29"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0"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Ksso9w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1"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2"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3"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4"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wP0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YEfnMXZQnHA6Cx3xzvB1hT1s&#10;mPOvzCLTOBCq17/gIhVgLegtSkqwv/52H+KRAPRS0qBycup+HpgVlKjvGqm5H04mQWrxMLmbjfBg&#10;bz27W48+1I+A4hziPzE8miHeq7MpLdTvKPJVqIoupjnWzqk/m4++0zN+Ei5WqxiE4jLMb/TW8JA6&#10;oBoQfmvfmTU9DR75e4azxlj2gY0utuNjdfAgq0hVwLlDtYcfhRkZ7D9RUP7tOUZdv/ryNwA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OVsD9B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540D5A6A">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5"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6"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7"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1+n9Hx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38"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AXOVy7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39"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qhyHAIAADM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F0AE15"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6124FE"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0987A6"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739C0E"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EB211"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A42285"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304B19"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FEA444"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D4812D"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C19A10"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CC0E20"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10866F"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2E12EB"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C9777D"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42326"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r>
        <w:rPr>
          <w:rFonts w:ascii="Roboto Light" w:hAnsi="Roboto Light"/>
          <w:noProof/>
          <w:sz w:val="52"/>
          <w:szCs w:val="52"/>
        </w:rPr>
        <w:drawing>
          <wp:anchor distT="0" distB="0" distL="114300" distR="114300" simplePos="0" relativeHeight="251661312" behindDoc="0" locked="0" layoutInCell="1" allowOverlap="1" wp14:anchorId="682322BF" wp14:editId="26F8F971">
            <wp:simplePos x="0" y="0"/>
            <wp:positionH relativeFrom="column">
              <wp:posOffset>2880995</wp:posOffset>
            </wp:positionH>
            <wp:positionV relativeFrom="paragraph">
              <wp:posOffset>18044</wp:posOffset>
            </wp:positionV>
            <wp:extent cx="1962785" cy="466725"/>
            <wp:effectExtent l="0" t="0" r="0" b="9525"/>
            <wp:wrapNone/>
            <wp:docPr id="1113422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2785" cy="466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4DC710" w14:textId="1A028EE5" w:rsidR="006F0FDD" w:rsidRDefault="006F0FDD" w:rsidP="0059412A">
      <w:pPr>
        <w:rPr>
          <w:b/>
          <w:bCs/>
          <w:sz w:val="28"/>
          <w:szCs w:val="28"/>
          <w:u w:val="single"/>
        </w:rPr>
      </w:pPr>
    </w:p>
    <w:p w14:paraId="05ECC98C" w14:textId="286D2901" w:rsidR="006F0FDD" w:rsidRDefault="009B54AD">
      <w:pPr>
        <w:rPr>
          <w:b/>
          <w:bCs/>
          <w:sz w:val="28"/>
          <w:szCs w:val="28"/>
          <w:u w:val="single"/>
        </w:rPr>
      </w:pPr>
      <w:r>
        <w:rPr>
          <w:noProof/>
        </w:rPr>
        <mc:AlternateContent>
          <mc:Choice Requires="wps">
            <w:drawing>
              <wp:anchor distT="0" distB="0" distL="114300" distR="114300" simplePos="0" relativeHeight="251696128" behindDoc="0" locked="0" layoutInCell="1" allowOverlap="1" wp14:anchorId="3EE2F0D6" wp14:editId="51D13C32">
                <wp:simplePos x="0" y="0"/>
                <wp:positionH relativeFrom="column">
                  <wp:posOffset>-342900</wp:posOffset>
                </wp:positionH>
                <wp:positionV relativeFrom="paragraph">
                  <wp:posOffset>2419985</wp:posOffset>
                </wp:positionV>
                <wp:extent cx="102870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1028700" cy="273050"/>
                        </a:xfrm>
                        <a:prstGeom prst="rect">
                          <a:avLst/>
                        </a:prstGeom>
                        <a:noFill/>
                        <a:ln w="6350">
                          <a:noFill/>
                        </a:ln>
                      </wps:spPr>
                      <wps:txbx>
                        <w:txbxContent>
                          <w:p w14:paraId="5548BF88" w14:textId="4BC23CED" w:rsidR="006F0FDD" w:rsidRPr="008E1DD3" w:rsidRDefault="00B1790B" w:rsidP="006F0FDD">
                            <w:pPr>
                              <w:jc w:val="center"/>
                              <w:rPr>
                                <w:color w:val="FFFFFF" w:themeColor="background1"/>
                                <w:sz w:val="16"/>
                                <w:szCs w:val="16"/>
                                <w:lang w:val="en-US"/>
                              </w:rPr>
                            </w:pPr>
                            <w:r>
                              <w:rPr>
                                <w:color w:val="FFFFFF" w:themeColor="background1"/>
                                <w:sz w:val="16"/>
                                <w:szCs w:val="16"/>
                                <w:lang w:val="en-US"/>
                              </w:rPr>
                              <w:t>DOC</w:t>
                            </w:r>
                            <w:r w:rsidR="009B54AD">
                              <w:rPr>
                                <w:color w:val="FFFFFF" w:themeColor="background1"/>
                                <w:sz w:val="16"/>
                                <w:szCs w:val="16"/>
                                <w:lang w:val="en-US"/>
                              </w:rPr>
                              <w:t>UMENT</w:t>
                            </w:r>
                            <w:r>
                              <w:rPr>
                                <w:color w:val="FFFFFF" w:themeColor="background1"/>
                                <w:sz w:val="16"/>
                                <w:szCs w:val="16"/>
                                <w:lang w:val="en-US"/>
                              </w:rPr>
                              <w:t xml:space="preserve">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40" type="#_x0000_t202" style="position:absolute;margin-left:-27pt;margin-top:190.55pt;width:81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" filled="f" stroked="f" strokeweight=".5pt">
                <v:textbox>
                  <w:txbxContent>
                    <w:p w14:paraId="5548BF88" w14:textId="4BC23CED" w:rsidR="006F0FDD" w:rsidRPr="008E1DD3" w:rsidRDefault="00B1790B" w:rsidP="006F0FDD">
                      <w:pPr>
                        <w:jc w:val="center"/>
                        <w:rPr>
                          <w:color w:val="FFFFFF" w:themeColor="background1"/>
                          <w:sz w:val="16"/>
                          <w:szCs w:val="16"/>
                          <w:lang w:val="en-US"/>
                        </w:rPr>
                      </w:pPr>
                      <w:r>
                        <w:rPr>
                          <w:color w:val="FFFFFF" w:themeColor="background1"/>
                          <w:sz w:val="16"/>
                          <w:szCs w:val="16"/>
                          <w:lang w:val="en-US"/>
                        </w:rPr>
                        <w:t>DOC</w:t>
                      </w:r>
                      <w:r w:rsidR="009B54AD">
                        <w:rPr>
                          <w:color w:val="FFFFFF" w:themeColor="background1"/>
                          <w:sz w:val="16"/>
                          <w:szCs w:val="16"/>
                          <w:lang w:val="en-US"/>
                        </w:rPr>
                        <w:t>UMENT</w:t>
                      </w:r>
                      <w:r>
                        <w:rPr>
                          <w:color w:val="FFFFFF" w:themeColor="background1"/>
                          <w:sz w:val="16"/>
                          <w:szCs w:val="16"/>
                          <w:lang w:val="en-US"/>
                        </w:rPr>
                        <w:t xml:space="preserve"> REF</w:t>
                      </w:r>
                    </w:p>
                  </w:txbxContent>
                </v:textbox>
              </v:shape>
            </w:pict>
          </mc:Fallback>
        </mc:AlternateContent>
      </w:r>
      <w:r w:rsidR="00B1790B">
        <w:rPr>
          <w:noProof/>
        </w:rPr>
        <mc:AlternateContent>
          <mc:Choice Requires="wps">
            <w:drawing>
              <wp:anchor distT="0" distB="0" distL="114300" distR="114300" simplePos="0" relativeHeight="251708416" behindDoc="0" locked="0" layoutInCell="1" allowOverlap="1" wp14:anchorId="3531C216" wp14:editId="43105B50">
                <wp:simplePos x="0" y="0"/>
                <wp:positionH relativeFrom="column">
                  <wp:posOffset>-342900</wp:posOffset>
                </wp:positionH>
                <wp:positionV relativeFrom="paragraph">
                  <wp:posOffset>2781935</wp:posOffset>
                </wp:positionV>
                <wp:extent cx="102870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1028700" cy="273050"/>
                        </a:xfrm>
                        <a:prstGeom prst="rect">
                          <a:avLst/>
                        </a:prstGeom>
                        <a:noFill/>
                        <a:ln w="6350">
                          <a:noFill/>
                        </a:ln>
                      </wps:spPr>
                      <wps:txbx>
                        <w:txbxContent>
                          <w:p w14:paraId="4CC91B0D" w14:textId="5808228C" w:rsidR="006F0FDD" w:rsidRPr="008E1DD3" w:rsidRDefault="00B1790B" w:rsidP="00B1790B">
                            <w:pPr>
                              <w:rPr>
                                <w:color w:val="FFFFFF" w:themeColor="background1"/>
                                <w:sz w:val="16"/>
                                <w:szCs w:val="16"/>
                                <w:lang w:val="en-US"/>
                              </w:rPr>
                            </w:pPr>
                            <w:r>
                              <w:rPr>
                                <w:color w:val="FFFFFF" w:themeColor="background1"/>
                                <w:sz w:val="16"/>
                                <w:szCs w:val="16"/>
                                <w:lang w:val="en-US"/>
                              </w:rPr>
                              <w:t>IP-01-09-01-06-V1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C216" id="_x0000_s1041" type="#_x0000_t202" style="position:absolute;margin-left:-27pt;margin-top:219.05pt;width:81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" filled="f" stroked="f" strokeweight=".5pt">
                <v:textbox>
                  <w:txbxContent>
                    <w:p w14:paraId="4CC91B0D" w14:textId="5808228C" w:rsidR="006F0FDD" w:rsidRPr="008E1DD3" w:rsidRDefault="00B1790B" w:rsidP="00B1790B">
                      <w:pPr>
                        <w:rPr>
                          <w:color w:val="FFFFFF" w:themeColor="background1"/>
                          <w:sz w:val="16"/>
                          <w:szCs w:val="16"/>
                          <w:lang w:val="en-US"/>
                        </w:rPr>
                      </w:pPr>
                      <w:r>
                        <w:rPr>
                          <w:color w:val="FFFFFF" w:themeColor="background1"/>
                          <w:sz w:val="16"/>
                          <w:szCs w:val="16"/>
                          <w:lang w:val="en-US"/>
                        </w:rPr>
                        <w:t>IP-01-09-01-06-V1</w:t>
                      </w:r>
                    </w:p>
                  </w:txbxContent>
                </v:textbox>
              </v:shape>
            </w:pict>
          </mc:Fallback>
        </mc:AlternateContent>
      </w:r>
      <w:r w:rsidR="009A6282">
        <w:rPr>
          <w:noProof/>
        </w:rPr>
        <mc:AlternateContent>
          <mc:Choice Requires="wps">
            <w:drawing>
              <wp:anchor distT="0" distB="0" distL="114300" distR="114300" simplePos="0" relativeHeight="251718656" behindDoc="0" locked="0" layoutInCell="1" allowOverlap="1" wp14:anchorId="7D1EE379" wp14:editId="7E33C6B8">
                <wp:simplePos x="0" y="0"/>
                <wp:positionH relativeFrom="column">
                  <wp:posOffset>2971800</wp:posOffset>
                </wp:positionH>
                <wp:positionV relativeFrom="paragraph">
                  <wp:posOffset>2734310</wp:posOffset>
                </wp:positionV>
                <wp:extent cx="981075" cy="316230"/>
                <wp:effectExtent l="0" t="0" r="0" b="7620"/>
                <wp:wrapNone/>
                <wp:docPr id="310731251" name="Text Box 36"/>
                <wp:cNvGraphicFramePr/>
                <a:graphic xmlns:a="http://schemas.openxmlformats.org/drawingml/2006/main">
                  <a:graphicData uri="http://schemas.microsoft.com/office/word/2010/wordprocessingShape">
                    <wps:wsp>
                      <wps:cNvSpPr txBox="1"/>
                      <wps:spPr>
                        <a:xfrm>
                          <a:off x="0" y="0"/>
                          <a:ext cx="981075" cy="316230"/>
                        </a:xfrm>
                        <a:prstGeom prst="rect">
                          <a:avLst/>
                        </a:prstGeom>
                        <a:noFill/>
                        <a:ln w="6350">
                          <a:noFill/>
                        </a:ln>
                      </wps:spPr>
                      <wps:txbx>
                        <w:txbxContent>
                          <w:p w14:paraId="6EFF6573" w14:textId="0AA4429C"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5.3pt;width:77.25pt;height:24.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" filled="f" stroked="f" strokeweight=".5pt">
                <v:textbox>
                  <w:txbxContent>
                    <w:p w14:paraId="6EFF6573" w14:textId="0AA4429C"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527A98C1"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527A98C1"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51BCE76D"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51BCE76D"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2D1D4"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04FC5363" w14:textId="661254C1" w:rsidR="00FA7943" w:rsidRDefault="006C79AE">
          <w:pPr>
            <w:pStyle w:val="TOC1"/>
            <w:tabs>
              <w:tab w:val="right" w:leader="dot" w:pos="9017"/>
            </w:tabs>
            <w:rPr>
              <w:rFonts w:eastAsiaTheme="minorEastAsia"/>
              <w:noProof/>
              <w:lang w:eastAsia="en-GB"/>
            </w:rPr>
          </w:pPr>
          <w:r>
            <w:fldChar w:fldCharType="begin"/>
          </w:r>
          <w:r>
            <w:instrText xml:space="preserve"> TOC \o "1-3" \h \z \u </w:instrText>
          </w:r>
          <w:r>
            <w:fldChar w:fldCharType="separate"/>
          </w:r>
          <w:hyperlink w:anchor="_Toc232964151" w:history="1">
            <w:r w:rsidR="00FA7943" w:rsidRPr="00ED3257">
              <w:rPr>
                <w:rStyle w:val="Hyperlink"/>
                <w:b/>
                <w:bCs/>
                <w:noProof/>
              </w:rPr>
              <w:t>INTRODUCTION</w:t>
            </w:r>
            <w:r w:rsidR="00FA7943">
              <w:rPr>
                <w:noProof/>
                <w:webHidden/>
              </w:rPr>
              <w:tab/>
            </w:r>
            <w:r w:rsidR="00FA7943">
              <w:rPr>
                <w:noProof/>
                <w:webHidden/>
              </w:rPr>
              <w:fldChar w:fldCharType="begin"/>
            </w:r>
            <w:r w:rsidR="00FA7943">
              <w:rPr>
                <w:noProof/>
                <w:webHidden/>
              </w:rPr>
              <w:instrText xml:space="preserve"> PAGEREF _Toc232964151 \h </w:instrText>
            </w:r>
            <w:r w:rsidR="00FA7943">
              <w:rPr>
                <w:noProof/>
                <w:webHidden/>
              </w:rPr>
            </w:r>
            <w:r w:rsidR="00FA7943">
              <w:rPr>
                <w:noProof/>
                <w:webHidden/>
              </w:rPr>
              <w:fldChar w:fldCharType="separate"/>
            </w:r>
            <w:r w:rsidR="00715CA6">
              <w:rPr>
                <w:noProof/>
                <w:webHidden/>
              </w:rPr>
              <w:t>2</w:t>
            </w:r>
            <w:r w:rsidR="00FA7943">
              <w:rPr>
                <w:noProof/>
                <w:webHidden/>
              </w:rPr>
              <w:fldChar w:fldCharType="end"/>
            </w:r>
          </w:hyperlink>
        </w:p>
        <w:p w14:paraId="5F179FF4" w14:textId="03324F1A" w:rsidR="00FA7943" w:rsidRDefault="00FA7943">
          <w:pPr>
            <w:pStyle w:val="TOC1"/>
            <w:tabs>
              <w:tab w:val="right" w:leader="dot" w:pos="9017"/>
            </w:tabs>
            <w:rPr>
              <w:rFonts w:eastAsiaTheme="minorEastAsia"/>
              <w:noProof/>
              <w:lang w:eastAsia="en-GB"/>
            </w:rPr>
          </w:pPr>
          <w:hyperlink w:anchor="_Toc232964152" w:history="1">
            <w:r w:rsidRPr="00ED3257">
              <w:rPr>
                <w:rStyle w:val="Hyperlink"/>
                <w:b/>
                <w:noProof/>
              </w:rPr>
              <w:t>COMMERCIAL</w:t>
            </w:r>
            <w:r>
              <w:rPr>
                <w:noProof/>
                <w:webHidden/>
              </w:rPr>
              <w:tab/>
            </w:r>
            <w:r>
              <w:rPr>
                <w:noProof/>
                <w:webHidden/>
              </w:rPr>
              <w:fldChar w:fldCharType="begin"/>
            </w:r>
            <w:r>
              <w:rPr>
                <w:noProof/>
                <w:webHidden/>
              </w:rPr>
              <w:instrText xml:space="preserve"> PAGEREF _Toc232964152 \h </w:instrText>
            </w:r>
            <w:r>
              <w:rPr>
                <w:noProof/>
                <w:webHidden/>
              </w:rPr>
            </w:r>
            <w:r>
              <w:rPr>
                <w:noProof/>
                <w:webHidden/>
              </w:rPr>
              <w:fldChar w:fldCharType="separate"/>
            </w:r>
            <w:r w:rsidR="00715CA6">
              <w:rPr>
                <w:noProof/>
                <w:webHidden/>
              </w:rPr>
              <w:t>3</w:t>
            </w:r>
            <w:r>
              <w:rPr>
                <w:noProof/>
                <w:webHidden/>
              </w:rPr>
              <w:fldChar w:fldCharType="end"/>
            </w:r>
          </w:hyperlink>
        </w:p>
        <w:p w14:paraId="28604D2D" w14:textId="39D097A8" w:rsidR="00FA7943" w:rsidRDefault="00FA7943">
          <w:pPr>
            <w:pStyle w:val="TOC2"/>
            <w:tabs>
              <w:tab w:val="right" w:leader="dot" w:pos="9017"/>
            </w:tabs>
            <w:rPr>
              <w:rFonts w:eastAsiaTheme="minorEastAsia"/>
              <w:noProof/>
              <w:lang w:eastAsia="en-GB"/>
            </w:rPr>
          </w:pPr>
          <w:hyperlink w:anchor="_Toc232964153" w:history="1">
            <w:r w:rsidRPr="00ED3257">
              <w:rPr>
                <w:rStyle w:val="Hyperlink"/>
                <w:rFonts w:cs="Times New Roman"/>
                <w:b/>
                <w:bCs/>
                <w:noProof/>
              </w:rPr>
              <w:t>COMMERCIAL MANAGEMENT PROCEDURE FLOWCHART</w:t>
            </w:r>
            <w:r>
              <w:rPr>
                <w:noProof/>
                <w:webHidden/>
              </w:rPr>
              <w:tab/>
            </w:r>
            <w:r>
              <w:rPr>
                <w:noProof/>
                <w:webHidden/>
              </w:rPr>
              <w:fldChar w:fldCharType="begin"/>
            </w:r>
            <w:r>
              <w:rPr>
                <w:noProof/>
                <w:webHidden/>
              </w:rPr>
              <w:instrText xml:space="preserve"> PAGEREF _Toc232964153 \h </w:instrText>
            </w:r>
            <w:r>
              <w:rPr>
                <w:noProof/>
                <w:webHidden/>
              </w:rPr>
            </w:r>
            <w:r>
              <w:rPr>
                <w:noProof/>
                <w:webHidden/>
              </w:rPr>
              <w:fldChar w:fldCharType="separate"/>
            </w:r>
            <w:r w:rsidR="00715CA6">
              <w:rPr>
                <w:noProof/>
                <w:webHidden/>
              </w:rPr>
              <w:t>22</w:t>
            </w:r>
            <w:r>
              <w:rPr>
                <w:noProof/>
                <w:webHidden/>
              </w:rPr>
              <w:fldChar w:fldCharType="end"/>
            </w:r>
          </w:hyperlink>
        </w:p>
        <w:p w14:paraId="117D82A7" w14:textId="392725D7" w:rsidR="00FA7943" w:rsidRDefault="00FA7943">
          <w:pPr>
            <w:pStyle w:val="TOC2"/>
            <w:tabs>
              <w:tab w:val="right" w:leader="dot" w:pos="9017"/>
            </w:tabs>
            <w:rPr>
              <w:rFonts w:eastAsiaTheme="minorEastAsia"/>
              <w:noProof/>
              <w:lang w:eastAsia="en-GB"/>
            </w:rPr>
          </w:pPr>
          <w:hyperlink w:anchor="_Toc232964154" w:history="1">
            <w:r w:rsidRPr="00ED3257">
              <w:rPr>
                <w:rStyle w:val="Hyperlink"/>
                <w:rFonts w:cs="Times New Roman"/>
                <w:b/>
                <w:bCs/>
                <w:noProof/>
              </w:rPr>
              <w:t>CHANGE MANAGEMENT PROCEDURE FLOWCHART</w:t>
            </w:r>
            <w:r>
              <w:rPr>
                <w:noProof/>
                <w:webHidden/>
              </w:rPr>
              <w:tab/>
            </w:r>
            <w:r>
              <w:rPr>
                <w:noProof/>
                <w:webHidden/>
              </w:rPr>
              <w:fldChar w:fldCharType="begin"/>
            </w:r>
            <w:r>
              <w:rPr>
                <w:noProof/>
                <w:webHidden/>
              </w:rPr>
              <w:instrText xml:space="preserve"> PAGEREF _Toc232964154 \h </w:instrText>
            </w:r>
            <w:r>
              <w:rPr>
                <w:noProof/>
                <w:webHidden/>
              </w:rPr>
            </w:r>
            <w:r>
              <w:rPr>
                <w:noProof/>
                <w:webHidden/>
              </w:rPr>
              <w:fldChar w:fldCharType="separate"/>
            </w:r>
            <w:r w:rsidR="00715CA6">
              <w:rPr>
                <w:noProof/>
                <w:webHidden/>
              </w:rPr>
              <w:t>23</w:t>
            </w:r>
            <w:r>
              <w:rPr>
                <w:noProof/>
                <w:webHidden/>
              </w:rPr>
              <w:fldChar w:fldCharType="end"/>
            </w:r>
          </w:hyperlink>
        </w:p>
        <w:p w14:paraId="170A0934" w14:textId="64498477" w:rsidR="00FA7943" w:rsidRDefault="00FA7943">
          <w:pPr>
            <w:pStyle w:val="TOC2"/>
            <w:tabs>
              <w:tab w:val="right" w:leader="dot" w:pos="9017"/>
            </w:tabs>
            <w:rPr>
              <w:rFonts w:eastAsiaTheme="minorEastAsia"/>
              <w:noProof/>
              <w:lang w:eastAsia="en-GB"/>
            </w:rPr>
          </w:pPr>
          <w:hyperlink w:anchor="_Toc232964155" w:history="1">
            <w:r w:rsidRPr="00ED3257">
              <w:rPr>
                <w:rStyle w:val="Hyperlink"/>
                <w:b/>
                <w:bCs/>
                <w:noProof/>
              </w:rPr>
              <w:t>LAST SHOT PROTOCOL</w:t>
            </w:r>
            <w:r>
              <w:rPr>
                <w:noProof/>
                <w:webHidden/>
              </w:rPr>
              <w:tab/>
            </w:r>
            <w:r>
              <w:rPr>
                <w:noProof/>
                <w:webHidden/>
              </w:rPr>
              <w:fldChar w:fldCharType="begin"/>
            </w:r>
            <w:r>
              <w:rPr>
                <w:noProof/>
                <w:webHidden/>
              </w:rPr>
              <w:instrText xml:space="preserve"> PAGEREF _Toc232964155 \h </w:instrText>
            </w:r>
            <w:r>
              <w:rPr>
                <w:noProof/>
                <w:webHidden/>
              </w:rPr>
            </w:r>
            <w:r>
              <w:rPr>
                <w:noProof/>
                <w:webHidden/>
              </w:rPr>
              <w:fldChar w:fldCharType="separate"/>
            </w:r>
            <w:r w:rsidR="00715CA6">
              <w:rPr>
                <w:noProof/>
                <w:webHidden/>
              </w:rPr>
              <w:t>24</w:t>
            </w:r>
            <w:r>
              <w:rPr>
                <w:noProof/>
                <w:webHidden/>
              </w:rPr>
              <w:fldChar w:fldCharType="end"/>
            </w:r>
          </w:hyperlink>
        </w:p>
        <w:p w14:paraId="770FBCC5" w14:textId="37125F6A" w:rsidR="00FA7943" w:rsidRDefault="00FA7943">
          <w:pPr>
            <w:pStyle w:val="TOC2"/>
            <w:tabs>
              <w:tab w:val="right" w:leader="dot" w:pos="9017"/>
            </w:tabs>
            <w:rPr>
              <w:rFonts w:eastAsiaTheme="minorEastAsia"/>
              <w:noProof/>
              <w:lang w:eastAsia="en-GB"/>
            </w:rPr>
          </w:pPr>
          <w:hyperlink w:anchor="_Toc232964156" w:history="1">
            <w:r w:rsidRPr="00ED3257">
              <w:rPr>
                <w:rStyle w:val="Hyperlink"/>
                <w:b/>
                <w:bCs/>
                <w:noProof/>
              </w:rPr>
              <w:t>CASHFLOW OPTIMISATION</w:t>
            </w:r>
            <w:r>
              <w:rPr>
                <w:noProof/>
                <w:webHidden/>
              </w:rPr>
              <w:tab/>
            </w:r>
            <w:r>
              <w:rPr>
                <w:noProof/>
                <w:webHidden/>
              </w:rPr>
              <w:fldChar w:fldCharType="begin"/>
            </w:r>
            <w:r>
              <w:rPr>
                <w:noProof/>
                <w:webHidden/>
              </w:rPr>
              <w:instrText xml:space="preserve"> PAGEREF _Toc232964156 \h </w:instrText>
            </w:r>
            <w:r>
              <w:rPr>
                <w:noProof/>
                <w:webHidden/>
              </w:rPr>
            </w:r>
            <w:r>
              <w:rPr>
                <w:noProof/>
                <w:webHidden/>
              </w:rPr>
              <w:fldChar w:fldCharType="separate"/>
            </w:r>
            <w:r w:rsidR="00715CA6">
              <w:rPr>
                <w:noProof/>
                <w:webHidden/>
              </w:rPr>
              <w:t>26</w:t>
            </w:r>
            <w:r>
              <w:rPr>
                <w:noProof/>
                <w:webHidden/>
              </w:rPr>
              <w:fldChar w:fldCharType="end"/>
            </w:r>
          </w:hyperlink>
        </w:p>
        <w:p w14:paraId="31C9CA34" w14:textId="6E089898" w:rsidR="00FA7943" w:rsidRDefault="00FA7943">
          <w:pPr>
            <w:pStyle w:val="TOC2"/>
            <w:tabs>
              <w:tab w:val="right" w:leader="dot" w:pos="9017"/>
            </w:tabs>
            <w:rPr>
              <w:rFonts w:eastAsiaTheme="minorEastAsia"/>
              <w:noProof/>
              <w:lang w:eastAsia="en-GB"/>
            </w:rPr>
          </w:pPr>
          <w:hyperlink w:anchor="_Toc232964157" w:history="1">
            <w:r w:rsidRPr="00ED3257">
              <w:rPr>
                <w:rStyle w:val="Hyperlink"/>
                <w:b/>
                <w:bCs/>
                <w:noProof/>
              </w:rPr>
              <w:t>LETTERS OF INTENT</w:t>
            </w:r>
            <w:r>
              <w:rPr>
                <w:noProof/>
                <w:webHidden/>
              </w:rPr>
              <w:tab/>
            </w:r>
            <w:r>
              <w:rPr>
                <w:noProof/>
                <w:webHidden/>
              </w:rPr>
              <w:fldChar w:fldCharType="begin"/>
            </w:r>
            <w:r>
              <w:rPr>
                <w:noProof/>
                <w:webHidden/>
              </w:rPr>
              <w:instrText xml:space="preserve"> PAGEREF _Toc232964157 \h </w:instrText>
            </w:r>
            <w:r>
              <w:rPr>
                <w:noProof/>
                <w:webHidden/>
              </w:rPr>
            </w:r>
            <w:r>
              <w:rPr>
                <w:noProof/>
                <w:webHidden/>
              </w:rPr>
              <w:fldChar w:fldCharType="separate"/>
            </w:r>
            <w:r w:rsidR="00715CA6">
              <w:rPr>
                <w:noProof/>
                <w:webHidden/>
              </w:rPr>
              <w:t>32</w:t>
            </w:r>
            <w:r>
              <w:rPr>
                <w:noProof/>
                <w:webHidden/>
              </w:rPr>
              <w:fldChar w:fldCharType="end"/>
            </w:r>
          </w:hyperlink>
        </w:p>
        <w:p w14:paraId="255EF174" w14:textId="7EE6DBAA" w:rsidR="00FA7943" w:rsidRDefault="00FA7943">
          <w:pPr>
            <w:pStyle w:val="TOC2"/>
            <w:tabs>
              <w:tab w:val="right" w:leader="dot" w:pos="9017"/>
            </w:tabs>
            <w:rPr>
              <w:rFonts w:eastAsiaTheme="minorEastAsia"/>
              <w:noProof/>
              <w:lang w:eastAsia="en-GB"/>
            </w:rPr>
          </w:pPr>
          <w:hyperlink w:anchor="_Toc232964158" w:history="1">
            <w:r w:rsidRPr="00ED3257">
              <w:rPr>
                <w:rStyle w:val="Hyperlink"/>
                <w:b/>
                <w:bCs/>
                <w:noProof/>
              </w:rPr>
              <w:t>PAYMENT NOTICES &amp; PAYLESS NOTICES</w:t>
            </w:r>
            <w:r>
              <w:rPr>
                <w:noProof/>
                <w:webHidden/>
              </w:rPr>
              <w:tab/>
            </w:r>
            <w:r>
              <w:rPr>
                <w:noProof/>
                <w:webHidden/>
              </w:rPr>
              <w:fldChar w:fldCharType="begin"/>
            </w:r>
            <w:r>
              <w:rPr>
                <w:noProof/>
                <w:webHidden/>
              </w:rPr>
              <w:instrText xml:space="preserve"> PAGEREF _Toc232964158 \h </w:instrText>
            </w:r>
            <w:r>
              <w:rPr>
                <w:noProof/>
                <w:webHidden/>
              </w:rPr>
            </w:r>
            <w:r>
              <w:rPr>
                <w:noProof/>
                <w:webHidden/>
              </w:rPr>
              <w:fldChar w:fldCharType="separate"/>
            </w:r>
            <w:r w:rsidR="00715CA6">
              <w:rPr>
                <w:noProof/>
                <w:webHidden/>
              </w:rPr>
              <w:t>35</w:t>
            </w:r>
            <w:r>
              <w:rPr>
                <w:noProof/>
                <w:webHidden/>
              </w:rPr>
              <w:fldChar w:fldCharType="end"/>
            </w:r>
          </w:hyperlink>
        </w:p>
        <w:p w14:paraId="4661AA55" w14:textId="1B67640F" w:rsidR="00FA7943" w:rsidRDefault="00FA7943">
          <w:pPr>
            <w:pStyle w:val="TOC2"/>
            <w:tabs>
              <w:tab w:val="right" w:leader="dot" w:pos="9017"/>
            </w:tabs>
            <w:rPr>
              <w:rFonts w:eastAsiaTheme="minorEastAsia"/>
              <w:noProof/>
              <w:lang w:eastAsia="en-GB"/>
            </w:rPr>
          </w:pPr>
          <w:hyperlink w:anchor="_Toc232964159" w:history="1">
            <w:r w:rsidRPr="00ED3257">
              <w:rPr>
                <w:rStyle w:val="Hyperlink"/>
                <w:b/>
                <w:bCs/>
                <w:noProof/>
              </w:rPr>
              <w:t>BONDS &amp; WARRANTIES</w:t>
            </w:r>
            <w:r>
              <w:rPr>
                <w:noProof/>
                <w:webHidden/>
              </w:rPr>
              <w:tab/>
            </w:r>
            <w:r>
              <w:rPr>
                <w:noProof/>
                <w:webHidden/>
              </w:rPr>
              <w:fldChar w:fldCharType="begin"/>
            </w:r>
            <w:r>
              <w:rPr>
                <w:noProof/>
                <w:webHidden/>
              </w:rPr>
              <w:instrText xml:space="preserve"> PAGEREF _Toc232964159 \h </w:instrText>
            </w:r>
            <w:r>
              <w:rPr>
                <w:noProof/>
                <w:webHidden/>
              </w:rPr>
            </w:r>
            <w:r>
              <w:rPr>
                <w:noProof/>
                <w:webHidden/>
              </w:rPr>
              <w:fldChar w:fldCharType="separate"/>
            </w:r>
            <w:r w:rsidR="00715CA6">
              <w:rPr>
                <w:noProof/>
                <w:webHidden/>
              </w:rPr>
              <w:t>39</w:t>
            </w:r>
            <w:r>
              <w:rPr>
                <w:noProof/>
                <w:webHidden/>
              </w:rPr>
              <w:fldChar w:fldCharType="end"/>
            </w:r>
          </w:hyperlink>
        </w:p>
        <w:p w14:paraId="2BD06BC0" w14:textId="037CA0F6" w:rsidR="00FA7943" w:rsidRDefault="00FA7943">
          <w:pPr>
            <w:pStyle w:val="TOC1"/>
            <w:tabs>
              <w:tab w:val="right" w:leader="dot" w:pos="9017"/>
            </w:tabs>
            <w:rPr>
              <w:rFonts w:eastAsiaTheme="minorEastAsia"/>
              <w:noProof/>
              <w:lang w:eastAsia="en-GB"/>
            </w:rPr>
          </w:pPr>
          <w:hyperlink w:anchor="_Toc232964160" w:history="1">
            <w:r w:rsidRPr="00ED3257">
              <w:rPr>
                <w:rStyle w:val="Hyperlink"/>
                <w:b/>
                <w:noProof/>
              </w:rPr>
              <w:t>ACCOUNTING</w:t>
            </w:r>
            <w:r>
              <w:rPr>
                <w:noProof/>
                <w:webHidden/>
              </w:rPr>
              <w:tab/>
            </w:r>
            <w:r>
              <w:rPr>
                <w:noProof/>
                <w:webHidden/>
              </w:rPr>
              <w:fldChar w:fldCharType="begin"/>
            </w:r>
            <w:r>
              <w:rPr>
                <w:noProof/>
                <w:webHidden/>
              </w:rPr>
              <w:instrText xml:space="preserve"> PAGEREF _Toc232964160 \h </w:instrText>
            </w:r>
            <w:r>
              <w:rPr>
                <w:noProof/>
                <w:webHidden/>
              </w:rPr>
            </w:r>
            <w:r>
              <w:rPr>
                <w:noProof/>
                <w:webHidden/>
              </w:rPr>
              <w:fldChar w:fldCharType="separate"/>
            </w:r>
            <w:r w:rsidR="00715CA6">
              <w:rPr>
                <w:noProof/>
                <w:webHidden/>
              </w:rPr>
              <w:t>45</w:t>
            </w:r>
            <w:r>
              <w:rPr>
                <w:noProof/>
                <w:webHidden/>
              </w:rPr>
              <w:fldChar w:fldCharType="end"/>
            </w:r>
          </w:hyperlink>
        </w:p>
        <w:p w14:paraId="75C27BAA" w14:textId="376F91EC" w:rsidR="00FA7943" w:rsidRDefault="00FA7943">
          <w:pPr>
            <w:pStyle w:val="TOC2"/>
            <w:tabs>
              <w:tab w:val="right" w:leader="dot" w:pos="9017"/>
            </w:tabs>
            <w:rPr>
              <w:rFonts w:eastAsiaTheme="minorEastAsia"/>
              <w:noProof/>
              <w:lang w:eastAsia="en-GB"/>
            </w:rPr>
          </w:pPr>
          <w:hyperlink w:anchor="_Toc232964161" w:history="1">
            <w:r w:rsidRPr="00ED3257">
              <w:rPr>
                <w:rStyle w:val="Hyperlink"/>
                <w:b/>
                <w:noProof/>
              </w:rPr>
              <w:t>INTERCOMPANY ACCOUNTING CHECKS</w:t>
            </w:r>
            <w:r>
              <w:rPr>
                <w:noProof/>
                <w:webHidden/>
              </w:rPr>
              <w:tab/>
            </w:r>
            <w:r>
              <w:rPr>
                <w:noProof/>
                <w:webHidden/>
              </w:rPr>
              <w:fldChar w:fldCharType="begin"/>
            </w:r>
            <w:r>
              <w:rPr>
                <w:noProof/>
                <w:webHidden/>
              </w:rPr>
              <w:instrText xml:space="preserve"> PAGEREF _Toc232964161 \h </w:instrText>
            </w:r>
            <w:r>
              <w:rPr>
                <w:noProof/>
                <w:webHidden/>
              </w:rPr>
            </w:r>
            <w:r>
              <w:rPr>
                <w:noProof/>
                <w:webHidden/>
              </w:rPr>
              <w:fldChar w:fldCharType="separate"/>
            </w:r>
            <w:r w:rsidR="00715CA6">
              <w:rPr>
                <w:noProof/>
                <w:webHidden/>
              </w:rPr>
              <w:t>58</w:t>
            </w:r>
            <w:r>
              <w:rPr>
                <w:noProof/>
                <w:webHidden/>
              </w:rPr>
              <w:fldChar w:fldCharType="end"/>
            </w:r>
          </w:hyperlink>
        </w:p>
        <w:p w14:paraId="410F1D92" w14:textId="5251EFB9" w:rsidR="00FA7943" w:rsidRDefault="00FA7943">
          <w:pPr>
            <w:pStyle w:val="TOC2"/>
            <w:tabs>
              <w:tab w:val="right" w:leader="dot" w:pos="9017"/>
            </w:tabs>
            <w:rPr>
              <w:rFonts w:eastAsiaTheme="minorEastAsia"/>
              <w:noProof/>
              <w:lang w:eastAsia="en-GB"/>
            </w:rPr>
          </w:pPr>
          <w:hyperlink w:anchor="_Toc232964162" w:history="1">
            <w:r w:rsidRPr="00ED3257">
              <w:rPr>
                <w:rStyle w:val="Hyperlink"/>
                <w:b/>
                <w:noProof/>
              </w:rPr>
              <w:t>CREDIT CONTROL</w:t>
            </w:r>
            <w:r>
              <w:rPr>
                <w:noProof/>
                <w:webHidden/>
              </w:rPr>
              <w:tab/>
            </w:r>
            <w:r>
              <w:rPr>
                <w:noProof/>
                <w:webHidden/>
              </w:rPr>
              <w:fldChar w:fldCharType="begin"/>
            </w:r>
            <w:r>
              <w:rPr>
                <w:noProof/>
                <w:webHidden/>
              </w:rPr>
              <w:instrText xml:space="preserve"> PAGEREF _Toc232964162 \h </w:instrText>
            </w:r>
            <w:r>
              <w:rPr>
                <w:noProof/>
                <w:webHidden/>
              </w:rPr>
            </w:r>
            <w:r>
              <w:rPr>
                <w:noProof/>
                <w:webHidden/>
              </w:rPr>
              <w:fldChar w:fldCharType="separate"/>
            </w:r>
            <w:r w:rsidR="00715CA6">
              <w:rPr>
                <w:noProof/>
                <w:webHidden/>
              </w:rPr>
              <w:t>59</w:t>
            </w:r>
            <w:r>
              <w:rPr>
                <w:noProof/>
                <w:webHidden/>
              </w:rPr>
              <w:fldChar w:fldCharType="end"/>
            </w:r>
          </w:hyperlink>
        </w:p>
        <w:p w14:paraId="7BEE4AC5" w14:textId="28CE7D8B" w:rsidR="00FA7943" w:rsidRDefault="00FA7943">
          <w:pPr>
            <w:pStyle w:val="TOC2"/>
            <w:tabs>
              <w:tab w:val="right" w:leader="dot" w:pos="9017"/>
            </w:tabs>
            <w:rPr>
              <w:rFonts w:eastAsiaTheme="minorEastAsia"/>
              <w:noProof/>
              <w:lang w:eastAsia="en-GB"/>
            </w:rPr>
          </w:pPr>
          <w:hyperlink w:anchor="_Toc232964163" w:history="1">
            <w:r w:rsidRPr="00ED3257">
              <w:rPr>
                <w:rStyle w:val="Hyperlink"/>
                <w:b/>
                <w:noProof/>
              </w:rPr>
              <w:t>ACCOUNTS DATES TO REMEMBER</w:t>
            </w:r>
            <w:r>
              <w:rPr>
                <w:noProof/>
                <w:webHidden/>
              </w:rPr>
              <w:tab/>
            </w:r>
            <w:r>
              <w:rPr>
                <w:noProof/>
                <w:webHidden/>
              </w:rPr>
              <w:fldChar w:fldCharType="begin"/>
            </w:r>
            <w:r>
              <w:rPr>
                <w:noProof/>
                <w:webHidden/>
              </w:rPr>
              <w:instrText xml:space="preserve"> PAGEREF _Toc232964163 \h </w:instrText>
            </w:r>
            <w:r>
              <w:rPr>
                <w:noProof/>
                <w:webHidden/>
              </w:rPr>
            </w:r>
            <w:r>
              <w:rPr>
                <w:noProof/>
                <w:webHidden/>
              </w:rPr>
              <w:fldChar w:fldCharType="separate"/>
            </w:r>
            <w:r w:rsidR="00715CA6">
              <w:rPr>
                <w:noProof/>
                <w:webHidden/>
              </w:rPr>
              <w:t>62</w:t>
            </w:r>
            <w:r>
              <w:rPr>
                <w:noProof/>
                <w:webHidden/>
              </w:rPr>
              <w:fldChar w:fldCharType="end"/>
            </w:r>
          </w:hyperlink>
        </w:p>
        <w:p w14:paraId="44AF49C0" w14:textId="7FB75482" w:rsidR="006C79AE" w:rsidRDefault="006C79AE">
          <w:r>
            <w:rPr>
              <w:b/>
              <w:bCs/>
            </w:rPr>
            <w:fldChar w:fldCharType="end"/>
          </w:r>
        </w:p>
      </w:sdtContent>
    </w:sdt>
    <w:p w14:paraId="47E18AFD" w14:textId="155B2AFA" w:rsidR="00EE37FD" w:rsidRPr="00E02615" w:rsidRDefault="00BB03F1" w:rsidP="00E02615">
      <w:pPr>
        <w:pStyle w:val="Heading1"/>
        <w:rPr>
          <w:b/>
          <w:bCs/>
          <w:sz w:val="28"/>
          <w:szCs w:val="28"/>
        </w:rPr>
      </w:pPr>
      <w:bookmarkStart w:id="0" w:name="_Toc232964151"/>
      <w:r w:rsidRPr="00E02615">
        <w:rPr>
          <w:b/>
          <w:bCs/>
          <w:sz w:val="28"/>
          <w:szCs w:val="28"/>
        </w:rPr>
        <w:t>INTRODUCTION</w:t>
      </w:r>
      <w:bookmarkEnd w:id="0"/>
    </w:p>
    <w:p w14:paraId="604203B0" w14:textId="50F0971E"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ED2E51" w:rsidRPr="005C300B">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0B3E7234" w14:textId="580D3529" w:rsidR="006C79AE" w:rsidRDefault="00EE37FD" w:rsidP="001B2B9B">
      <w:pPr>
        <w:jc w:val="both"/>
        <w:rPr>
          <w:b/>
          <w:bCs/>
          <w:sz w:val="28"/>
          <w:szCs w:val="28"/>
          <w:u w:val="single"/>
        </w:rPr>
      </w:pPr>
      <w:r w:rsidRPr="009930D4">
        <w:rPr>
          <w:b/>
          <w:bCs/>
          <w:sz w:val="28"/>
          <w:szCs w:val="28"/>
        </w:rPr>
        <w:t xml:space="preserve">Everyone at </w:t>
      </w:r>
      <w:r w:rsidR="00ED2E51" w:rsidRPr="005C300B">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r w:rsidR="006C79AE">
        <w:rPr>
          <w:b/>
          <w:bCs/>
          <w:sz w:val="28"/>
          <w:szCs w:val="28"/>
          <w:u w:val="single"/>
        </w:rPr>
        <w:br w:type="page"/>
      </w:r>
    </w:p>
    <w:p w14:paraId="57AE741F" w14:textId="77777777" w:rsidR="001C1C28" w:rsidRDefault="001C1C28" w:rsidP="00984A5C">
      <w:pPr>
        <w:pStyle w:val="Heading1"/>
      </w:pPr>
      <w:bookmarkStart w:id="1" w:name="_Toc232964152"/>
      <w:r>
        <w:rPr>
          <w:b/>
          <w:sz w:val="28"/>
        </w:rPr>
        <w:lastRenderedPageBreak/>
        <w:t>COMMERCIAL</w:t>
      </w:r>
      <w:bookmarkEnd w:id="1"/>
    </w:p>
    <w:p w14:paraId="5AA9B2FC" w14:textId="77777777" w:rsidR="001C1C28" w:rsidRDefault="001C1C28" w:rsidP="00984A5C">
      <w:r>
        <w:rPr>
          <w:b/>
        </w:rPr>
        <w:t>1. Purpose</w:t>
      </w:r>
    </w:p>
    <w:p w14:paraId="47257F1C" w14:textId="5E2EE0F7" w:rsidR="001C1C28" w:rsidRDefault="001C1C28" w:rsidP="00984A5C">
      <w:pPr>
        <w:rPr>
          <w:b/>
        </w:rPr>
      </w:pPr>
      <w:r>
        <w:rPr>
          <w:b/>
        </w:rPr>
        <w:t xml:space="preserve">To ensure all commercial activities are </w:t>
      </w:r>
      <w:r w:rsidR="00EB7BF4" w:rsidRPr="00EB7BF4">
        <w:rPr>
          <w:b/>
        </w:rPr>
        <w:t>followed across all project stages, from pre-contract award through to project completion. It ensures consistency, risk management, financial control, and contractual compliance.</w:t>
      </w:r>
    </w:p>
    <w:p w14:paraId="6AE4732F" w14:textId="76D0C4EF" w:rsidR="007A6BA0" w:rsidRDefault="00000000" w:rsidP="00984A5C">
      <w:r>
        <w:rPr>
          <w:b/>
          <w:bCs/>
        </w:rPr>
        <w:pict w14:anchorId="3A5F5871">
          <v:rect id="_x0000_i1025" style="width:0;height:1.5pt" o:hrstd="t" o:hr="t" fillcolor="#a0a0a0" stroked="f"/>
        </w:pict>
      </w:r>
    </w:p>
    <w:p w14:paraId="048A2619" w14:textId="77777777" w:rsidR="001C1C28" w:rsidRDefault="001C1C28" w:rsidP="00984A5C">
      <w:r>
        <w:rPr>
          <w:b/>
        </w:rPr>
        <w:t>2. Scope</w:t>
      </w:r>
    </w:p>
    <w:p w14:paraId="42E44727" w14:textId="77777777" w:rsidR="001C1C28" w:rsidRDefault="001C1C28" w:rsidP="00984A5C">
      <w:r>
        <w:t>This procedure applies to:</w:t>
      </w:r>
    </w:p>
    <w:p w14:paraId="4A8A743D" w14:textId="77777777" w:rsidR="001C1C28" w:rsidRDefault="001C1C28" w:rsidP="00984A5C">
      <w:pPr>
        <w:pStyle w:val="ListParagraph"/>
        <w:numPr>
          <w:ilvl w:val="0"/>
          <w:numId w:val="98"/>
        </w:numPr>
      </w:pPr>
      <w:r>
        <w:t>Commercial Management</w:t>
      </w:r>
    </w:p>
    <w:p w14:paraId="3C9A3688" w14:textId="77777777" w:rsidR="001C1C28" w:rsidRDefault="001C1C28" w:rsidP="00984A5C">
      <w:pPr>
        <w:pStyle w:val="ListParagraph"/>
        <w:numPr>
          <w:ilvl w:val="0"/>
          <w:numId w:val="98"/>
        </w:numPr>
      </w:pPr>
      <w:r>
        <w:t>Project Commercial Reporting</w:t>
      </w:r>
    </w:p>
    <w:p w14:paraId="032AC83E" w14:textId="77777777" w:rsidR="001C1C28" w:rsidRDefault="001C1C28" w:rsidP="00984A5C">
      <w:pPr>
        <w:pStyle w:val="ListParagraph"/>
        <w:numPr>
          <w:ilvl w:val="0"/>
          <w:numId w:val="98"/>
        </w:numPr>
      </w:pPr>
      <w:r>
        <w:t>Applications and Invoicing</w:t>
      </w:r>
    </w:p>
    <w:p w14:paraId="1B5094EB" w14:textId="2805C43F" w:rsidR="001C1C28" w:rsidRDefault="00194BC7" w:rsidP="00984A5C">
      <w:pPr>
        <w:pStyle w:val="ListParagraph"/>
        <w:numPr>
          <w:ilvl w:val="0"/>
          <w:numId w:val="98"/>
        </w:numPr>
      </w:pPr>
      <w:r>
        <w:t>Accounting / Financial</w:t>
      </w:r>
      <w:r w:rsidR="001C1C28">
        <w:t xml:space="preserve"> Management</w:t>
      </w:r>
    </w:p>
    <w:p w14:paraId="7D6DBD28" w14:textId="77777777" w:rsidR="001C1C28" w:rsidRDefault="001C1C28" w:rsidP="00984A5C">
      <w:pPr>
        <w:pStyle w:val="ListParagraph"/>
        <w:numPr>
          <w:ilvl w:val="0"/>
          <w:numId w:val="98"/>
        </w:numPr>
      </w:pPr>
      <w:r>
        <w:t>Cashflow Forecasting</w:t>
      </w:r>
    </w:p>
    <w:p w14:paraId="75FEAACD" w14:textId="77777777" w:rsidR="001C1C28" w:rsidRDefault="001C1C28" w:rsidP="00984A5C">
      <w:pPr>
        <w:pStyle w:val="ListParagraph"/>
        <w:numPr>
          <w:ilvl w:val="0"/>
          <w:numId w:val="98"/>
        </w:numPr>
      </w:pPr>
      <w:r>
        <w:t>Subcontractor Applications and Certification</w:t>
      </w:r>
    </w:p>
    <w:p w14:paraId="45EB83AB" w14:textId="77777777" w:rsidR="001C1C28" w:rsidRDefault="001C1C28" w:rsidP="00984A5C">
      <w:pPr>
        <w:pStyle w:val="ListParagraph"/>
        <w:numPr>
          <w:ilvl w:val="0"/>
          <w:numId w:val="98"/>
        </w:numPr>
      </w:pPr>
      <w:r>
        <w:t>Management Reporting</w:t>
      </w:r>
    </w:p>
    <w:p w14:paraId="2BDC3CFD" w14:textId="36B6735D" w:rsidR="00E03F19" w:rsidRDefault="00E03F19" w:rsidP="00984A5C">
      <w:pPr>
        <w:pStyle w:val="ListParagraph"/>
        <w:numPr>
          <w:ilvl w:val="0"/>
          <w:numId w:val="98"/>
        </w:numPr>
      </w:pPr>
      <w:r>
        <w:t xml:space="preserve">Variations and Changes </w:t>
      </w:r>
    </w:p>
    <w:p w14:paraId="69D55BAA" w14:textId="7EC9F978" w:rsidR="00FC4C14" w:rsidRPr="006D0E37" w:rsidRDefault="005A075F" w:rsidP="00FC4C14">
      <w:pPr>
        <w:rPr>
          <w:b/>
          <w:bCs/>
          <w:caps/>
        </w:rPr>
      </w:pPr>
      <w:r w:rsidRPr="006D0E37">
        <w:rPr>
          <w:b/>
          <w:bCs/>
          <w:caps/>
        </w:rPr>
        <w:t xml:space="preserve">FOR CLARITY </w:t>
      </w:r>
      <w:r w:rsidR="006D0E37" w:rsidRPr="006D0E37">
        <w:rPr>
          <w:b/>
          <w:bCs/>
          <w:caps/>
        </w:rPr>
        <w:t xml:space="preserve">Small Works shall be managed in accordance with the company definition contained within Section </w:t>
      </w:r>
      <w:r w:rsidR="006D0E37">
        <w:rPr>
          <w:b/>
          <w:bCs/>
          <w:caps/>
        </w:rPr>
        <w:t>4</w:t>
      </w:r>
      <w:r w:rsidR="006D0E37" w:rsidRPr="006D0E37">
        <w:rPr>
          <w:b/>
          <w:bCs/>
          <w:caps/>
        </w:rPr>
        <w:t xml:space="preserve"> – </w:t>
      </w:r>
      <w:r w:rsidR="008055AA">
        <w:rPr>
          <w:b/>
          <w:bCs/>
          <w:caps/>
        </w:rPr>
        <w:t>DESIGN, PROJECT MANAGEMENT</w:t>
      </w:r>
      <w:r w:rsidR="006D0E37" w:rsidRPr="006D0E37">
        <w:rPr>
          <w:b/>
          <w:bCs/>
          <w:caps/>
        </w:rPr>
        <w:t>.</w:t>
      </w:r>
    </w:p>
    <w:p w14:paraId="77270113" w14:textId="53E719E2" w:rsidR="001C1C28" w:rsidRDefault="00000000" w:rsidP="00984A5C">
      <w:r>
        <w:rPr>
          <w:b/>
          <w:bCs/>
        </w:rPr>
        <w:pict w14:anchorId="7673CF5D">
          <v:rect id="_x0000_i1026" style="width:0;height:1.5pt" o:hrstd="t" o:hr="t" fillcolor="#a0a0a0" stroked="f"/>
        </w:pict>
      </w:r>
    </w:p>
    <w:p w14:paraId="2E611A75" w14:textId="77777777" w:rsidR="001C1C28" w:rsidRDefault="001C1C28" w:rsidP="00984A5C">
      <w:r>
        <w:rPr>
          <w:b/>
        </w:rPr>
        <w:t>3. Responsibilities</w:t>
      </w:r>
    </w:p>
    <w:p w14:paraId="5E40CB5A" w14:textId="77777777" w:rsidR="001C1C28" w:rsidRDefault="001C1C28" w:rsidP="00984A5C">
      <w:r>
        <w:rPr>
          <w:b/>
        </w:rPr>
        <w:t>Commercial Manager</w:t>
      </w:r>
    </w:p>
    <w:p w14:paraId="19DB572B" w14:textId="77777777" w:rsidR="00F33D0B" w:rsidRPr="00F33D0B" w:rsidRDefault="00F33D0B" w:rsidP="00984A5C">
      <w:pPr>
        <w:numPr>
          <w:ilvl w:val="0"/>
          <w:numId w:val="276"/>
        </w:numPr>
        <w:spacing w:after="0"/>
      </w:pPr>
      <w:r w:rsidRPr="00F33D0B">
        <w:t xml:space="preserve">Oversee commercial risk and contractual compliance </w:t>
      </w:r>
    </w:p>
    <w:p w14:paraId="0EABC69E" w14:textId="77777777" w:rsidR="00F33D0B" w:rsidRPr="00F33D0B" w:rsidRDefault="00F33D0B" w:rsidP="00984A5C">
      <w:pPr>
        <w:numPr>
          <w:ilvl w:val="0"/>
          <w:numId w:val="276"/>
        </w:numPr>
        <w:spacing w:after="0"/>
      </w:pPr>
      <w:r w:rsidRPr="00F33D0B">
        <w:t xml:space="preserve">Approve contracts, variations, and key commercial decisions </w:t>
      </w:r>
    </w:p>
    <w:p w14:paraId="6EEF6580" w14:textId="77777777" w:rsidR="00F33D0B" w:rsidRPr="00F33D0B" w:rsidRDefault="00F33D0B" w:rsidP="00984A5C">
      <w:pPr>
        <w:numPr>
          <w:ilvl w:val="0"/>
          <w:numId w:val="276"/>
        </w:numPr>
        <w:spacing w:after="0"/>
      </w:pPr>
      <w:r w:rsidRPr="00F33D0B">
        <w:t xml:space="preserve">Liaise with clients on contractual matters </w:t>
      </w:r>
    </w:p>
    <w:p w14:paraId="7115D1FD" w14:textId="77777777" w:rsidR="00F33D0B" w:rsidRPr="00F33D0B" w:rsidRDefault="00F33D0B" w:rsidP="00984A5C">
      <w:pPr>
        <w:numPr>
          <w:ilvl w:val="0"/>
          <w:numId w:val="276"/>
        </w:numPr>
      </w:pPr>
      <w:r w:rsidRPr="00F33D0B">
        <w:t xml:space="preserve">Ensure financial reporting accuracy </w:t>
      </w:r>
    </w:p>
    <w:p w14:paraId="32108939" w14:textId="5838C649" w:rsidR="001C1C28" w:rsidRDefault="00C81681" w:rsidP="00984A5C">
      <w:r>
        <w:rPr>
          <w:b/>
        </w:rPr>
        <w:t>Quantity Surveyor</w:t>
      </w:r>
    </w:p>
    <w:p w14:paraId="59C3C8C3" w14:textId="77777777" w:rsidR="00504C27" w:rsidRPr="00504C27" w:rsidRDefault="00504C27" w:rsidP="00984A5C">
      <w:pPr>
        <w:numPr>
          <w:ilvl w:val="0"/>
          <w:numId w:val="277"/>
        </w:numPr>
        <w:spacing w:after="0"/>
      </w:pPr>
      <w:r w:rsidRPr="00504C27">
        <w:t xml:space="preserve">Manage day-to-day commercial activities </w:t>
      </w:r>
    </w:p>
    <w:p w14:paraId="46F9D7AD" w14:textId="77777777" w:rsidR="00504C27" w:rsidRPr="00504C27" w:rsidRDefault="00504C27" w:rsidP="00984A5C">
      <w:pPr>
        <w:numPr>
          <w:ilvl w:val="0"/>
          <w:numId w:val="277"/>
        </w:numPr>
        <w:spacing w:after="0"/>
      </w:pPr>
      <w:r w:rsidRPr="00504C27">
        <w:t xml:space="preserve">Administer contracts, payments, variations, and reporting </w:t>
      </w:r>
    </w:p>
    <w:p w14:paraId="79D3E4D5" w14:textId="77777777" w:rsidR="00504C27" w:rsidRPr="00504C27" w:rsidRDefault="00504C27" w:rsidP="00984A5C">
      <w:pPr>
        <w:numPr>
          <w:ilvl w:val="0"/>
          <w:numId w:val="277"/>
        </w:numPr>
      </w:pPr>
      <w:r w:rsidRPr="00504C27">
        <w:t xml:space="preserve">Maintain accurate records and forecasts </w:t>
      </w:r>
    </w:p>
    <w:p w14:paraId="270753CC" w14:textId="77777777" w:rsidR="001C1C28" w:rsidRDefault="001C1C28" w:rsidP="00984A5C">
      <w:r>
        <w:rPr>
          <w:b/>
        </w:rPr>
        <w:t>Project Managers</w:t>
      </w:r>
    </w:p>
    <w:p w14:paraId="5F26811D" w14:textId="77777777" w:rsidR="001C1C28" w:rsidRDefault="001C1C28" w:rsidP="00984A5C">
      <w:pPr>
        <w:pStyle w:val="ListParagraph"/>
        <w:numPr>
          <w:ilvl w:val="0"/>
          <w:numId w:val="98"/>
        </w:numPr>
      </w:pPr>
      <w:r>
        <w:t>Complete monthly project reports</w:t>
      </w:r>
    </w:p>
    <w:p w14:paraId="633424BA" w14:textId="77777777" w:rsidR="001C1C28" w:rsidRDefault="001C1C28" w:rsidP="00984A5C">
      <w:pPr>
        <w:pStyle w:val="ListParagraph"/>
        <w:numPr>
          <w:ilvl w:val="0"/>
          <w:numId w:val="98"/>
        </w:numPr>
      </w:pPr>
      <w:r>
        <w:t>Provide accurate commercial updates</w:t>
      </w:r>
    </w:p>
    <w:p w14:paraId="6271E2B0" w14:textId="77777777" w:rsidR="001C1C28" w:rsidRDefault="001C1C28" w:rsidP="00984A5C">
      <w:pPr>
        <w:pStyle w:val="ListParagraph"/>
        <w:numPr>
          <w:ilvl w:val="0"/>
          <w:numId w:val="98"/>
        </w:numPr>
        <w:spacing w:after="0"/>
      </w:pPr>
      <w:r>
        <w:lastRenderedPageBreak/>
        <w:t>Support subcontractor certification process</w:t>
      </w:r>
    </w:p>
    <w:p w14:paraId="20969E61" w14:textId="77777777" w:rsidR="00CD7CFD" w:rsidRPr="000D23D9" w:rsidRDefault="00CD7CFD" w:rsidP="00984A5C">
      <w:pPr>
        <w:numPr>
          <w:ilvl w:val="0"/>
          <w:numId w:val="98"/>
        </w:numPr>
        <w:spacing w:after="0"/>
      </w:pPr>
      <w:r w:rsidRPr="000D23D9">
        <w:t xml:space="preserve">Responsible for project delivery and performance </w:t>
      </w:r>
    </w:p>
    <w:p w14:paraId="1260A495" w14:textId="06BE4538" w:rsidR="00CD7CFD" w:rsidRDefault="00CD7CFD" w:rsidP="00984A5C">
      <w:pPr>
        <w:numPr>
          <w:ilvl w:val="0"/>
          <w:numId w:val="98"/>
        </w:numPr>
      </w:pPr>
      <w:r w:rsidRPr="000D23D9">
        <w:t xml:space="preserve">Support QS in valuations, procurement, and reporting </w:t>
      </w:r>
    </w:p>
    <w:p w14:paraId="785DFF7D" w14:textId="1DAF0857" w:rsidR="00EE0F14" w:rsidRDefault="00FA6FFA" w:rsidP="00984A5C">
      <w:r>
        <w:rPr>
          <w:b/>
        </w:rPr>
        <w:t>Director</w:t>
      </w:r>
    </w:p>
    <w:p w14:paraId="36B37284" w14:textId="77777777" w:rsidR="00FA6FFA" w:rsidRPr="00FA6FFA" w:rsidRDefault="00FA6FFA" w:rsidP="00984A5C">
      <w:pPr>
        <w:numPr>
          <w:ilvl w:val="0"/>
          <w:numId w:val="279"/>
        </w:numPr>
        <w:spacing w:after="0"/>
      </w:pPr>
      <w:r w:rsidRPr="00FA6FFA">
        <w:t xml:space="preserve">Approve key commercial decisions and risks </w:t>
      </w:r>
    </w:p>
    <w:p w14:paraId="1D3D0114" w14:textId="77777777" w:rsidR="00FA6FFA" w:rsidRPr="00FA6FFA" w:rsidRDefault="00FA6FFA" w:rsidP="00984A5C">
      <w:pPr>
        <w:numPr>
          <w:ilvl w:val="0"/>
          <w:numId w:val="279"/>
        </w:numPr>
      </w:pPr>
      <w:r w:rsidRPr="00FA6FFA">
        <w:t xml:space="preserve">Provide strategic oversight </w:t>
      </w:r>
    </w:p>
    <w:p w14:paraId="46126216" w14:textId="4CE6198F" w:rsidR="001C1C28" w:rsidRDefault="001C1C28" w:rsidP="00984A5C">
      <w:r>
        <w:rPr>
          <w:b/>
        </w:rPr>
        <w:t>Accounts Team</w:t>
      </w:r>
    </w:p>
    <w:p w14:paraId="4A49D243" w14:textId="77777777" w:rsidR="001C1C28" w:rsidRDefault="001C1C28" w:rsidP="00984A5C">
      <w:pPr>
        <w:pStyle w:val="ListParagraph"/>
        <w:numPr>
          <w:ilvl w:val="0"/>
          <w:numId w:val="98"/>
        </w:numPr>
      </w:pPr>
      <w:r>
        <w:t>Support payment processing</w:t>
      </w:r>
    </w:p>
    <w:p w14:paraId="0D14403D" w14:textId="77777777" w:rsidR="001C1C28" w:rsidRDefault="001C1C28" w:rsidP="00984A5C">
      <w:pPr>
        <w:pStyle w:val="ListParagraph"/>
        <w:numPr>
          <w:ilvl w:val="0"/>
          <w:numId w:val="98"/>
        </w:numPr>
      </w:pPr>
      <w:r>
        <w:t>Maintain accounting records</w:t>
      </w:r>
    </w:p>
    <w:p w14:paraId="5CF12D37" w14:textId="77777777" w:rsidR="001C1C28" w:rsidRDefault="001C1C28" w:rsidP="00984A5C">
      <w:pPr>
        <w:pStyle w:val="ListParagraph"/>
        <w:numPr>
          <w:ilvl w:val="0"/>
          <w:numId w:val="98"/>
        </w:numPr>
      </w:pPr>
      <w:r>
        <w:t>Provide accounting data to commercial team</w:t>
      </w:r>
    </w:p>
    <w:p w14:paraId="2B6074A4" w14:textId="68BDCAC2" w:rsidR="001C1C28" w:rsidRDefault="00000000" w:rsidP="00984A5C">
      <w:r>
        <w:rPr>
          <w:b/>
          <w:bCs/>
        </w:rPr>
        <w:pict w14:anchorId="527189BC">
          <v:rect id="_x0000_i1027" style="width:0;height:1.5pt" o:hrstd="t" o:hr="t" fillcolor="#a0a0a0" stroked="f"/>
        </w:pict>
      </w:r>
    </w:p>
    <w:p w14:paraId="2E67935E" w14:textId="77777777" w:rsidR="001C1C28" w:rsidRDefault="001C1C28" w:rsidP="00984A5C">
      <w:r>
        <w:rPr>
          <w:b/>
        </w:rPr>
        <w:t>4. Procedure / Process</w:t>
      </w:r>
    </w:p>
    <w:p w14:paraId="75CB21F9" w14:textId="77777777" w:rsidR="00FB3964" w:rsidRPr="00FB3964" w:rsidRDefault="00FB3964" w:rsidP="00984A5C">
      <w:pPr>
        <w:rPr>
          <w:b/>
        </w:rPr>
      </w:pPr>
      <w:r w:rsidRPr="00FB3964">
        <w:rPr>
          <w:b/>
        </w:rPr>
        <w:t>NOTE: If any dates clash with a weekend, they must be brought forward to the Friday</w:t>
      </w:r>
    </w:p>
    <w:p w14:paraId="0CE33430" w14:textId="77777777" w:rsidR="00FB3964" w:rsidRPr="00FB3964" w:rsidRDefault="00FB3964" w:rsidP="00984A5C">
      <w:pPr>
        <w:rPr>
          <w:b/>
          <w:bCs/>
        </w:rPr>
      </w:pPr>
      <w:r w:rsidRPr="00FB3964">
        <w:rPr>
          <w:b/>
          <w:bCs/>
        </w:rPr>
        <w:t>4.1 Pre-Contract Award</w:t>
      </w:r>
    </w:p>
    <w:p w14:paraId="0355CA1E" w14:textId="77777777" w:rsidR="00FB3964" w:rsidRPr="00FB3964" w:rsidRDefault="00FB3964" w:rsidP="00984A5C">
      <w:pPr>
        <w:rPr>
          <w:b/>
          <w:bCs/>
        </w:rPr>
      </w:pPr>
      <w:r w:rsidRPr="00FB3964">
        <w:rPr>
          <w:b/>
          <w:bCs/>
        </w:rPr>
        <w:t>4.1.1 Client Financial Assessment</w:t>
      </w:r>
    </w:p>
    <w:p w14:paraId="6068C2B8" w14:textId="7A57E358" w:rsidR="002F777E" w:rsidRPr="002F777E" w:rsidRDefault="002F777E" w:rsidP="002F777E">
      <w:pPr>
        <w:numPr>
          <w:ilvl w:val="0"/>
          <w:numId w:val="280"/>
        </w:numPr>
        <w:rPr>
          <w:bCs/>
        </w:rPr>
      </w:pPr>
      <w:r w:rsidRPr="00E45D4D">
        <w:rPr>
          <w:bCs/>
        </w:rPr>
        <w:t xml:space="preserve">The Commercial Manager shall feed into and assist in the Bid/ No Bid Review stage, updating and populating </w:t>
      </w:r>
      <w:r w:rsidRPr="00403B6E">
        <w:rPr>
          <w:bCs/>
        </w:rPr>
        <w:t>document Bid</w:t>
      </w:r>
      <w:r w:rsidR="00A61592">
        <w:rPr>
          <w:bCs/>
        </w:rPr>
        <w:t>,</w:t>
      </w:r>
      <w:r w:rsidRPr="00403B6E">
        <w:rPr>
          <w:bCs/>
        </w:rPr>
        <w:t xml:space="preserve"> No Bid document 02-04-</w:t>
      </w:r>
      <w:r w:rsidR="00403B6E" w:rsidRPr="00403B6E">
        <w:rPr>
          <w:bCs/>
        </w:rPr>
        <w:t>55</w:t>
      </w:r>
      <w:r w:rsidRPr="00403B6E">
        <w:rPr>
          <w:bCs/>
        </w:rPr>
        <w:t xml:space="preserve"> where</w:t>
      </w:r>
      <w:r w:rsidRPr="00E45D4D">
        <w:rPr>
          <w:bCs/>
        </w:rPr>
        <w:t xml:space="preserve"> required.</w:t>
      </w:r>
    </w:p>
    <w:p w14:paraId="0D37889D" w14:textId="4B60ECC9" w:rsidR="00FB3964" w:rsidRPr="00D634D1" w:rsidRDefault="00FB3964" w:rsidP="00984A5C">
      <w:pPr>
        <w:numPr>
          <w:ilvl w:val="0"/>
          <w:numId w:val="280"/>
        </w:numPr>
        <w:rPr>
          <w:bCs/>
        </w:rPr>
      </w:pPr>
      <w:r w:rsidRPr="00D634D1">
        <w:rPr>
          <w:bCs/>
        </w:rPr>
        <w:t xml:space="preserve">The </w:t>
      </w:r>
      <w:r w:rsidR="005E57DD">
        <w:rPr>
          <w:bCs/>
        </w:rPr>
        <w:t>Commercial Manager</w:t>
      </w:r>
      <w:r w:rsidRPr="00D634D1">
        <w:rPr>
          <w:bCs/>
        </w:rPr>
        <w:t xml:space="preserve"> shall assess the client’s financial standing prior to contract award or handover. </w:t>
      </w:r>
    </w:p>
    <w:p w14:paraId="2680ACDA" w14:textId="63BFA62E" w:rsidR="00FB3964" w:rsidRPr="00D634D1" w:rsidRDefault="00FB3964" w:rsidP="00984A5C">
      <w:pPr>
        <w:numPr>
          <w:ilvl w:val="0"/>
          <w:numId w:val="280"/>
        </w:numPr>
        <w:rPr>
          <w:bCs/>
        </w:rPr>
      </w:pPr>
      <w:r w:rsidRPr="00D634D1">
        <w:rPr>
          <w:bCs/>
        </w:rPr>
        <w:t xml:space="preserve">The following information must be </w:t>
      </w:r>
      <w:r w:rsidR="008B2D54">
        <w:rPr>
          <w:bCs/>
        </w:rPr>
        <w:t xml:space="preserve">checked </w:t>
      </w:r>
      <w:r w:rsidR="005E3590">
        <w:rPr>
          <w:bCs/>
        </w:rPr>
        <w:t>against the company credit insurance</w:t>
      </w:r>
      <w:r w:rsidRPr="00D634D1">
        <w:rPr>
          <w:bCs/>
        </w:rPr>
        <w:t xml:space="preserve"> to determine credit cover;</w:t>
      </w:r>
    </w:p>
    <w:p w14:paraId="3173FB6A" w14:textId="3C0ECFF8" w:rsidR="00FB3964" w:rsidRPr="00D634D1" w:rsidRDefault="00FB3964" w:rsidP="00984A5C">
      <w:pPr>
        <w:numPr>
          <w:ilvl w:val="1"/>
          <w:numId w:val="280"/>
        </w:numPr>
        <w:rPr>
          <w:bCs/>
        </w:rPr>
      </w:pPr>
      <w:r w:rsidRPr="00D634D1">
        <w:rPr>
          <w:bCs/>
        </w:rPr>
        <w:t xml:space="preserve">Client </w:t>
      </w:r>
      <w:r w:rsidR="001C2FD5">
        <w:rPr>
          <w:bCs/>
        </w:rPr>
        <w:t>i</w:t>
      </w:r>
      <w:r w:rsidRPr="00D634D1">
        <w:rPr>
          <w:bCs/>
        </w:rPr>
        <w:t xml:space="preserve">nformation: Company </w:t>
      </w:r>
      <w:r w:rsidR="001C2FD5">
        <w:rPr>
          <w:bCs/>
        </w:rPr>
        <w:t>n</w:t>
      </w:r>
      <w:r w:rsidRPr="00D634D1">
        <w:rPr>
          <w:bCs/>
        </w:rPr>
        <w:t xml:space="preserve">ame in which the </w:t>
      </w:r>
      <w:r w:rsidR="001C2FD5">
        <w:rPr>
          <w:bCs/>
        </w:rPr>
        <w:t>o</w:t>
      </w:r>
      <w:r w:rsidRPr="00D634D1">
        <w:rPr>
          <w:bCs/>
        </w:rPr>
        <w:t xml:space="preserve">rder is to come via, and </w:t>
      </w:r>
      <w:r w:rsidR="001C2FD5">
        <w:rPr>
          <w:bCs/>
        </w:rPr>
        <w:t>c</w:t>
      </w:r>
      <w:r w:rsidRPr="00D634D1">
        <w:rPr>
          <w:bCs/>
        </w:rPr>
        <w:t xml:space="preserve">ompany </w:t>
      </w:r>
      <w:r w:rsidR="001C2FD5">
        <w:rPr>
          <w:bCs/>
        </w:rPr>
        <w:t>r</w:t>
      </w:r>
      <w:r w:rsidRPr="00D634D1">
        <w:rPr>
          <w:bCs/>
        </w:rPr>
        <w:t xml:space="preserve">egistration </w:t>
      </w:r>
      <w:r w:rsidR="001C2FD5">
        <w:rPr>
          <w:bCs/>
        </w:rPr>
        <w:t>n</w:t>
      </w:r>
      <w:r w:rsidRPr="00D634D1">
        <w:rPr>
          <w:bCs/>
        </w:rPr>
        <w:t>umber</w:t>
      </w:r>
    </w:p>
    <w:p w14:paraId="4980F1A4" w14:textId="3F2B5DDD" w:rsidR="00FB3964" w:rsidRPr="00D634D1" w:rsidRDefault="00FB3964" w:rsidP="00984A5C">
      <w:pPr>
        <w:numPr>
          <w:ilvl w:val="1"/>
          <w:numId w:val="280"/>
        </w:numPr>
        <w:rPr>
          <w:bCs/>
        </w:rPr>
      </w:pPr>
      <w:r w:rsidRPr="00D634D1">
        <w:rPr>
          <w:bCs/>
        </w:rPr>
        <w:t xml:space="preserve">Anticipated </w:t>
      </w:r>
      <w:r w:rsidR="001C2FD5">
        <w:rPr>
          <w:bCs/>
        </w:rPr>
        <w:t>c</w:t>
      </w:r>
      <w:r w:rsidRPr="00D634D1">
        <w:rPr>
          <w:bCs/>
        </w:rPr>
        <w:t xml:space="preserve">ontract </w:t>
      </w:r>
      <w:r w:rsidR="001C2FD5">
        <w:rPr>
          <w:bCs/>
        </w:rPr>
        <w:t>v</w:t>
      </w:r>
      <w:r w:rsidRPr="00D634D1">
        <w:rPr>
          <w:bCs/>
        </w:rPr>
        <w:t>alue</w:t>
      </w:r>
    </w:p>
    <w:p w14:paraId="72C2FC23" w14:textId="0A5088DF" w:rsidR="00FB3964" w:rsidRPr="00D634D1" w:rsidRDefault="00FB3964" w:rsidP="00984A5C">
      <w:pPr>
        <w:numPr>
          <w:ilvl w:val="1"/>
          <w:numId w:val="280"/>
        </w:numPr>
        <w:rPr>
          <w:bCs/>
        </w:rPr>
      </w:pPr>
      <w:r w:rsidRPr="00D634D1">
        <w:rPr>
          <w:bCs/>
        </w:rPr>
        <w:t>Tendered</w:t>
      </w:r>
      <w:r w:rsidR="001C2FD5">
        <w:rPr>
          <w:bCs/>
        </w:rPr>
        <w:t xml:space="preserve"> </w:t>
      </w:r>
      <w:r w:rsidRPr="00D634D1">
        <w:rPr>
          <w:bCs/>
        </w:rPr>
        <w:t xml:space="preserve">/ </w:t>
      </w:r>
      <w:r w:rsidR="001C2FD5">
        <w:rPr>
          <w:bCs/>
        </w:rPr>
        <w:t>a</w:t>
      </w:r>
      <w:r w:rsidRPr="00D634D1">
        <w:rPr>
          <w:bCs/>
        </w:rPr>
        <w:t xml:space="preserve">nticipated </w:t>
      </w:r>
      <w:r w:rsidR="001C2FD5">
        <w:rPr>
          <w:bCs/>
        </w:rPr>
        <w:t>d</w:t>
      </w:r>
      <w:r w:rsidRPr="00D634D1">
        <w:rPr>
          <w:bCs/>
        </w:rPr>
        <w:t xml:space="preserve">uration of the </w:t>
      </w:r>
      <w:r w:rsidR="001C2FD5">
        <w:rPr>
          <w:bCs/>
        </w:rPr>
        <w:t>w</w:t>
      </w:r>
      <w:r w:rsidRPr="00D634D1">
        <w:rPr>
          <w:bCs/>
        </w:rPr>
        <w:t xml:space="preserve">orks </w:t>
      </w:r>
    </w:p>
    <w:p w14:paraId="3D4FC992" w14:textId="0C6EA91F" w:rsidR="00FB3964" w:rsidRPr="00D634D1" w:rsidRDefault="00FB3964" w:rsidP="00984A5C">
      <w:pPr>
        <w:numPr>
          <w:ilvl w:val="1"/>
          <w:numId w:val="280"/>
        </w:numPr>
        <w:rPr>
          <w:bCs/>
        </w:rPr>
      </w:pPr>
      <w:r w:rsidRPr="00D634D1">
        <w:rPr>
          <w:bCs/>
        </w:rPr>
        <w:t xml:space="preserve">Understanding of the average, or the highest value peak during the duration of the monthly </w:t>
      </w:r>
      <w:r w:rsidR="005C6EA0">
        <w:rPr>
          <w:bCs/>
        </w:rPr>
        <w:t>i</w:t>
      </w:r>
      <w:r w:rsidRPr="00D634D1">
        <w:rPr>
          <w:bCs/>
        </w:rPr>
        <w:t xml:space="preserve">nvoice/ </w:t>
      </w:r>
      <w:r w:rsidR="005C6EA0">
        <w:rPr>
          <w:bCs/>
        </w:rPr>
        <w:t>a</w:t>
      </w:r>
      <w:r w:rsidRPr="00D634D1">
        <w:rPr>
          <w:bCs/>
        </w:rPr>
        <w:t xml:space="preserve">pplication for </w:t>
      </w:r>
      <w:r w:rsidR="000F7F73">
        <w:rPr>
          <w:bCs/>
        </w:rPr>
        <w:t>p</w:t>
      </w:r>
      <w:r w:rsidRPr="00D634D1">
        <w:rPr>
          <w:bCs/>
        </w:rPr>
        <w:t xml:space="preserve">ayment </w:t>
      </w:r>
    </w:p>
    <w:p w14:paraId="38F4AD72" w14:textId="6AC19297" w:rsidR="00FB3964" w:rsidRPr="00D634D1" w:rsidRDefault="00FB3964" w:rsidP="00984A5C">
      <w:pPr>
        <w:numPr>
          <w:ilvl w:val="0"/>
          <w:numId w:val="280"/>
        </w:numPr>
        <w:rPr>
          <w:bCs/>
        </w:rPr>
      </w:pPr>
      <w:r w:rsidRPr="00D634D1">
        <w:rPr>
          <w:bCs/>
        </w:rPr>
        <w:t xml:space="preserve">Findings shall be reviewed with </w:t>
      </w:r>
      <w:r w:rsidR="005C6EA0">
        <w:rPr>
          <w:bCs/>
        </w:rPr>
        <w:t>a Director</w:t>
      </w:r>
      <w:r w:rsidRPr="00D634D1">
        <w:rPr>
          <w:bCs/>
        </w:rPr>
        <w:t xml:space="preserve"> and inform tender strategy and contractual protections. i.e. is some form of financial guarantee/ payment security may be required as a condition to the </w:t>
      </w:r>
      <w:r w:rsidR="005C6EA0">
        <w:rPr>
          <w:bCs/>
        </w:rPr>
        <w:t>c</w:t>
      </w:r>
      <w:r w:rsidRPr="00D634D1">
        <w:rPr>
          <w:bCs/>
        </w:rPr>
        <w:t>ontract.</w:t>
      </w:r>
    </w:p>
    <w:p w14:paraId="1DAECC3A" w14:textId="77777777" w:rsidR="00FB3964" w:rsidRPr="00FB3964" w:rsidRDefault="00FB3964" w:rsidP="00984A5C">
      <w:pPr>
        <w:rPr>
          <w:b/>
          <w:bCs/>
        </w:rPr>
      </w:pPr>
      <w:r w:rsidRPr="00FB3964">
        <w:rPr>
          <w:b/>
          <w:bCs/>
        </w:rPr>
        <w:lastRenderedPageBreak/>
        <w:t>4.1.2 Commercial Resource Allocation</w:t>
      </w:r>
    </w:p>
    <w:p w14:paraId="55DD906E" w14:textId="6E37DF71" w:rsidR="00FB3964" w:rsidRPr="00D634D1" w:rsidRDefault="00FB3964" w:rsidP="00984A5C">
      <w:pPr>
        <w:numPr>
          <w:ilvl w:val="0"/>
          <w:numId w:val="281"/>
        </w:numPr>
        <w:rPr>
          <w:bCs/>
        </w:rPr>
      </w:pPr>
      <w:r w:rsidRPr="00D634D1">
        <w:rPr>
          <w:bCs/>
        </w:rPr>
        <w:t xml:space="preserve">A QS must be assigned to each project by the </w:t>
      </w:r>
      <w:r w:rsidR="00BF3285">
        <w:rPr>
          <w:bCs/>
        </w:rPr>
        <w:t>Commercial Manager</w:t>
      </w:r>
      <w:r w:rsidRPr="00D634D1">
        <w:rPr>
          <w:bCs/>
        </w:rPr>
        <w:t xml:space="preserve"> prior to or upon contract award. </w:t>
      </w:r>
    </w:p>
    <w:p w14:paraId="2FFAB11E" w14:textId="77777777" w:rsidR="00FB3964" w:rsidRPr="00FB3964" w:rsidRDefault="00FB3964" w:rsidP="00984A5C">
      <w:pPr>
        <w:rPr>
          <w:b/>
          <w:bCs/>
        </w:rPr>
      </w:pPr>
      <w:r w:rsidRPr="00FB3964">
        <w:rPr>
          <w:b/>
          <w:bCs/>
        </w:rPr>
        <w:t>4.1.3 Review of ITT Terms &amp; Conditions</w:t>
      </w:r>
    </w:p>
    <w:p w14:paraId="3F69879E" w14:textId="6C66BFBA" w:rsidR="00FB3964" w:rsidRPr="00D634D1" w:rsidRDefault="00FB3964" w:rsidP="00984A5C">
      <w:pPr>
        <w:numPr>
          <w:ilvl w:val="0"/>
          <w:numId w:val="282"/>
        </w:numPr>
        <w:rPr>
          <w:bCs/>
        </w:rPr>
      </w:pPr>
      <w:r w:rsidRPr="00D634D1">
        <w:rPr>
          <w:bCs/>
        </w:rPr>
        <w:t xml:space="preserve">The </w:t>
      </w:r>
      <w:r w:rsidR="00F11FE4">
        <w:rPr>
          <w:bCs/>
        </w:rPr>
        <w:t>Commercial Manager</w:t>
      </w:r>
      <w:r w:rsidRPr="00D634D1">
        <w:rPr>
          <w:bCs/>
        </w:rPr>
        <w:t xml:space="preserve"> is to review all client terms and conditions. </w:t>
      </w:r>
    </w:p>
    <w:p w14:paraId="4E848952" w14:textId="77777777" w:rsidR="00FB3964" w:rsidRPr="00D634D1" w:rsidRDefault="00FB3964" w:rsidP="00984A5C">
      <w:pPr>
        <w:rPr>
          <w:bCs/>
          <w:i/>
          <w:iCs/>
        </w:rPr>
      </w:pPr>
      <w:r w:rsidRPr="00D634D1">
        <w:rPr>
          <w:bCs/>
          <w:i/>
          <w:iCs/>
        </w:rPr>
        <w:t>Note: Where terms and conditions are not contained within the ITT, these are to be requested in the first instance.</w:t>
      </w:r>
    </w:p>
    <w:p w14:paraId="4D94EF39" w14:textId="46CA0C60" w:rsidR="00FB3964" w:rsidRPr="00D634D1" w:rsidRDefault="00FB3964" w:rsidP="00984A5C">
      <w:pPr>
        <w:numPr>
          <w:ilvl w:val="0"/>
          <w:numId w:val="282"/>
        </w:numPr>
        <w:rPr>
          <w:bCs/>
        </w:rPr>
      </w:pPr>
      <w:r w:rsidRPr="00D634D1">
        <w:rPr>
          <w:bCs/>
        </w:rPr>
        <w:t xml:space="preserve">Risks and amendments must be identified using the required </w:t>
      </w:r>
      <w:r w:rsidR="00846CEA">
        <w:rPr>
          <w:bCs/>
        </w:rPr>
        <w:t xml:space="preserve">Client </w:t>
      </w:r>
      <w:r w:rsidRPr="00D634D1">
        <w:rPr>
          <w:bCs/>
        </w:rPr>
        <w:t>T&amp;Cs Comment</w:t>
      </w:r>
      <w:r w:rsidR="000C2D9C">
        <w:rPr>
          <w:bCs/>
        </w:rPr>
        <w:t>s &amp; Risk Analysis</w:t>
      </w:r>
      <w:r w:rsidRPr="00D634D1">
        <w:rPr>
          <w:bCs/>
        </w:rPr>
        <w:t xml:space="preserve"> </w:t>
      </w:r>
      <w:r w:rsidR="000C2D9C">
        <w:rPr>
          <w:bCs/>
        </w:rPr>
        <w:t>d</w:t>
      </w:r>
      <w:r w:rsidRPr="006C7F6C">
        <w:rPr>
          <w:bCs/>
        </w:rPr>
        <w:t>ocument</w:t>
      </w:r>
      <w:r w:rsidR="003C1D50" w:rsidRPr="006C7F6C">
        <w:rPr>
          <w:bCs/>
        </w:rPr>
        <w:t xml:space="preserve"> </w:t>
      </w:r>
      <w:r w:rsidR="006C7F6C" w:rsidRPr="006C7F6C">
        <w:rPr>
          <w:bCs/>
        </w:rPr>
        <w:t>02-04-42</w:t>
      </w:r>
      <w:r w:rsidRPr="00D634D1">
        <w:rPr>
          <w:bCs/>
        </w:rPr>
        <w:t xml:space="preserve">, with the appropriate risk analysis to be undertaken against each item populated for business consideration. </w:t>
      </w:r>
    </w:p>
    <w:p w14:paraId="65AA2EC7" w14:textId="77777777" w:rsidR="00FB3964" w:rsidRPr="00D634D1" w:rsidRDefault="00FB3964" w:rsidP="00984A5C">
      <w:pPr>
        <w:numPr>
          <w:ilvl w:val="0"/>
          <w:numId w:val="282"/>
        </w:numPr>
        <w:rPr>
          <w:bCs/>
        </w:rPr>
      </w:pPr>
      <w:r w:rsidRPr="00D634D1">
        <w:rPr>
          <w:bCs/>
        </w:rPr>
        <w:t xml:space="preserve">Key areas include: </w:t>
      </w:r>
    </w:p>
    <w:p w14:paraId="4CD176A9" w14:textId="77777777" w:rsidR="00FB3964" w:rsidRPr="00D634D1" w:rsidRDefault="00FB3964" w:rsidP="00984A5C">
      <w:pPr>
        <w:numPr>
          <w:ilvl w:val="1"/>
          <w:numId w:val="282"/>
        </w:numPr>
        <w:rPr>
          <w:bCs/>
        </w:rPr>
      </w:pPr>
      <w:r w:rsidRPr="00D634D1">
        <w:rPr>
          <w:bCs/>
        </w:rPr>
        <w:t xml:space="preserve">Payment terms  </w:t>
      </w:r>
    </w:p>
    <w:p w14:paraId="1AC22097" w14:textId="77777777" w:rsidR="00FB3964" w:rsidRPr="00D634D1" w:rsidRDefault="00FB3964" w:rsidP="00984A5C">
      <w:pPr>
        <w:numPr>
          <w:ilvl w:val="1"/>
          <w:numId w:val="282"/>
        </w:numPr>
        <w:rPr>
          <w:bCs/>
        </w:rPr>
      </w:pPr>
      <w:r w:rsidRPr="00D634D1">
        <w:rPr>
          <w:bCs/>
        </w:rPr>
        <w:t xml:space="preserve">Liability limits </w:t>
      </w:r>
    </w:p>
    <w:p w14:paraId="2469099D" w14:textId="77777777" w:rsidR="00FB3964" w:rsidRPr="00D634D1" w:rsidRDefault="00FB3964" w:rsidP="00984A5C">
      <w:pPr>
        <w:numPr>
          <w:ilvl w:val="1"/>
          <w:numId w:val="282"/>
        </w:numPr>
        <w:rPr>
          <w:bCs/>
        </w:rPr>
      </w:pPr>
      <w:r w:rsidRPr="00D634D1">
        <w:rPr>
          <w:bCs/>
        </w:rPr>
        <w:t>Third Party Rights</w:t>
      </w:r>
    </w:p>
    <w:p w14:paraId="6CA28DD2" w14:textId="77777777" w:rsidR="00FB3964" w:rsidRPr="00D634D1" w:rsidRDefault="00FB3964" w:rsidP="00984A5C">
      <w:pPr>
        <w:numPr>
          <w:ilvl w:val="1"/>
          <w:numId w:val="282"/>
        </w:numPr>
        <w:rPr>
          <w:bCs/>
        </w:rPr>
      </w:pPr>
      <w:r w:rsidRPr="00D634D1">
        <w:rPr>
          <w:bCs/>
        </w:rPr>
        <w:t>Collateral Warranties</w:t>
      </w:r>
    </w:p>
    <w:p w14:paraId="33279D90" w14:textId="77777777" w:rsidR="00FB3964" w:rsidRPr="00D634D1" w:rsidRDefault="00FB3964" w:rsidP="00984A5C">
      <w:pPr>
        <w:numPr>
          <w:ilvl w:val="1"/>
          <w:numId w:val="282"/>
        </w:numPr>
        <w:rPr>
          <w:bCs/>
        </w:rPr>
      </w:pPr>
      <w:r w:rsidRPr="00D634D1">
        <w:rPr>
          <w:bCs/>
        </w:rPr>
        <w:t xml:space="preserve">Loss Ascertained Damages </w:t>
      </w:r>
    </w:p>
    <w:p w14:paraId="11D462ED" w14:textId="77777777" w:rsidR="00FB3964" w:rsidRPr="00D634D1" w:rsidRDefault="00FB3964" w:rsidP="00984A5C">
      <w:pPr>
        <w:numPr>
          <w:ilvl w:val="1"/>
          <w:numId w:val="282"/>
        </w:numPr>
        <w:rPr>
          <w:bCs/>
        </w:rPr>
      </w:pPr>
      <w:r w:rsidRPr="00D634D1">
        <w:rPr>
          <w:bCs/>
        </w:rPr>
        <w:t>Cross Contract Set-Off</w:t>
      </w:r>
    </w:p>
    <w:p w14:paraId="1BE3C7C3" w14:textId="77777777" w:rsidR="00FB3964" w:rsidRPr="00D634D1" w:rsidRDefault="00FB3964" w:rsidP="00984A5C">
      <w:pPr>
        <w:numPr>
          <w:ilvl w:val="1"/>
          <w:numId w:val="282"/>
        </w:numPr>
        <w:rPr>
          <w:bCs/>
        </w:rPr>
      </w:pPr>
      <w:r w:rsidRPr="00D634D1">
        <w:rPr>
          <w:bCs/>
        </w:rPr>
        <w:t>Delay Provisions and Notifications</w:t>
      </w:r>
    </w:p>
    <w:p w14:paraId="0C733705" w14:textId="77777777" w:rsidR="00FB3964" w:rsidRPr="00D634D1" w:rsidRDefault="00FB3964" w:rsidP="00984A5C">
      <w:pPr>
        <w:numPr>
          <w:ilvl w:val="1"/>
          <w:numId w:val="282"/>
        </w:numPr>
        <w:rPr>
          <w:bCs/>
        </w:rPr>
      </w:pPr>
      <w:r w:rsidRPr="00D634D1">
        <w:rPr>
          <w:bCs/>
        </w:rPr>
        <w:t xml:space="preserve">Design responsibility/ liability (i.e. fitness for purpose/ reasonable skill &amp; care) </w:t>
      </w:r>
    </w:p>
    <w:p w14:paraId="3B12709E" w14:textId="77777777" w:rsidR="00FB3964" w:rsidRPr="00D634D1" w:rsidRDefault="00FB3964" w:rsidP="00984A5C">
      <w:pPr>
        <w:numPr>
          <w:ilvl w:val="1"/>
          <w:numId w:val="282"/>
        </w:numPr>
        <w:rPr>
          <w:bCs/>
        </w:rPr>
      </w:pPr>
      <w:r w:rsidRPr="00D634D1">
        <w:rPr>
          <w:bCs/>
        </w:rPr>
        <w:t xml:space="preserve">Variation provisions </w:t>
      </w:r>
    </w:p>
    <w:p w14:paraId="4D7720E9" w14:textId="77777777" w:rsidR="00FB3964" w:rsidRPr="00D634D1" w:rsidRDefault="00FB3964" w:rsidP="00984A5C">
      <w:pPr>
        <w:rPr>
          <w:bCs/>
          <w:i/>
          <w:iCs/>
        </w:rPr>
      </w:pPr>
      <w:r w:rsidRPr="00D634D1">
        <w:rPr>
          <w:bCs/>
          <w:i/>
          <w:iCs/>
        </w:rPr>
        <w:t>Note: The above is non-exhaustive only serves to identify high level key areas of review.</w:t>
      </w:r>
    </w:p>
    <w:p w14:paraId="6E36575E" w14:textId="0461F044" w:rsidR="00FB3964" w:rsidRPr="00D634D1" w:rsidRDefault="00FB3964" w:rsidP="00984A5C">
      <w:pPr>
        <w:numPr>
          <w:ilvl w:val="0"/>
          <w:numId w:val="282"/>
        </w:numPr>
        <w:rPr>
          <w:bCs/>
        </w:rPr>
      </w:pPr>
      <w:r w:rsidRPr="00D634D1">
        <w:rPr>
          <w:bCs/>
        </w:rPr>
        <w:t xml:space="preserve">Feedback </w:t>
      </w:r>
      <w:r w:rsidR="00E02FB5">
        <w:rPr>
          <w:bCs/>
        </w:rPr>
        <w:t>on</w:t>
      </w:r>
      <w:r w:rsidRPr="00D634D1">
        <w:rPr>
          <w:bCs/>
        </w:rPr>
        <w:t xml:space="preserve"> the client shall be issued where appropriate and approved by the </w:t>
      </w:r>
      <w:r w:rsidR="00E91C75">
        <w:rPr>
          <w:bCs/>
        </w:rPr>
        <w:t>Director</w:t>
      </w:r>
      <w:r w:rsidRPr="00D634D1">
        <w:rPr>
          <w:bCs/>
        </w:rPr>
        <w:t xml:space="preserve">. </w:t>
      </w:r>
    </w:p>
    <w:p w14:paraId="35C2B15A" w14:textId="77777777" w:rsidR="00FB3964" w:rsidRPr="00242D61" w:rsidRDefault="00FB3964" w:rsidP="00984A5C">
      <w:pPr>
        <w:rPr>
          <w:b/>
          <w:bCs/>
        </w:rPr>
      </w:pPr>
      <w:r w:rsidRPr="00242D61">
        <w:rPr>
          <w:b/>
          <w:bCs/>
        </w:rPr>
        <w:t>4.1.4 Tender Cashflow</w:t>
      </w:r>
    </w:p>
    <w:p w14:paraId="091A9B72" w14:textId="77777777" w:rsidR="00FB3964" w:rsidRPr="00242D61" w:rsidRDefault="00FB3964" w:rsidP="00984A5C">
      <w:pPr>
        <w:numPr>
          <w:ilvl w:val="0"/>
          <w:numId w:val="283"/>
        </w:numPr>
        <w:rPr>
          <w:bCs/>
        </w:rPr>
      </w:pPr>
      <w:r w:rsidRPr="00242D61">
        <w:rPr>
          <w:bCs/>
        </w:rPr>
        <w:t xml:space="preserve">Subject to project; complexity, value, and duration, the QS shall produce a Nett Cashflow Forecast to assess financial impact in terms of cash and revenue. </w:t>
      </w:r>
    </w:p>
    <w:p w14:paraId="7BD51E89" w14:textId="2E106EC4" w:rsidR="00A71718" w:rsidRDefault="00000000" w:rsidP="00984A5C">
      <w:pPr>
        <w:rPr>
          <w:b/>
          <w:bCs/>
        </w:rPr>
      </w:pPr>
      <w:r>
        <w:rPr>
          <w:b/>
          <w:bCs/>
        </w:rPr>
        <w:pict w14:anchorId="3220C41E">
          <v:rect id="_x0000_i1028" style="width:0;height:1.5pt" o:hrstd="t" o:hr="t" fillcolor="#a0a0a0" stroked="f"/>
        </w:pict>
      </w:r>
    </w:p>
    <w:p w14:paraId="2071F54B" w14:textId="07DE7257" w:rsidR="00A71718" w:rsidRPr="000D23D9" w:rsidRDefault="00A71718" w:rsidP="00984A5C">
      <w:pPr>
        <w:rPr>
          <w:b/>
          <w:bCs/>
        </w:rPr>
      </w:pPr>
      <w:r w:rsidRPr="000D23D9">
        <w:rPr>
          <w:b/>
          <w:bCs/>
        </w:rPr>
        <w:t>4.2 Contract Award &amp; Project Set-Up</w:t>
      </w:r>
    </w:p>
    <w:p w14:paraId="4EDC032E" w14:textId="77777777" w:rsidR="00A71718" w:rsidRPr="000D23D9" w:rsidRDefault="00A71718" w:rsidP="00984A5C">
      <w:pPr>
        <w:rPr>
          <w:b/>
          <w:bCs/>
        </w:rPr>
      </w:pPr>
      <w:r w:rsidRPr="000D23D9">
        <w:rPr>
          <w:b/>
          <w:bCs/>
        </w:rPr>
        <w:lastRenderedPageBreak/>
        <w:t>4.2.1 Handover</w:t>
      </w:r>
    </w:p>
    <w:p w14:paraId="6972D9BE" w14:textId="0C672371" w:rsidR="00A71718" w:rsidRPr="000D23D9" w:rsidRDefault="00A71718" w:rsidP="00984A5C">
      <w:pPr>
        <w:numPr>
          <w:ilvl w:val="0"/>
          <w:numId w:val="284"/>
        </w:numPr>
      </w:pPr>
      <w:r>
        <w:t>Upon award, a</w:t>
      </w:r>
      <w:r w:rsidRPr="000D23D9">
        <w:t xml:space="preserve"> formal handover meeting shall be conducted between </w:t>
      </w:r>
      <w:r w:rsidR="00AD414C">
        <w:t>e</w:t>
      </w:r>
      <w:r w:rsidRPr="000D23D9">
        <w:t>stimati</w:t>
      </w:r>
      <w:r w:rsidR="00AD414C">
        <w:t>ng team</w:t>
      </w:r>
      <w:r w:rsidRPr="000D23D9">
        <w:t xml:space="preserve">, </w:t>
      </w:r>
      <w:r w:rsidR="00AD414C">
        <w:t>o</w:t>
      </w:r>
      <w:r w:rsidRPr="000D23D9">
        <w:t>perations</w:t>
      </w:r>
      <w:r w:rsidR="00AD414C">
        <w:t xml:space="preserve"> team</w:t>
      </w:r>
      <w:r w:rsidRPr="000D23D9">
        <w:t xml:space="preserve">, and </w:t>
      </w:r>
      <w:r w:rsidR="00AD414C">
        <w:t>c</w:t>
      </w:r>
      <w:r w:rsidRPr="000D23D9">
        <w:t xml:space="preserve">ommercial team. </w:t>
      </w:r>
    </w:p>
    <w:p w14:paraId="76184CA6" w14:textId="495D2498" w:rsidR="00A71718" w:rsidRDefault="00A71718" w:rsidP="00984A5C">
      <w:pPr>
        <w:numPr>
          <w:ilvl w:val="0"/>
          <w:numId w:val="284"/>
        </w:numPr>
      </w:pPr>
      <w:r w:rsidRPr="000D23D9">
        <w:t xml:space="preserve">All </w:t>
      </w:r>
      <w:r w:rsidR="00EB3DE2">
        <w:t>c</w:t>
      </w:r>
      <w:r>
        <w:t xml:space="preserve">ommercial </w:t>
      </w:r>
      <w:r w:rsidRPr="000D23D9">
        <w:t xml:space="preserve">actions shall be recorded </w:t>
      </w:r>
      <w:r>
        <w:t>and actioned by the QS</w:t>
      </w:r>
      <w:r w:rsidRPr="000D23D9">
        <w:t xml:space="preserve">. </w:t>
      </w:r>
    </w:p>
    <w:p w14:paraId="03266542" w14:textId="7C4D3455" w:rsidR="00B252D7" w:rsidRPr="000D23D9" w:rsidRDefault="00B252D7" w:rsidP="00984A5C">
      <w:pPr>
        <w:numPr>
          <w:ilvl w:val="0"/>
          <w:numId w:val="284"/>
        </w:numPr>
      </w:pPr>
      <w:r>
        <w:t xml:space="preserve">Document </w:t>
      </w:r>
      <w:r w:rsidR="00497D07">
        <w:t xml:space="preserve">02-04-36 </w:t>
      </w:r>
      <w:r w:rsidR="00EB3DE2">
        <w:t xml:space="preserve">Contract Handover Meeting Minutes </w:t>
      </w:r>
      <w:r w:rsidR="00497D07">
        <w:t>is to be used to record all actions from the meeting.</w:t>
      </w:r>
    </w:p>
    <w:p w14:paraId="1D417B76" w14:textId="77777777" w:rsidR="00A71718" w:rsidRPr="00EC5D9B" w:rsidRDefault="00A71718" w:rsidP="00984A5C">
      <w:pPr>
        <w:rPr>
          <w:b/>
          <w:bCs/>
        </w:rPr>
      </w:pPr>
      <w:r w:rsidRPr="000D23D9">
        <w:rPr>
          <w:b/>
          <w:bCs/>
        </w:rPr>
        <w:t>4.2.2 Contract Review and Execution</w:t>
      </w:r>
    </w:p>
    <w:p w14:paraId="742A1AC8" w14:textId="555671A3" w:rsidR="00A71718" w:rsidRDefault="00A71718" w:rsidP="00984A5C">
      <w:pPr>
        <w:numPr>
          <w:ilvl w:val="0"/>
          <w:numId w:val="285"/>
        </w:numPr>
      </w:pPr>
      <w:r>
        <w:t xml:space="preserve">To protect the company, </w:t>
      </w:r>
      <w:r w:rsidRPr="00182219">
        <w:t>upon receipt of a Purchase Order or Sub-Contract Order, the QS is to comply with the companies ‘Last Shot Protocol</w:t>
      </w:r>
      <w:r>
        <w:rPr>
          <w:rStyle w:val="FootnoteReference"/>
        </w:rPr>
        <w:footnoteReference w:id="1"/>
      </w:r>
      <w:r w:rsidRPr="00182219">
        <w:t>’ and issue an Order Acknowledgement</w:t>
      </w:r>
      <w:r w:rsidR="00BD080C">
        <w:t xml:space="preserve"> as per document 02-04-44</w:t>
      </w:r>
      <w:r w:rsidR="002F4E65">
        <w:t>.</w:t>
      </w:r>
      <w:r w:rsidR="006F00FC">
        <w:t xml:space="preserve"> Please refer to </w:t>
      </w:r>
      <w:r w:rsidR="008A4890">
        <w:t xml:space="preserve">the </w:t>
      </w:r>
      <w:r w:rsidR="008A4890" w:rsidRPr="001E09B5">
        <w:rPr>
          <w:b/>
          <w:bCs/>
        </w:rPr>
        <w:t>Last Shot Protocol</w:t>
      </w:r>
      <w:r w:rsidR="008A4890">
        <w:t xml:space="preserve"> as </w:t>
      </w:r>
      <w:r w:rsidR="00FC5518">
        <w:t>detailed</w:t>
      </w:r>
      <w:r w:rsidR="008A4890">
        <w:t xml:space="preserve"> in this document.</w:t>
      </w:r>
    </w:p>
    <w:p w14:paraId="0E525E59" w14:textId="7AEBCC47" w:rsidR="00A71718" w:rsidRDefault="00A71718" w:rsidP="00984A5C">
      <w:pPr>
        <w:pStyle w:val="ListParagraph"/>
        <w:rPr>
          <w:i/>
          <w:iCs/>
        </w:rPr>
      </w:pPr>
      <w:r w:rsidRPr="00847A6A">
        <w:rPr>
          <w:i/>
          <w:iCs/>
        </w:rPr>
        <w:t xml:space="preserve">Note: this is to ensure that the </w:t>
      </w:r>
      <w:r w:rsidR="0026729C">
        <w:rPr>
          <w:i/>
          <w:iCs/>
        </w:rPr>
        <w:t>o</w:t>
      </w:r>
      <w:r w:rsidRPr="00847A6A">
        <w:rPr>
          <w:i/>
          <w:iCs/>
        </w:rPr>
        <w:t xml:space="preserve">rder aligns and reflects the companies winning bid; </w:t>
      </w:r>
    </w:p>
    <w:p w14:paraId="08FA4132" w14:textId="665AED2B" w:rsidR="00A71718" w:rsidRPr="00847A6A" w:rsidRDefault="00A71718" w:rsidP="00984A5C">
      <w:pPr>
        <w:pStyle w:val="ListParagraph"/>
        <w:numPr>
          <w:ilvl w:val="0"/>
          <w:numId w:val="290"/>
        </w:numPr>
        <w:ind w:left="1080"/>
        <w:rPr>
          <w:i/>
          <w:iCs/>
        </w:rPr>
      </w:pPr>
      <w:r>
        <w:rPr>
          <w:i/>
          <w:iCs/>
        </w:rPr>
        <w:t>Valu</w:t>
      </w:r>
      <w:r w:rsidR="001E09B5">
        <w:rPr>
          <w:i/>
          <w:iCs/>
        </w:rPr>
        <w:t>e</w:t>
      </w:r>
    </w:p>
    <w:p w14:paraId="03A3CBDF" w14:textId="666E96DC" w:rsidR="00A71718" w:rsidRPr="00E76C0E" w:rsidRDefault="00A71718" w:rsidP="00984A5C">
      <w:pPr>
        <w:pStyle w:val="ListParagraph"/>
        <w:numPr>
          <w:ilvl w:val="0"/>
          <w:numId w:val="290"/>
        </w:numPr>
        <w:ind w:left="1080"/>
        <w:rPr>
          <w:i/>
          <w:iCs/>
        </w:rPr>
      </w:pPr>
      <w:r w:rsidRPr="00847A6A">
        <w:rPr>
          <w:i/>
          <w:iCs/>
        </w:rPr>
        <w:t>Terms and Conditions</w:t>
      </w:r>
    </w:p>
    <w:p w14:paraId="3DD0E009" w14:textId="22013920" w:rsidR="00A71718" w:rsidRPr="00847A6A" w:rsidRDefault="00A71718" w:rsidP="00984A5C">
      <w:pPr>
        <w:pStyle w:val="ListParagraph"/>
        <w:numPr>
          <w:ilvl w:val="0"/>
          <w:numId w:val="290"/>
        </w:numPr>
        <w:ind w:left="1080"/>
        <w:rPr>
          <w:i/>
          <w:iCs/>
        </w:rPr>
      </w:pPr>
      <w:r w:rsidRPr="00847A6A">
        <w:rPr>
          <w:i/>
          <w:iCs/>
        </w:rPr>
        <w:t>Scope of Works inc Design</w:t>
      </w:r>
    </w:p>
    <w:p w14:paraId="112F91B0" w14:textId="2B8CCCE5" w:rsidR="00A71718" w:rsidRPr="00847A6A" w:rsidRDefault="00A71718" w:rsidP="00984A5C">
      <w:pPr>
        <w:pStyle w:val="ListParagraph"/>
        <w:numPr>
          <w:ilvl w:val="0"/>
          <w:numId w:val="290"/>
        </w:numPr>
        <w:ind w:left="1080"/>
        <w:rPr>
          <w:i/>
          <w:iCs/>
        </w:rPr>
      </w:pPr>
      <w:r w:rsidRPr="00847A6A">
        <w:rPr>
          <w:i/>
          <w:iCs/>
        </w:rPr>
        <w:t>Duration</w:t>
      </w:r>
    </w:p>
    <w:p w14:paraId="68F4CD4C" w14:textId="4EF80669" w:rsidR="00A71718" w:rsidRPr="00847A6A" w:rsidRDefault="00A71718" w:rsidP="00984A5C">
      <w:pPr>
        <w:pStyle w:val="ListParagraph"/>
        <w:numPr>
          <w:ilvl w:val="0"/>
          <w:numId w:val="290"/>
        </w:numPr>
        <w:ind w:left="1080"/>
        <w:rPr>
          <w:i/>
          <w:iCs/>
        </w:rPr>
      </w:pPr>
      <w:r w:rsidRPr="00847A6A">
        <w:rPr>
          <w:i/>
          <w:iCs/>
        </w:rPr>
        <w:t>Documentation/ Drawings/ Specifications</w:t>
      </w:r>
    </w:p>
    <w:p w14:paraId="1274DDF0" w14:textId="1203FCA3" w:rsidR="00A71718" w:rsidRPr="000D23D9" w:rsidRDefault="00A71718" w:rsidP="00984A5C">
      <w:pPr>
        <w:numPr>
          <w:ilvl w:val="0"/>
          <w:numId w:val="285"/>
        </w:numPr>
      </w:pPr>
      <w:r w:rsidRPr="000D23D9">
        <w:t xml:space="preserve">The QS and </w:t>
      </w:r>
      <w:r w:rsidR="002F4E65">
        <w:t>Commercial Manager</w:t>
      </w:r>
      <w:r w:rsidRPr="000D23D9">
        <w:t xml:space="preserve"> shall review all contractual documents to ensure alignment with the tender. </w:t>
      </w:r>
    </w:p>
    <w:p w14:paraId="2873074C" w14:textId="77777777" w:rsidR="00A71718" w:rsidRDefault="00A71718" w:rsidP="00984A5C">
      <w:pPr>
        <w:numPr>
          <w:ilvl w:val="0"/>
          <w:numId w:val="285"/>
        </w:numPr>
      </w:pPr>
      <w:r w:rsidRPr="000D23D9">
        <w:t>Any discrepancies must be resolved with the client</w:t>
      </w:r>
      <w:r>
        <w:t xml:space="preserve"> with the utmost urgency</w:t>
      </w:r>
      <w:r w:rsidRPr="000D23D9">
        <w:t xml:space="preserve">. </w:t>
      </w:r>
    </w:p>
    <w:p w14:paraId="5FEBB08B" w14:textId="4DADE384" w:rsidR="00A71718" w:rsidRPr="000D23D9" w:rsidRDefault="00905F52" w:rsidP="00984A5C">
      <w:pPr>
        <w:numPr>
          <w:ilvl w:val="0"/>
          <w:numId w:val="285"/>
        </w:numPr>
      </w:pPr>
      <w:r>
        <w:t>Commercial Manager</w:t>
      </w:r>
      <w:r w:rsidR="00A71718" w:rsidRPr="00CD6E83">
        <w:t xml:space="preserve"> </w:t>
      </w:r>
      <w:r w:rsidR="00A71718">
        <w:t>is to</w:t>
      </w:r>
      <w:r w:rsidR="00A71718" w:rsidRPr="00CD6E83">
        <w:t xml:space="preserve"> liaise with the </w:t>
      </w:r>
      <w:r>
        <w:t>c</w:t>
      </w:r>
      <w:r w:rsidR="00A71718" w:rsidRPr="00CD6E83">
        <w:t>lient’s representative, as appropriate, to negotiate and agree mutually acceptable terms prior to execution of contract.</w:t>
      </w:r>
    </w:p>
    <w:p w14:paraId="6FE0BEB4" w14:textId="096BB106" w:rsidR="00A71718" w:rsidRPr="000D23D9" w:rsidRDefault="00A71718" w:rsidP="00984A5C">
      <w:pPr>
        <w:numPr>
          <w:ilvl w:val="0"/>
          <w:numId w:val="285"/>
        </w:numPr>
      </w:pPr>
      <w:r>
        <w:t xml:space="preserve">Once acceptable and clean copy issued, </w:t>
      </w:r>
      <w:r w:rsidR="00905F52">
        <w:t>c</w:t>
      </w:r>
      <w:r w:rsidRPr="000D23D9">
        <w:t xml:space="preserve">ontracts must be formally executed prior to commencement. </w:t>
      </w:r>
    </w:p>
    <w:p w14:paraId="1C00E30C" w14:textId="785B49CA" w:rsidR="00A71718" w:rsidRPr="000D23D9" w:rsidRDefault="00A71718" w:rsidP="00984A5C">
      <w:pPr>
        <w:numPr>
          <w:ilvl w:val="0"/>
          <w:numId w:val="285"/>
        </w:numPr>
      </w:pPr>
      <w:r w:rsidRPr="000D23D9">
        <w:t>Final documents shall be securely stored</w:t>
      </w:r>
      <w:r>
        <w:t xml:space="preserve"> in the project folder</w:t>
      </w:r>
      <w:r w:rsidR="00F426B8">
        <w:t xml:space="preserve"> in location 04 on Share</w:t>
      </w:r>
      <w:r w:rsidR="00BA4289">
        <w:t>P</w:t>
      </w:r>
      <w:r w:rsidR="00F426B8">
        <w:t>oint</w:t>
      </w:r>
      <w:r w:rsidRPr="000D23D9">
        <w:t xml:space="preserve">. </w:t>
      </w:r>
    </w:p>
    <w:p w14:paraId="69130D50" w14:textId="77777777" w:rsidR="00A71718" w:rsidRPr="000D23D9" w:rsidRDefault="00A71718" w:rsidP="00984A5C">
      <w:pPr>
        <w:rPr>
          <w:b/>
          <w:bCs/>
        </w:rPr>
      </w:pPr>
      <w:r w:rsidRPr="000D23D9">
        <w:rPr>
          <w:b/>
          <w:bCs/>
        </w:rPr>
        <w:t>4.2.3 Job Opening</w:t>
      </w:r>
    </w:p>
    <w:p w14:paraId="1AF29A9E" w14:textId="4928F0AC" w:rsidR="00A71718" w:rsidRDefault="00A71718" w:rsidP="00984A5C">
      <w:pPr>
        <w:numPr>
          <w:ilvl w:val="0"/>
          <w:numId w:val="286"/>
        </w:numPr>
      </w:pPr>
      <w:r>
        <w:t>Either in tandem with the above or prior to such subject to timing, t</w:t>
      </w:r>
      <w:r w:rsidRPr="000D23D9">
        <w:t>he QS shall initiate</w:t>
      </w:r>
      <w:r>
        <w:t xml:space="preserve"> the </w:t>
      </w:r>
      <w:r w:rsidRPr="003D42AD">
        <w:t>Job Opening Sheet</w:t>
      </w:r>
      <w:r w:rsidR="0033351B">
        <w:t xml:space="preserve"> </w:t>
      </w:r>
      <w:r w:rsidR="003B547C">
        <w:t>02-04-01</w:t>
      </w:r>
      <w:r w:rsidRPr="003D42AD">
        <w:t>.</w:t>
      </w:r>
    </w:p>
    <w:p w14:paraId="68227018" w14:textId="1995578C" w:rsidR="00A71718" w:rsidRPr="000D23D9" w:rsidRDefault="00A71718" w:rsidP="00984A5C">
      <w:pPr>
        <w:numPr>
          <w:ilvl w:val="0"/>
          <w:numId w:val="286"/>
        </w:numPr>
      </w:pPr>
      <w:r>
        <w:t>The Job Opening Sheet is to</w:t>
      </w:r>
      <w:r w:rsidRPr="003D42AD">
        <w:t xml:space="preserve"> be submitted along with a copy of the </w:t>
      </w:r>
      <w:r w:rsidR="00C2452D">
        <w:t>c</w:t>
      </w:r>
      <w:r w:rsidRPr="003D42AD">
        <w:t xml:space="preserve">ontract to </w:t>
      </w:r>
      <w:r w:rsidRPr="005C300B">
        <w:rPr>
          <w:highlight w:val="red"/>
        </w:rPr>
        <w:t>adminservices@</w:t>
      </w:r>
      <w:r w:rsidR="00ED2E51" w:rsidRPr="005C300B">
        <w:rPr>
          <w:highlight w:val="red"/>
        </w:rPr>
        <w:t>COMPANY NAME</w:t>
      </w:r>
      <w:r w:rsidRPr="003D42AD">
        <w:t>.com</w:t>
      </w:r>
    </w:p>
    <w:p w14:paraId="0C333A9D" w14:textId="77777777" w:rsidR="00A71718" w:rsidRPr="000D23D9" w:rsidRDefault="00A71718" w:rsidP="00984A5C">
      <w:pPr>
        <w:rPr>
          <w:b/>
          <w:bCs/>
        </w:rPr>
      </w:pPr>
      <w:r w:rsidRPr="000D23D9">
        <w:rPr>
          <w:b/>
          <w:bCs/>
        </w:rPr>
        <w:lastRenderedPageBreak/>
        <w:t>4.2.4 Tender Analysis &amp; Procurement Planning</w:t>
      </w:r>
    </w:p>
    <w:p w14:paraId="245C501C" w14:textId="30892A35" w:rsidR="00A71718" w:rsidRPr="000D23D9" w:rsidRDefault="00A71718" w:rsidP="00984A5C">
      <w:pPr>
        <w:numPr>
          <w:ilvl w:val="0"/>
          <w:numId w:val="287"/>
        </w:numPr>
      </w:pPr>
      <w:r w:rsidRPr="000D23D9">
        <w:t>The QS and P</w:t>
      </w:r>
      <w:r w:rsidR="004E1D2C">
        <w:t>roject Manager</w:t>
      </w:r>
      <w:r w:rsidRPr="000D23D9">
        <w:t xml:space="preserve"> shall: </w:t>
      </w:r>
    </w:p>
    <w:p w14:paraId="047A090F" w14:textId="77777777" w:rsidR="00A71718" w:rsidRPr="000D23D9" w:rsidRDefault="00A71718" w:rsidP="00984A5C">
      <w:pPr>
        <w:numPr>
          <w:ilvl w:val="1"/>
          <w:numId w:val="287"/>
        </w:numPr>
      </w:pPr>
      <w:r w:rsidRPr="000D23D9">
        <w:t xml:space="preserve">Validate cost and sell positions </w:t>
      </w:r>
    </w:p>
    <w:p w14:paraId="58BA317B" w14:textId="77777777" w:rsidR="00A71718" w:rsidRPr="000D23D9" w:rsidRDefault="00A71718" w:rsidP="00984A5C">
      <w:pPr>
        <w:numPr>
          <w:ilvl w:val="1"/>
          <w:numId w:val="287"/>
        </w:numPr>
      </w:pPr>
      <w:r w:rsidRPr="000D23D9">
        <w:t xml:space="preserve">Allocate budgets </w:t>
      </w:r>
    </w:p>
    <w:p w14:paraId="7A091BE3" w14:textId="4805C4B0" w:rsidR="00A71718" w:rsidRPr="000D23D9" w:rsidRDefault="00A71718" w:rsidP="00984A5C">
      <w:pPr>
        <w:numPr>
          <w:ilvl w:val="1"/>
          <w:numId w:val="287"/>
        </w:numPr>
      </w:pPr>
      <w:r w:rsidRPr="000D23D9">
        <w:t xml:space="preserve">Produce a </w:t>
      </w:r>
      <w:r>
        <w:t>Project</w:t>
      </w:r>
      <w:r w:rsidRPr="000D23D9">
        <w:t xml:space="preserve"> Analysis</w:t>
      </w:r>
      <w:r>
        <w:t xml:space="preserve"> </w:t>
      </w:r>
      <w:r w:rsidR="00407DFD">
        <w:t>Sheet</w:t>
      </w:r>
      <w:r>
        <w:t xml:space="preserve"> </w:t>
      </w:r>
      <w:r w:rsidR="002F3045">
        <w:t xml:space="preserve">02-04-02 </w:t>
      </w:r>
      <w:r>
        <w:t>aligned with the Tender Position</w:t>
      </w:r>
      <w:r w:rsidRPr="000D23D9">
        <w:t xml:space="preserve"> </w:t>
      </w:r>
    </w:p>
    <w:p w14:paraId="4A7FDC5C" w14:textId="13614BD8" w:rsidR="00A71718" w:rsidRDefault="00A71718" w:rsidP="00984A5C">
      <w:pPr>
        <w:numPr>
          <w:ilvl w:val="1"/>
          <w:numId w:val="287"/>
        </w:numPr>
      </w:pPr>
      <w:r w:rsidRPr="000D23D9">
        <w:t xml:space="preserve">Establish a Procurement Tracker </w:t>
      </w:r>
      <w:r w:rsidR="00DE5BD6">
        <w:t>02-05-01-18</w:t>
      </w:r>
    </w:p>
    <w:p w14:paraId="263589DE" w14:textId="0F451C27" w:rsidR="00A71718" w:rsidRPr="001776FF" w:rsidRDefault="00A71718" w:rsidP="00984A5C">
      <w:pPr>
        <w:pStyle w:val="ListParagraph"/>
        <w:ind w:left="1080"/>
        <w:rPr>
          <w:i/>
          <w:iCs/>
        </w:rPr>
      </w:pPr>
      <w:r w:rsidRPr="00DE530C">
        <w:rPr>
          <w:i/>
          <w:iCs/>
        </w:rPr>
        <w:t xml:space="preserve">Note: the procurement tracker is to fully align itself with the </w:t>
      </w:r>
      <w:r w:rsidR="002F3045">
        <w:rPr>
          <w:i/>
          <w:iCs/>
        </w:rPr>
        <w:t>t</w:t>
      </w:r>
      <w:r w:rsidRPr="00DE530C">
        <w:rPr>
          <w:i/>
          <w:iCs/>
        </w:rPr>
        <w:t xml:space="preserve">ender </w:t>
      </w:r>
      <w:r w:rsidR="002F3045">
        <w:rPr>
          <w:i/>
          <w:iCs/>
        </w:rPr>
        <w:t>a</w:t>
      </w:r>
      <w:r w:rsidRPr="00DE530C">
        <w:rPr>
          <w:i/>
          <w:iCs/>
        </w:rPr>
        <w:t xml:space="preserve">nalysis </w:t>
      </w:r>
      <w:r w:rsidRPr="001776FF">
        <w:rPr>
          <w:i/>
          <w:iCs/>
        </w:rPr>
        <w:t xml:space="preserve">document and the allocation of budgets. </w:t>
      </w:r>
    </w:p>
    <w:p w14:paraId="6EF6D852" w14:textId="77777777" w:rsidR="00A71718" w:rsidRPr="001776FF" w:rsidRDefault="00A71718" w:rsidP="00984A5C">
      <w:pPr>
        <w:pStyle w:val="ListParagraph"/>
        <w:ind w:left="1080"/>
        <w:rPr>
          <w:i/>
          <w:iCs/>
        </w:rPr>
      </w:pPr>
    </w:p>
    <w:p w14:paraId="0ED5B75B" w14:textId="36F41FA3" w:rsidR="00A71718" w:rsidRPr="001776FF" w:rsidRDefault="00A71718" w:rsidP="00984A5C">
      <w:pPr>
        <w:pStyle w:val="ListParagraph"/>
        <w:numPr>
          <w:ilvl w:val="0"/>
          <w:numId w:val="291"/>
        </w:numPr>
      </w:pPr>
      <w:r w:rsidRPr="001776FF">
        <w:t>Where the project is to be self-delivered, the QS in conjunction with the P</w:t>
      </w:r>
      <w:r w:rsidR="00FC5518">
        <w:t>roject Manager</w:t>
      </w:r>
      <w:r w:rsidRPr="001776FF">
        <w:t xml:space="preserve"> is to breakout all </w:t>
      </w:r>
      <w:r w:rsidR="0094767A">
        <w:t>t</w:t>
      </w:r>
      <w:r w:rsidRPr="001776FF">
        <w:t xml:space="preserve">endered </w:t>
      </w:r>
      <w:r w:rsidR="0094767A">
        <w:t>l</w:t>
      </w:r>
      <w:r w:rsidRPr="001776FF">
        <w:t xml:space="preserve">abour </w:t>
      </w:r>
      <w:r w:rsidR="0094767A">
        <w:t>h</w:t>
      </w:r>
      <w:r w:rsidRPr="001776FF">
        <w:t>ours.</w:t>
      </w:r>
    </w:p>
    <w:p w14:paraId="37E7D163" w14:textId="77777777" w:rsidR="00A71718" w:rsidRPr="001776FF" w:rsidRDefault="00A71718" w:rsidP="00984A5C">
      <w:pPr>
        <w:pStyle w:val="ListParagraph"/>
        <w:spacing w:after="0"/>
        <w:ind w:left="765"/>
      </w:pPr>
    </w:p>
    <w:p w14:paraId="535886B3" w14:textId="188BABBE" w:rsidR="00A71718" w:rsidRDefault="00A71718" w:rsidP="00984A5C">
      <w:pPr>
        <w:pStyle w:val="ListParagraph"/>
        <w:numPr>
          <w:ilvl w:val="0"/>
          <w:numId w:val="291"/>
        </w:numPr>
        <w:spacing w:after="0"/>
      </w:pPr>
      <w:r w:rsidRPr="00AE5418">
        <w:t>Labour Productivity Document</w:t>
      </w:r>
      <w:r w:rsidR="00732A1C">
        <w:t xml:space="preserve"> 02-04</w:t>
      </w:r>
      <w:r w:rsidR="0094767A">
        <w:t>-43</w:t>
      </w:r>
      <w:r w:rsidRPr="00AE5418">
        <w:t xml:space="preserve"> is to </w:t>
      </w:r>
      <w:r w:rsidRPr="001776FF">
        <w:t>be populated for the target</w:t>
      </w:r>
      <w:r w:rsidR="0094767A">
        <w:t>ed</w:t>
      </w:r>
      <w:r w:rsidRPr="001776FF">
        <w:t xml:space="preserve"> hours to undertake the works. </w:t>
      </w:r>
    </w:p>
    <w:p w14:paraId="063462AA" w14:textId="77777777" w:rsidR="00A71718" w:rsidRPr="001776FF" w:rsidRDefault="00A71718" w:rsidP="00984A5C">
      <w:pPr>
        <w:spacing w:after="0"/>
      </w:pPr>
    </w:p>
    <w:p w14:paraId="22B9BADF" w14:textId="5CF0825C" w:rsidR="00A71718" w:rsidRPr="001776FF" w:rsidRDefault="00A71718" w:rsidP="00984A5C">
      <w:pPr>
        <w:pStyle w:val="ListParagraph"/>
        <w:numPr>
          <w:ilvl w:val="0"/>
          <w:numId w:val="291"/>
        </w:numPr>
        <w:spacing w:after="0"/>
      </w:pPr>
      <w:r w:rsidRPr="001776FF">
        <w:t xml:space="preserve">The Labour Productivity </w:t>
      </w:r>
      <w:r w:rsidR="00951D58">
        <w:t xml:space="preserve">document 02-04-43 </w:t>
      </w:r>
      <w:r w:rsidRPr="001776FF">
        <w:t>is to be regularly updated to provide visibility on labour efficiencies and also assist in forecasting the total cost.</w:t>
      </w:r>
    </w:p>
    <w:p w14:paraId="4A42CFCF" w14:textId="77777777" w:rsidR="00A71718" w:rsidRPr="001776FF" w:rsidRDefault="00A71718" w:rsidP="00984A5C">
      <w:pPr>
        <w:pStyle w:val="ListParagraph"/>
        <w:spacing w:after="0"/>
        <w:ind w:left="765"/>
      </w:pPr>
    </w:p>
    <w:p w14:paraId="002B0707" w14:textId="1336DD37" w:rsidR="00A71718" w:rsidRPr="001776FF" w:rsidRDefault="00A71718" w:rsidP="00984A5C">
      <w:pPr>
        <w:pStyle w:val="ListParagraph"/>
        <w:numPr>
          <w:ilvl w:val="0"/>
          <w:numId w:val="291"/>
        </w:numPr>
        <w:spacing w:after="0"/>
      </w:pPr>
      <w:r w:rsidRPr="001776FF">
        <w:t xml:space="preserve">Any risks or opportunities found are to be fed back to the </w:t>
      </w:r>
      <w:r w:rsidR="0094767A">
        <w:t>e</w:t>
      </w:r>
      <w:r w:rsidRPr="001776FF">
        <w:t xml:space="preserve">stimation </w:t>
      </w:r>
      <w:r w:rsidR="0094767A">
        <w:t>d</w:t>
      </w:r>
      <w:r w:rsidRPr="001776FF">
        <w:t xml:space="preserve">epartment </w:t>
      </w:r>
      <w:r w:rsidR="0094767A">
        <w:t>c</w:t>
      </w:r>
      <w:r>
        <w:t xml:space="preserve">ontracts </w:t>
      </w:r>
      <w:r w:rsidR="0094767A">
        <w:t>d</w:t>
      </w:r>
      <w:r>
        <w:t xml:space="preserve">irector, </w:t>
      </w:r>
      <w:r w:rsidRPr="001776FF">
        <w:t xml:space="preserve">and </w:t>
      </w:r>
      <w:r w:rsidR="0094767A">
        <w:t>o</w:t>
      </w:r>
      <w:r w:rsidRPr="001776FF">
        <w:t xml:space="preserve">perations </w:t>
      </w:r>
      <w:r w:rsidR="0094767A">
        <w:t>d</w:t>
      </w:r>
      <w:r w:rsidRPr="001776FF">
        <w:t xml:space="preserve">irector accordingly.    </w:t>
      </w:r>
    </w:p>
    <w:p w14:paraId="0DB94E52" w14:textId="77777777" w:rsidR="00A71718" w:rsidRPr="001A52AC" w:rsidRDefault="00A71718" w:rsidP="00984A5C">
      <w:pPr>
        <w:pStyle w:val="ListParagraph"/>
        <w:ind w:left="765"/>
        <w:rPr>
          <w:color w:val="D86DCB" w:themeColor="accent5" w:themeTint="99"/>
        </w:rPr>
      </w:pPr>
    </w:p>
    <w:p w14:paraId="18FE4ACD" w14:textId="6E8F8777" w:rsidR="00A71718" w:rsidRPr="000D23D9" w:rsidRDefault="00A71718" w:rsidP="00984A5C">
      <w:pPr>
        <w:rPr>
          <w:b/>
          <w:bCs/>
        </w:rPr>
      </w:pPr>
      <w:r w:rsidRPr="000D23D9">
        <w:rPr>
          <w:b/>
          <w:bCs/>
        </w:rPr>
        <w:t>4.2.5 Powers &amp; Obligations</w:t>
      </w:r>
    </w:p>
    <w:p w14:paraId="6E88665B" w14:textId="6E1AB995" w:rsidR="00A71718" w:rsidRDefault="00A71718" w:rsidP="00984A5C">
      <w:pPr>
        <w:numPr>
          <w:ilvl w:val="0"/>
          <w:numId w:val="288"/>
        </w:numPr>
      </w:pPr>
      <w:r w:rsidRPr="000D23D9">
        <w:t>The QS shall prepare a P</w:t>
      </w:r>
      <w:r w:rsidR="00112FD6">
        <w:t>owers &amp; Obligations</w:t>
      </w:r>
      <w:r w:rsidR="00C67397">
        <w:t xml:space="preserve"> d</w:t>
      </w:r>
      <w:r w:rsidRPr="000D23D9">
        <w:t>ocument</w:t>
      </w:r>
      <w:r w:rsidR="00C67397">
        <w:t xml:space="preserve"> 02-04-43</w:t>
      </w:r>
      <w:r w:rsidRPr="000D23D9">
        <w:t xml:space="preserve"> outlining key contractual requirements</w:t>
      </w:r>
      <w:r w:rsidR="00C67397">
        <w:t>:</w:t>
      </w:r>
      <w:r w:rsidRPr="000D23D9">
        <w:t xml:space="preserve"> </w:t>
      </w:r>
    </w:p>
    <w:p w14:paraId="01CB92D3" w14:textId="77777777" w:rsidR="00A71718" w:rsidRDefault="00A71718" w:rsidP="00984A5C">
      <w:pPr>
        <w:numPr>
          <w:ilvl w:val="1"/>
          <w:numId w:val="288"/>
        </w:numPr>
      </w:pPr>
      <w:r>
        <w:t xml:space="preserve">Hierarchy of documents </w:t>
      </w:r>
    </w:p>
    <w:p w14:paraId="79CC6591" w14:textId="77777777" w:rsidR="00A71718" w:rsidRDefault="00A71718" w:rsidP="00984A5C">
      <w:pPr>
        <w:numPr>
          <w:ilvl w:val="1"/>
          <w:numId w:val="288"/>
        </w:numPr>
      </w:pPr>
      <w:r>
        <w:t xml:space="preserve">Programme – sections for completion, practical completion, damages </w:t>
      </w:r>
    </w:p>
    <w:p w14:paraId="31615F5E" w14:textId="77777777" w:rsidR="00A71718" w:rsidRDefault="00A71718" w:rsidP="00984A5C">
      <w:pPr>
        <w:numPr>
          <w:ilvl w:val="1"/>
          <w:numId w:val="288"/>
        </w:numPr>
      </w:pPr>
      <w:r>
        <w:t xml:space="preserve">Payment provisions </w:t>
      </w:r>
    </w:p>
    <w:p w14:paraId="7F947515" w14:textId="77777777" w:rsidR="00A71718" w:rsidRDefault="00A71718" w:rsidP="00984A5C">
      <w:pPr>
        <w:numPr>
          <w:ilvl w:val="1"/>
          <w:numId w:val="288"/>
        </w:numPr>
      </w:pPr>
      <w:r>
        <w:t xml:space="preserve">Design obligations </w:t>
      </w:r>
    </w:p>
    <w:p w14:paraId="7D5CA1F5" w14:textId="0775F236" w:rsidR="00A71718" w:rsidRDefault="00A71718" w:rsidP="00984A5C">
      <w:pPr>
        <w:numPr>
          <w:ilvl w:val="1"/>
          <w:numId w:val="288"/>
        </w:numPr>
      </w:pPr>
      <w:r>
        <w:t>Contractors’ requirements</w:t>
      </w:r>
      <w:r w:rsidR="00951D58">
        <w:t xml:space="preserve"> </w:t>
      </w:r>
      <w:r>
        <w:t>/</w:t>
      </w:r>
      <w:r w:rsidR="00951D58">
        <w:t xml:space="preserve"> </w:t>
      </w:r>
      <w:r>
        <w:t xml:space="preserve">subcontractors’ proposals </w:t>
      </w:r>
    </w:p>
    <w:p w14:paraId="65BE339B" w14:textId="77777777" w:rsidR="00A71718" w:rsidRDefault="00A71718" w:rsidP="00984A5C">
      <w:pPr>
        <w:numPr>
          <w:ilvl w:val="1"/>
          <w:numId w:val="288"/>
        </w:numPr>
      </w:pPr>
      <w:r>
        <w:t xml:space="preserve">Bonds and warranties </w:t>
      </w:r>
    </w:p>
    <w:p w14:paraId="4CCEA809" w14:textId="77777777" w:rsidR="00A71718" w:rsidRDefault="00A71718" w:rsidP="00984A5C">
      <w:pPr>
        <w:numPr>
          <w:ilvl w:val="1"/>
          <w:numId w:val="288"/>
        </w:numPr>
      </w:pPr>
      <w:r>
        <w:t xml:space="preserve">Change control and delay notifications obligations </w:t>
      </w:r>
    </w:p>
    <w:p w14:paraId="2F113C3C" w14:textId="77777777" w:rsidR="00A71718" w:rsidRDefault="00A71718" w:rsidP="00984A5C">
      <w:pPr>
        <w:numPr>
          <w:ilvl w:val="1"/>
          <w:numId w:val="288"/>
        </w:numPr>
      </w:pPr>
      <w:r>
        <w:t xml:space="preserve">Contract sum and schedule of rates </w:t>
      </w:r>
    </w:p>
    <w:p w14:paraId="434090E7" w14:textId="24CF3F88" w:rsidR="00A71718" w:rsidRDefault="00A71718" w:rsidP="00984A5C">
      <w:pPr>
        <w:numPr>
          <w:ilvl w:val="1"/>
          <w:numId w:val="288"/>
        </w:numPr>
      </w:pPr>
      <w:r>
        <w:lastRenderedPageBreak/>
        <w:t>Post completion and defects obligations</w:t>
      </w:r>
    </w:p>
    <w:p w14:paraId="1F03D638" w14:textId="7E3282A1" w:rsidR="00A71718" w:rsidRPr="00D01F15" w:rsidRDefault="00A71718" w:rsidP="00984A5C">
      <w:pPr>
        <w:ind w:left="720"/>
        <w:rPr>
          <w:i/>
          <w:iCs/>
        </w:rPr>
      </w:pPr>
      <w:r w:rsidRPr="00D01F15">
        <w:rPr>
          <w:i/>
          <w:iCs/>
        </w:rPr>
        <w:t xml:space="preserve">Note: The QS is to show full understanding of </w:t>
      </w:r>
      <w:r w:rsidR="00334624">
        <w:rPr>
          <w:i/>
          <w:iCs/>
        </w:rPr>
        <w:t>k</w:t>
      </w:r>
      <w:r w:rsidRPr="00D01F15">
        <w:rPr>
          <w:i/>
          <w:iCs/>
        </w:rPr>
        <w:t xml:space="preserve">ey </w:t>
      </w:r>
      <w:r w:rsidR="00334624">
        <w:rPr>
          <w:i/>
          <w:iCs/>
        </w:rPr>
        <w:t>c</w:t>
      </w:r>
      <w:r w:rsidRPr="00D01F15">
        <w:rPr>
          <w:i/>
          <w:iCs/>
        </w:rPr>
        <w:t>ontract requirements as noted above.</w:t>
      </w:r>
    </w:p>
    <w:p w14:paraId="713DF630" w14:textId="77777777" w:rsidR="00A71718" w:rsidRPr="000D23D9" w:rsidRDefault="00A71718" w:rsidP="00984A5C">
      <w:pPr>
        <w:numPr>
          <w:ilvl w:val="0"/>
          <w:numId w:val="288"/>
        </w:numPr>
      </w:pPr>
      <w:r w:rsidRPr="000D23D9">
        <w:t>This shall be communicated</w:t>
      </w:r>
      <w:r>
        <w:t xml:space="preserve"> and presented</w:t>
      </w:r>
      <w:r w:rsidRPr="000D23D9">
        <w:t xml:space="preserve"> to all project</w:t>
      </w:r>
      <w:r>
        <w:t xml:space="preserve"> team members</w:t>
      </w:r>
      <w:r w:rsidRPr="000D23D9">
        <w:t xml:space="preserve">. </w:t>
      </w:r>
    </w:p>
    <w:p w14:paraId="711A7317" w14:textId="77777777" w:rsidR="00A71718" w:rsidRPr="000D23D9" w:rsidRDefault="00A71718" w:rsidP="00984A5C">
      <w:pPr>
        <w:rPr>
          <w:b/>
          <w:bCs/>
        </w:rPr>
      </w:pPr>
      <w:r w:rsidRPr="000D23D9">
        <w:rPr>
          <w:b/>
          <w:bCs/>
        </w:rPr>
        <w:t>4.2.6 Cashflow Strategy</w:t>
      </w:r>
    </w:p>
    <w:p w14:paraId="1EBE29AD" w14:textId="51E02D48" w:rsidR="00A71718" w:rsidRDefault="00A71718" w:rsidP="00984A5C">
      <w:pPr>
        <w:numPr>
          <w:ilvl w:val="0"/>
          <w:numId w:val="289"/>
        </w:numPr>
      </w:pPr>
      <w:r>
        <w:t xml:space="preserve">Upon the request of the </w:t>
      </w:r>
      <w:r w:rsidR="00CD1A56">
        <w:t>Commercial Manager</w:t>
      </w:r>
      <w:r>
        <w:t xml:space="preserve">, a </w:t>
      </w:r>
      <w:r w:rsidRPr="000D23D9">
        <w:t xml:space="preserve">project cashflow forecast shall be developed and maintained. </w:t>
      </w:r>
    </w:p>
    <w:p w14:paraId="0051901E" w14:textId="77777777" w:rsidR="00A71718" w:rsidRDefault="00A71718" w:rsidP="00984A5C">
      <w:pPr>
        <w:pStyle w:val="ListParagraph"/>
        <w:rPr>
          <w:i/>
          <w:iCs/>
        </w:rPr>
      </w:pPr>
      <w:r w:rsidRPr="003F442F">
        <w:rPr>
          <w:i/>
          <w:iCs/>
        </w:rPr>
        <w:t xml:space="preserve">Note: All costs are to align with either Tender Analysis Document, or and Re-validated version subject to the latest and prevalent project situation.  </w:t>
      </w:r>
    </w:p>
    <w:p w14:paraId="54128033" w14:textId="77777777" w:rsidR="00A71718" w:rsidRPr="00215670" w:rsidRDefault="00A71718" w:rsidP="00984A5C">
      <w:pPr>
        <w:pStyle w:val="ListParagraph"/>
        <w:rPr>
          <w:i/>
          <w:iCs/>
        </w:rPr>
      </w:pPr>
    </w:p>
    <w:p w14:paraId="64CD124C" w14:textId="77777777" w:rsidR="00A71718" w:rsidRPr="00215670" w:rsidRDefault="00A71718" w:rsidP="00984A5C">
      <w:pPr>
        <w:pStyle w:val="ListParagraph"/>
        <w:numPr>
          <w:ilvl w:val="0"/>
          <w:numId w:val="292"/>
        </w:numPr>
      </w:pPr>
      <w:r w:rsidRPr="00215670">
        <w:t>The QS is to actively manage the project cashflow throughout the project lifecycle.</w:t>
      </w:r>
    </w:p>
    <w:p w14:paraId="2A43D9CF" w14:textId="77777777" w:rsidR="00A71718" w:rsidRPr="00215670" w:rsidRDefault="00A71718" w:rsidP="00984A5C">
      <w:pPr>
        <w:pStyle w:val="ListParagraph"/>
      </w:pPr>
      <w:r w:rsidRPr="00215670">
        <w:t xml:space="preserve"> </w:t>
      </w:r>
    </w:p>
    <w:p w14:paraId="080798C5" w14:textId="3EBCCF11" w:rsidR="00A71718" w:rsidRDefault="00F5481E" w:rsidP="00984A5C">
      <w:pPr>
        <w:pStyle w:val="ListParagraph"/>
        <w:numPr>
          <w:ilvl w:val="0"/>
          <w:numId w:val="292"/>
        </w:numPr>
      </w:pPr>
      <w:r w:rsidRPr="00574D33">
        <w:t xml:space="preserve">The </w:t>
      </w:r>
      <w:r w:rsidR="00A71718" w:rsidRPr="004A21C4">
        <w:rPr>
          <w:b/>
          <w:bCs/>
        </w:rPr>
        <w:t>Cashflow Optimisation</w:t>
      </w:r>
      <w:r w:rsidR="00574D33" w:rsidRPr="004A21C4">
        <w:t xml:space="preserve"> </w:t>
      </w:r>
      <w:r w:rsidR="00574D33" w:rsidRPr="00574D33">
        <w:t>section of this procedure</w:t>
      </w:r>
      <w:r w:rsidR="00A71718" w:rsidRPr="00EF35EE">
        <w:t xml:space="preserve"> sets out the considerations that are to be made in the application/ invoicing of monies upstream, </w:t>
      </w:r>
      <w:r w:rsidR="000C256E" w:rsidRPr="00EF35EE">
        <w:t>and</w:t>
      </w:r>
      <w:r w:rsidR="00A71718" w:rsidRPr="00EF35EE">
        <w:t xml:space="preserve"> certifications downstream. </w:t>
      </w:r>
    </w:p>
    <w:p w14:paraId="3ED19FFF" w14:textId="2D144F67" w:rsidR="0057300F" w:rsidRDefault="00000000" w:rsidP="00984A5C">
      <w:r>
        <w:rPr>
          <w:b/>
          <w:bCs/>
        </w:rPr>
        <w:pict w14:anchorId="2B6DC466">
          <v:rect id="_x0000_i1029" style="width:0;height:1.5pt" o:hrstd="t" o:hr="t" fillcolor="#a0a0a0" stroked="f"/>
        </w:pict>
      </w:r>
    </w:p>
    <w:p w14:paraId="558AE63F" w14:textId="77777777" w:rsidR="0057300F" w:rsidRPr="000D23D9" w:rsidRDefault="0057300F" w:rsidP="00984A5C">
      <w:pPr>
        <w:rPr>
          <w:b/>
          <w:bCs/>
        </w:rPr>
      </w:pPr>
      <w:r w:rsidRPr="000D23D9">
        <w:rPr>
          <w:b/>
          <w:bCs/>
        </w:rPr>
        <w:t>4.3 Pre-Construction</w:t>
      </w:r>
    </w:p>
    <w:p w14:paraId="4CAFF44D" w14:textId="77777777" w:rsidR="0057300F" w:rsidRPr="000D23D9" w:rsidRDefault="0057300F" w:rsidP="00984A5C">
      <w:pPr>
        <w:rPr>
          <w:b/>
          <w:bCs/>
        </w:rPr>
      </w:pPr>
      <w:r w:rsidRPr="000D23D9">
        <w:rPr>
          <w:b/>
          <w:bCs/>
        </w:rPr>
        <w:t>4.3.1 Contract Formation</w:t>
      </w:r>
    </w:p>
    <w:p w14:paraId="153BF9A7" w14:textId="355D0139" w:rsidR="0057300F" w:rsidRDefault="0057300F" w:rsidP="00984A5C">
      <w:pPr>
        <w:numPr>
          <w:ilvl w:val="0"/>
          <w:numId w:val="293"/>
        </w:numPr>
      </w:pPr>
      <w:r w:rsidRPr="000D23D9">
        <w:t>No works shall commence without a formal contract</w:t>
      </w:r>
      <w:r>
        <w:t xml:space="preserve"> PO, Sub-Contract</w:t>
      </w:r>
      <w:r w:rsidR="00937D09">
        <w:t xml:space="preserve"> Order</w:t>
      </w:r>
      <w:r>
        <w:t>, or LOI, or without having issued an Order Acknowledgement</w:t>
      </w:r>
      <w:r w:rsidR="001F27B2">
        <w:t xml:space="preserve"> 02-04-44</w:t>
      </w:r>
      <w:r>
        <w:t>,</w:t>
      </w:r>
      <w:r w:rsidRPr="000D23D9">
        <w:t xml:space="preserve"> unless approved by the </w:t>
      </w:r>
      <w:r w:rsidR="001F27B2">
        <w:t>Commercial Manager and Director</w:t>
      </w:r>
      <w:r w:rsidRPr="000D23D9">
        <w:t xml:space="preserve">. </w:t>
      </w:r>
    </w:p>
    <w:p w14:paraId="38E540AD" w14:textId="653419CC" w:rsidR="0057300F" w:rsidRPr="000D23D9" w:rsidRDefault="0057300F" w:rsidP="00984A5C">
      <w:pPr>
        <w:pStyle w:val="ListParagraph"/>
        <w:numPr>
          <w:ilvl w:val="0"/>
          <w:numId w:val="293"/>
        </w:numPr>
      </w:pPr>
      <w:r w:rsidRPr="00CD6E83">
        <w:t xml:space="preserve">In exceptional circumstances </w:t>
      </w:r>
      <w:r>
        <w:t xml:space="preserve">it may be acceptable to commence on a Letter of Intent.  </w:t>
      </w:r>
      <w:r w:rsidRPr="00CD6E83">
        <w:t xml:space="preserve">Full details of this can be found </w:t>
      </w:r>
      <w:r w:rsidRPr="00EF35EE">
        <w:t xml:space="preserve">in </w:t>
      </w:r>
      <w:r w:rsidR="00C62505" w:rsidRPr="00C62505">
        <w:t>the</w:t>
      </w:r>
      <w:r w:rsidRPr="00C62505">
        <w:t xml:space="preserve"> Letter of Intent</w:t>
      </w:r>
      <w:r w:rsidR="00C62505" w:rsidRPr="00C62505">
        <w:t xml:space="preserve"> section of this document</w:t>
      </w:r>
      <w:r w:rsidRPr="00C62505">
        <w:t>.</w:t>
      </w:r>
    </w:p>
    <w:p w14:paraId="4DEF11DA" w14:textId="77777777" w:rsidR="0057300F" w:rsidRPr="000D23D9" w:rsidRDefault="0057300F" w:rsidP="00984A5C">
      <w:pPr>
        <w:numPr>
          <w:ilvl w:val="0"/>
          <w:numId w:val="293"/>
        </w:numPr>
      </w:pPr>
      <w:r w:rsidRPr="00F20F0F">
        <w:t xml:space="preserve">Regardless of the form of contract, the </w:t>
      </w:r>
      <w:r>
        <w:t>QS</w:t>
      </w:r>
      <w:r w:rsidRPr="00F20F0F">
        <w:t xml:space="preserve"> must ensure it obtains</w:t>
      </w:r>
      <w:r w:rsidRPr="000D23D9">
        <w:t xml:space="preserve">: </w:t>
      </w:r>
    </w:p>
    <w:p w14:paraId="678CAC56" w14:textId="00FE4794" w:rsidR="0057300F" w:rsidRPr="000D23D9" w:rsidRDefault="0057300F" w:rsidP="00984A5C">
      <w:pPr>
        <w:numPr>
          <w:ilvl w:val="1"/>
          <w:numId w:val="293"/>
        </w:numPr>
      </w:pPr>
      <w:r w:rsidRPr="000D23D9">
        <w:t xml:space="preserve">Notice to commence </w:t>
      </w:r>
      <w:r>
        <w:t>and issues the appropriate acknowledgement</w:t>
      </w:r>
      <w:r w:rsidR="00E13306">
        <w:t xml:space="preserve"> 02-04-46</w:t>
      </w:r>
      <w:r>
        <w:t xml:space="preserve"> </w:t>
      </w:r>
    </w:p>
    <w:p w14:paraId="1ABC5EC6" w14:textId="77777777" w:rsidR="0057300F" w:rsidRPr="000D23D9" w:rsidRDefault="0057300F" w:rsidP="00984A5C">
      <w:pPr>
        <w:numPr>
          <w:ilvl w:val="1"/>
          <w:numId w:val="293"/>
        </w:numPr>
      </w:pPr>
      <w:r w:rsidRPr="000D23D9">
        <w:t xml:space="preserve">Agreed start date </w:t>
      </w:r>
    </w:p>
    <w:p w14:paraId="478C8B40" w14:textId="77777777" w:rsidR="0057300F" w:rsidRPr="000D23D9" w:rsidRDefault="0057300F" w:rsidP="00984A5C">
      <w:pPr>
        <w:numPr>
          <w:ilvl w:val="1"/>
          <w:numId w:val="293"/>
        </w:numPr>
      </w:pPr>
      <w:r w:rsidRPr="000D23D9">
        <w:t xml:space="preserve">Defined scope </w:t>
      </w:r>
    </w:p>
    <w:p w14:paraId="75C6EE5D" w14:textId="77777777" w:rsidR="0057300F" w:rsidRPr="000D23D9" w:rsidRDefault="0057300F" w:rsidP="00984A5C">
      <w:pPr>
        <w:rPr>
          <w:b/>
          <w:bCs/>
        </w:rPr>
      </w:pPr>
      <w:r w:rsidRPr="000D23D9">
        <w:rPr>
          <w:b/>
          <w:bCs/>
        </w:rPr>
        <w:t>4.3.2 Procurement</w:t>
      </w:r>
    </w:p>
    <w:p w14:paraId="6BB35700" w14:textId="6748EAA2" w:rsidR="0057300F" w:rsidRPr="000D23D9" w:rsidRDefault="0057300F" w:rsidP="00984A5C">
      <w:pPr>
        <w:rPr>
          <w:b/>
          <w:bCs/>
        </w:rPr>
      </w:pPr>
      <w:r w:rsidRPr="000D23D9">
        <w:rPr>
          <w:b/>
          <w:bCs/>
        </w:rPr>
        <w:t xml:space="preserve">a) Enquiries and </w:t>
      </w:r>
      <w:r w:rsidR="00397307">
        <w:rPr>
          <w:b/>
          <w:bCs/>
        </w:rPr>
        <w:t>Project</w:t>
      </w:r>
      <w:r w:rsidRPr="000D23D9">
        <w:rPr>
          <w:b/>
          <w:bCs/>
        </w:rPr>
        <w:t xml:space="preserve"> Analysis</w:t>
      </w:r>
    </w:p>
    <w:p w14:paraId="5A1D8685" w14:textId="50958DC1" w:rsidR="0057300F" w:rsidRPr="000D23D9" w:rsidRDefault="0057300F" w:rsidP="00984A5C">
      <w:pPr>
        <w:numPr>
          <w:ilvl w:val="0"/>
          <w:numId w:val="294"/>
        </w:numPr>
      </w:pPr>
      <w:r>
        <w:lastRenderedPageBreak/>
        <w:t>The QS shall in conjunction with the P</w:t>
      </w:r>
      <w:r w:rsidR="004C5EBD">
        <w:t xml:space="preserve">roject Manager </w:t>
      </w:r>
      <w:r>
        <w:t>clearly</w:t>
      </w:r>
      <w:r w:rsidRPr="000D23D9">
        <w:t xml:space="preserve"> define scope and requirements</w:t>
      </w:r>
      <w:r>
        <w:t xml:space="preserve"> within all </w:t>
      </w:r>
      <w:r w:rsidR="00011592">
        <w:t>e</w:t>
      </w:r>
      <w:r>
        <w:t>nquiries</w:t>
      </w:r>
      <w:r w:rsidR="00584332">
        <w:t xml:space="preserve"> by using document 02-04-33 Subcontractor Tender Enquiry</w:t>
      </w:r>
      <w:r w:rsidR="00011592">
        <w:t xml:space="preserve"> </w:t>
      </w:r>
      <w:r>
        <w:t>to supply chains</w:t>
      </w:r>
      <w:r w:rsidRPr="000D23D9">
        <w:t xml:space="preserve">. </w:t>
      </w:r>
    </w:p>
    <w:p w14:paraId="39BE8F55" w14:textId="401CF727" w:rsidR="0057300F" w:rsidRDefault="0057300F" w:rsidP="00984A5C">
      <w:pPr>
        <w:numPr>
          <w:ilvl w:val="0"/>
          <w:numId w:val="294"/>
        </w:numPr>
      </w:pPr>
      <w:r w:rsidRPr="000D23D9">
        <w:t xml:space="preserve">Bids shall be evaluated </w:t>
      </w:r>
      <w:r w:rsidRPr="005C2B9F">
        <w:t xml:space="preserve">using </w:t>
      </w:r>
      <w:r w:rsidR="00780150">
        <w:t>Project</w:t>
      </w:r>
      <w:r w:rsidRPr="005C2B9F">
        <w:t xml:space="preserve"> Analysis</w:t>
      </w:r>
      <w:r w:rsidR="00780150">
        <w:t xml:space="preserve"> Sheet</w:t>
      </w:r>
      <w:r w:rsidR="00022F52">
        <w:t xml:space="preserve"> 02-04-</w:t>
      </w:r>
      <w:r w:rsidR="00780150">
        <w:t>20</w:t>
      </w:r>
      <w:r w:rsidRPr="005C2B9F">
        <w:t xml:space="preserve">, and benchmarked against the </w:t>
      </w:r>
      <w:r w:rsidR="00524818" w:rsidRPr="005C2B9F">
        <w:t>broken</w:t>
      </w:r>
      <w:r w:rsidR="00524818">
        <w:t>-down</w:t>
      </w:r>
      <w:r w:rsidRPr="005C2B9F">
        <w:t xml:space="preserve"> budget(s), and also each competitive</w:t>
      </w:r>
      <w:r>
        <w:t xml:space="preserve"> </w:t>
      </w:r>
      <w:r w:rsidR="00022F52">
        <w:t>b</w:t>
      </w:r>
      <w:r>
        <w:t>id received.</w:t>
      </w:r>
    </w:p>
    <w:p w14:paraId="5E8D82C0" w14:textId="7DC9E262" w:rsidR="0057300F" w:rsidRPr="000D23D9" w:rsidRDefault="0057300F" w:rsidP="00984A5C">
      <w:pPr>
        <w:pStyle w:val="ListParagraph"/>
        <w:numPr>
          <w:ilvl w:val="0"/>
          <w:numId w:val="294"/>
        </w:numPr>
      </w:pPr>
      <w:r>
        <w:t>Purpose is to identify and provide a competitive edge between bids, inclusions, and to the betterment and optimisation of margins.</w:t>
      </w:r>
      <w:r w:rsidRPr="00CD6E83">
        <w:t xml:space="preserve"> </w:t>
      </w:r>
      <w:r w:rsidRPr="000D23D9">
        <w:t xml:space="preserve"> </w:t>
      </w:r>
    </w:p>
    <w:p w14:paraId="75DDD58A" w14:textId="77777777" w:rsidR="0057300F" w:rsidRPr="000D23D9" w:rsidRDefault="0057300F" w:rsidP="00984A5C">
      <w:pPr>
        <w:rPr>
          <w:b/>
          <w:bCs/>
        </w:rPr>
      </w:pPr>
      <w:r w:rsidRPr="000D23D9">
        <w:rPr>
          <w:b/>
          <w:bCs/>
        </w:rPr>
        <w:t>b) Subcontract Placement</w:t>
      </w:r>
    </w:p>
    <w:p w14:paraId="5A560E82" w14:textId="77777777" w:rsidR="0057300F" w:rsidRPr="000D23D9" w:rsidRDefault="0057300F" w:rsidP="00984A5C">
      <w:pPr>
        <w:numPr>
          <w:ilvl w:val="0"/>
          <w:numId w:val="295"/>
        </w:numPr>
      </w:pPr>
      <w:r>
        <w:t xml:space="preserve">Sub-Contract Order </w:t>
      </w:r>
      <w:r w:rsidRPr="000D23D9">
        <w:t>shall be</w:t>
      </w:r>
      <w:r>
        <w:t xml:space="preserve"> prepared and</w:t>
      </w:r>
      <w:r w:rsidRPr="000D23D9">
        <w:t xml:space="preserve"> issued</w:t>
      </w:r>
      <w:r>
        <w:t xml:space="preserve"> on the below forms,</w:t>
      </w:r>
      <w:r w:rsidRPr="000D23D9">
        <w:t xml:space="preserve"> based on value thresholds: </w:t>
      </w:r>
    </w:p>
    <w:p w14:paraId="32778956" w14:textId="7BB38B0C" w:rsidR="0057300F" w:rsidRPr="00483D01" w:rsidRDefault="0057300F" w:rsidP="00984A5C">
      <w:pPr>
        <w:numPr>
          <w:ilvl w:val="1"/>
          <w:numId w:val="295"/>
        </w:numPr>
      </w:pPr>
      <w:r w:rsidRPr="000D23D9">
        <w:t xml:space="preserve">£0–£25k: </w:t>
      </w:r>
      <w:r>
        <w:t xml:space="preserve">Sub-Contract </w:t>
      </w:r>
      <w:r w:rsidRPr="000D23D9">
        <w:t>Purchase Order</w:t>
      </w:r>
      <w:r>
        <w:t xml:space="preserve">; </w:t>
      </w:r>
      <w:r w:rsidRPr="00EE7100">
        <w:t xml:space="preserve">At all times noting this does not negate the need to stipulate in the </w:t>
      </w:r>
      <w:r w:rsidR="009809F1">
        <w:t>o</w:t>
      </w:r>
      <w:r w:rsidRPr="00EE7100">
        <w:t>rder the; Scope of Works, Commencement &amp; Duration, Drawings, Documentation &amp; Specifications, and Pre-</w:t>
      </w:r>
      <w:r w:rsidRPr="00483D01">
        <w:t>let meeting minutes</w:t>
      </w:r>
    </w:p>
    <w:p w14:paraId="2EDC889A" w14:textId="7E1925C6" w:rsidR="0057300F" w:rsidRPr="00483D01" w:rsidRDefault="0057300F" w:rsidP="00984A5C">
      <w:pPr>
        <w:numPr>
          <w:ilvl w:val="1"/>
          <w:numId w:val="295"/>
        </w:numPr>
      </w:pPr>
      <w:r w:rsidRPr="00483D01">
        <w:t>£25k–£100k: 31a. Sub-Contract Agreement Form</w:t>
      </w:r>
      <w:r w:rsidR="00D03EA7">
        <w:t xml:space="preserve"> 02-04-32a</w:t>
      </w:r>
    </w:p>
    <w:p w14:paraId="5D71460C" w14:textId="6E54D3B2" w:rsidR="0057300F" w:rsidRPr="003B7900" w:rsidRDefault="0057300F" w:rsidP="00984A5C">
      <w:pPr>
        <w:numPr>
          <w:ilvl w:val="1"/>
          <w:numId w:val="295"/>
        </w:numPr>
      </w:pPr>
      <w:r w:rsidRPr="00483D01">
        <w:t>£100k+: 31b. Sub-</w:t>
      </w:r>
      <w:r w:rsidRPr="003B7900">
        <w:t>Contract Agreement Form</w:t>
      </w:r>
      <w:r w:rsidR="00D03EA7">
        <w:t xml:space="preserve"> 02-04-32b</w:t>
      </w:r>
    </w:p>
    <w:p w14:paraId="5D992CD9" w14:textId="771372F4" w:rsidR="0057300F" w:rsidRPr="003B7900" w:rsidRDefault="0057300F" w:rsidP="00984A5C">
      <w:pPr>
        <w:numPr>
          <w:ilvl w:val="0"/>
          <w:numId w:val="295"/>
        </w:numPr>
      </w:pPr>
      <w:r w:rsidRPr="003B7900">
        <w:t>The QS is to ensure that the details of the discussion are adequately recorded and reflected</w:t>
      </w:r>
      <w:r w:rsidR="00D83A68">
        <w:t xml:space="preserve"> in</w:t>
      </w:r>
      <w:r w:rsidRPr="003B7900">
        <w:t xml:space="preserve"> Subcontract Pre-Let Meeting Minutes</w:t>
      </w:r>
      <w:r w:rsidR="001641CE">
        <w:t xml:space="preserve"> 02-04-32</w:t>
      </w:r>
      <w:r w:rsidRPr="003B7900">
        <w:t>.</w:t>
      </w:r>
    </w:p>
    <w:p w14:paraId="585A6FA6" w14:textId="2377D412" w:rsidR="0057300F" w:rsidRDefault="0057300F" w:rsidP="00984A5C">
      <w:pPr>
        <w:numPr>
          <w:ilvl w:val="0"/>
          <w:numId w:val="295"/>
        </w:numPr>
      </w:pPr>
      <w:r w:rsidRPr="000D23D9">
        <w:t>Pre-let meetings must be conducted</w:t>
      </w:r>
      <w:r>
        <w:t xml:space="preserve">, </w:t>
      </w:r>
      <w:r w:rsidRPr="000D23D9">
        <w:t>documented</w:t>
      </w:r>
      <w:r>
        <w:t xml:space="preserve">, and included as a </w:t>
      </w:r>
      <w:r w:rsidR="00A6444A">
        <w:t>n</w:t>
      </w:r>
      <w:r>
        <w:t xml:space="preserve">umbered </w:t>
      </w:r>
      <w:r w:rsidR="00A6444A">
        <w:t>d</w:t>
      </w:r>
      <w:r>
        <w:t>ocument in all cases above</w:t>
      </w:r>
      <w:r w:rsidRPr="000D23D9">
        <w:t xml:space="preserve">. </w:t>
      </w:r>
    </w:p>
    <w:p w14:paraId="207A25F2" w14:textId="77777777" w:rsidR="0057300F" w:rsidRDefault="0057300F" w:rsidP="00984A5C">
      <w:pPr>
        <w:pStyle w:val="ListParagraph"/>
        <w:numPr>
          <w:ilvl w:val="0"/>
          <w:numId w:val="295"/>
        </w:numPr>
      </w:pPr>
      <w:r w:rsidRPr="00CD6E83">
        <w:t xml:space="preserve">The QS </w:t>
      </w:r>
      <w:r>
        <w:t xml:space="preserve">is </w:t>
      </w:r>
      <w:r w:rsidRPr="00CD6E83">
        <w:t>responsible for preparing the subcontract and all associated documentation.</w:t>
      </w:r>
    </w:p>
    <w:p w14:paraId="090E8B4F" w14:textId="77777777" w:rsidR="0057300F" w:rsidRDefault="0057300F" w:rsidP="00984A5C">
      <w:pPr>
        <w:pStyle w:val="ListParagraph"/>
      </w:pPr>
    </w:p>
    <w:p w14:paraId="0E0319BD" w14:textId="583BC71F" w:rsidR="0057300F" w:rsidRDefault="0057300F" w:rsidP="00984A5C">
      <w:pPr>
        <w:pStyle w:val="ListParagraph"/>
        <w:numPr>
          <w:ilvl w:val="0"/>
          <w:numId w:val="295"/>
        </w:numPr>
      </w:pPr>
      <w:r w:rsidRPr="00B2285B">
        <w:t>Once the Sub-Contract</w:t>
      </w:r>
      <w:r>
        <w:t xml:space="preserve"> Order</w:t>
      </w:r>
      <w:r w:rsidRPr="00B2285B">
        <w:t xml:space="preserve"> is drafted and pre-let held, the QS is to raise the Order on </w:t>
      </w:r>
      <w:r w:rsidR="009F5E02">
        <w:t>the accounts software</w:t>
      </w:r>
      <w:r w:rsidR="00B20761">
        <w:t xml:space="preserve"> </w:t>
      </w:r>
      <w:r w:rsidRPr="00B2285B">
        <w:t xml:space="preserve">and inform the </w:t>
      </w:r>
      <w:r w:rsidR="009F5E02">
        <w:t>Commercial Manager to seek approval</w:t>
      </w:r>
      <w:r>
        <w:t>.</w:t>
      </w:r>
    </w:p>
    <w:p w14:paraId="27FF1871" w14:textId="77777777" w:rsidR="0057300F" w:rsidRDefault="0057300F" w:rsidP="00984A5C">
      <w:pPr>
        <w:pStyle w:val="ListParagraph"/>
      </w:pPr>
    </w:p>
    <w:p w14:paraId="0059640C" w14:textId="77777777" w:rsidR="0057300F" w:rsidRDefault="0057300F" w:rsidP="00984A5C">
      <w:pPr>
        <w:pStyle w:val="ListParagraph"/>
        <w:numPr>
          <w:ilvl w:val="0"/>
          <w:numId w:val="295"/>
        </w:numPr>
      </w:pPr>
      <w:r>
        <w:t xml:space="preserve">When approved the QS is to PDF the Order and issue. </w:t>
      </w:r>
    </w:p>
    <w:p w14:paraId="005FCE4B" w14:textId="77777777" w:rsidR="0057300F" w:rsidRDefault="0057300F" w:rsidP="00984A5C">
      <w:pPr>
        <w:pStyle w:val="ListParagraph"/>
      </w:pPr>
    </w:p>
    <w:p w14:paraId="7679D3FC" w14:textId="0A40A7A0" w:rsidR="0057300F" w:rsidRDefault="0057300F" w:rsidP="00984A5C">
      <w:pPr>
        <w:pStyle w:val="ListParagraph"/>
        <w:numPr>
          <w:ilvl w:val="0"/>
          <w:numId w:val="295"/>
        </w:numPr>
      </w:pPr>
      <w:r>
        <w:t xml:space="preserve">The QS is to save the issued email on SharePoint in the relevant/ appropriate </w:t>
      </w:r>
      <w:r w:rsidR="00D83A68">
        <w:t xml:space="preserve">project </w:t>
      </w:r>
      <w:r>
        <w:t>folder</w:t>
      </w:r>
      <w:r w:rsidR="00D83A68">
        <w:t xml:space="preserve"> in location 04</w:t>
      </w:r>
      <w:r>
        <w:t>.</w:t>
      </w:r>
    </w:p>
    <w:p w14:paraId="3AC6505D" w14:textId="77777777" w:rsidR="0057300F" w:rsidRDefault="0057300F" w:rsidP="00984A5C">
      <w:pPr>
        <w:pStyle w:val="ListParagraph"/>
      </w:pPr>
    </w:p>
    <w:p w14:paraId="6505CE3C" w14:textId="7F93EAB7" w:rsidR="0057300F" w:rsidRDefault="0057300F" w:rsidP="00984A5C">
      <w:pPr>
        <w:pStyle w:val="ListParagraph"/>
        <w:numPr>
          <w:ilvl w:val="0"/>
          <w:numId w:val="295"/>
        </w:numPr>
      </w:pPr>
      <w:r>
        <w:t xml:space="preserve">Should a Sub-Contractor contest or amend our standard Sub-Contract Terms and Conditions, the QS is to inform the </w:t>
      </w:r>
      <w:r w:rsidR="00375CDF">
        <w:t>Commercial Manager</w:t>
      </w:r>
      <w:r>
        <w:t xml:space="preserve"> in the first instance for them to address. </w:t>
      </w:r>
    </w:p>
    <w:p w14:paraId="2AC5B475" w14:textId="77777777" w:rsidR="0057300F" w:rsidRDefault="0057300F" w:rsidP="00984A5C">
      <w:pPr>
        <w:pStyle w:val="ListParagraph"/>
      </w:pPr>
    </w:p>
    <w:p w14:paraId="7DA8AC1D" w14:textId="0138085F" w:rsidR="0057300F" w:rsidRDefault="0057300F" w:rsidP="00984A5C">
      <w:pPr>
        <w:pStyle w:val="ListParagraph"/>
        <w:numPr>
          <w:ilvl w:val="0"/>
          <w:numId w:val="295"/>
        </w:numPr>
        <w:rPr>
          <w:ins w:id="2" w:author="Kristian Mcclure" w:date="2026-06-25T21:28:00Z" w16du:dateUtc="2026-06-25T20:28:00Z"/>
        </w:rPr>
      </w:pPr>
      <w:r>
        <w:lastRenderedPageBreak/>
        <w:t xml:space="preserve">The Commercial Assistant is to add the Sub-Contractor and details onto the </w:t>
      </w:r>
      <w:r w:rsidRPr="00EB0C74">
        <w:t>combined Sub-Contract</w:t>
      </w:r>
      <w:r w:rsidR="00375CDF">
        <w:t xml:space="preserve"> </w:t>
      </w:r>
      <w:r w:rsidRPr="00EB0C74">
        <w:t>Tracker</w:t>
      </w:r>
      <w:r w:rsidR="00375CDF">
        <w:t xml:space="preserve"> 02-04-48</w:t>
      </w:r>
      <w:r w:rsidRPr="00EB0C74">
        <w:t xml:space="preserve"> and </w:t>
      </w:r>
      <w:r>
        <w:t xml:space="preserve">raise a </w:t>
      </w:r>
      <w:r w:rsidRPr="006954C5">
        <w:t xml:space="preserve">template CSA for </w:t>
      </w:r>
      <w:r>
        <w:t xml:space="preserve">Payment Certifications.  </w:t>
      </w:r>
    </w:p>
    <w:p w14:paraId="283E82E0" w14:textId="77777777" w:rsidR="00325A20" w:rsidRDefault="00325A20">
      <w:pPr>
        <w:pStyle w:val="ListParagraph"/>
        <w:rPr>
          <w:ins w:id="3" w:author="Kristian Mcclure" w:date="2026-06-25T21:28:00Z" w16du:dateUtc="2026-06-25T20:28:00Z"/>
        </w:rPr>
        <w:pPrChange w:id="4" w:author="Kristian Mcclure" w:date="2026-06-25T21:28:00Z" w16du:dateUtc="2026-06-25T20:28:00Z">
          <w:pPr>
            <w:pStyle w:val="ListParagraph"/>
            <w:numPr>
              <w:numId w:val="295"/>
            </w:numPr>
            <w:tabs>
              <w:tab w:val="num" w:pos="720"/>
            </w:tabs>
            <w:ind w:hanging="360"/>
          </w:pPr>
        </w:pPrChange>
      </w:pPr>
    </w:p>
    <w:p w14:paraId="09612B8A" w14:textId="77777777" w:rsidR="00325A20" w:rsidRDefault="00325A20" w:rsidP="00325A20">
      <w:pPr>
        <w:pStyle w:val="ListParagraph"/>
        <w:numPr>
          <w:ilvl w:val="0"/>
          <w:numId w:val="295"/>
        </w:numPr>
        <w:rPr>
          <w:ins w:id="5" w:author="Kristian Mcclure" w:date="2026-06-25T21:28:00Z" w16du:dateUtc="2026-06-25T20:28:00Z"/>
        </w:rPr>
      </w:pPr>
      <w:ins w:id="6" w:author="Kristian Mcclure" w:date="2026-06-25T21:28:00Z" w16du:dateUtc="2026-06-25T20:28:00Z">
        <w:r>
          <w:t xml:space="preserve">The QS is to ensure that a signed, unamended copy of the Sub-Contract is received from the Sub-Contractor prior to commencement of the works on site, and/ or prior to the first payment being made. </w:t>
        </w:r>
      </w:ins>
    </w:p>
    <w:p w14:paraId="6FCFF12C" w14:textId="77777777" w:rsidR="00325A20" w:rsidRDefault="00325A20" w:rsidP="00325A20">
      <w:pPr>
        <w:pStyle w:val="ListParagraph"/>
        <w:rPr>
          <w:ins w:id="7" w:author="Kristian Mcclure" w:date="2026-06-25T21:28:00Z" w16du:dateUtc="2026-06-25T20:28:00Z"/>
        </w:rPr>
      </w:pPr>
    </w:p>
    <w:p w14:paraId="17640CFD" w14:textId="77777777" w:rsidR="00325A20" w:rsidRDefault="00325A20" w:rsidP="00325A20">
      <w:pPr>
        <w:pStyle w:val="ListParagraph"/>
        <w:numPr>
          <w:ilvl w:val="0"/>
          <w:numId w:val="295"/>
        </w:numPr>
        <w:rPr>
          <w:ins w:id="8" w:author="Kristian Mcclure" w:date="2026-06-25T21:28:00Z" w16du:dateUtc="2026-06-25T20:28:00Z"/>
        </w:rPr>
      </w:pPr>
      <w:ins w:id="9" w:author="Kristian Mcclure" w:date="2026-06-25T21:28:00Z" w16du:dateUtc="2026-06-25T20:28:00Z">
        <w:r>
          <w:t xml:space="preserve">The QS is to ensure the signed copy of the Sub-Contract is saved on SharePoint in the relevant and required folder. </w:t>
        </w:r>
      </w:ins>
    </w:p>
    <w:p w14:paraId="284989F7" w14:textId="77777777" w:rsidR="00325A20" w:rsidRPr="000D23D9" w:rsidRDefault="00325A20">
      <w:pPr>
        <w:pStyle w:val="ListParagraph"/>
        <w:pPrChange w:id="10" w:author="Kristian Mcclure" w:date="2026-06-25T21:28:00Z" w16du:dateUtc="2026-06-25T20:28:00Z">
          <w:pPr>
            <w:pStyle w:val="ListParagraph"/>
            <w:numPr>
              <w:numId w:val="295"/>
            </w:numPr>
            <w:tabs>
              <w:tab w:val="num" w:pos="720"/>
            </w:tabs>
            <w:ind w:hanging="360"/>
          </w:pPr>
        </w:pPrChange>
      </w:pPr>
    </w:p>
    <w:p w14:paraId="4ADFDCE8" w14:textId="77777777" w:rsidR="0057300F" w:rsidRPr="000D23D9" w:rsidRDefault="0057300F" w:rsidP="00984A5C">
      <w:pPr>
        <w:rPr>
          <w:b/>
          <w:bCs/>
        </w:rPr>
      </w:pPr>
      <w:r w:rsidRPr="000D23D9">
        <w:rPr>
          <w:b/>
          <w:bCs/>
        </w:rPr>
        <w:t>c) Internal Group Companies</w:t>
      </w:r>
    </w:p>
    <w:p w14:paraId="092A7A3D" w14:textId="37838FF5" w:rsidR="0057300F" w:rsidRDefault="0057300F" w:rsidP="00984A5C">
      <w:pPr>
        <w:numPr>
          <w:ilvl w:val="0"/>
          <w:numId w:val="296"/>
        </w:numPr>
      </w:pPr>
      <w:r w:rsidRPr="007F507B">
        <w:t xml:space="preserve">Internal </w:t>
      </w:r>
      <w:r w:rsidR="00ED2E51" w:rsidRPr="005C300B">
        <w:rPr>
          <w:highlight w:val="red"/>
        </w:rPr>
        <w:t>COMPANY NAME</w:t>
      </w:r>
      <w:r w:rsidRPr="007F507B">
        <w:t xml:space="preserve"> Group Companies</w:t>
      </w:r>
      <w:r w:rsidR="00984A5C">
        <w:t xml:space="preserve"> orders</w:t>
      </w:r>
      <w:r w:rsidRPr="007F507B">
        <w:t>, regardless of value - are to be placed via the Sub-Contract Purchase Order</w:t>
      </w:r>
      <w:r>
        <w:t>.</w:t>
      </w:r>
    </w:p>
    <w:p w14:paraId="3DA0345A" w14:textId="2BFD36B0" w:rsidR="0057300F" w:rsidRDefault="0057300F" w:rsidP="00984A5C">
      <w:pPr>
        <w:numPr>
          <w:ilvl w:val="0"/>
          <w:numId w:val="296"/>
        </w:numPr>
      </w:pPr>
      <w:r w:rsidRPr="000F0BAB">
        <w:t xml:space="preserve">The above shall not diminish the requirement for the completing and issuing with the </w:t>
      </w:r>
      <w:r w:rsidR="00984A5C">
        <w:t>sub-contract order</w:t>
      </w:r>
      <w:r w:rsidRPr="000F0BAB">
        <w:t xml:space="preserve"> the </w:t>
      </w:r>
      <w:r w:rsidR="00984A5C">
        <w:t>s</w:t>
      </w:r>
      <w:r w:rsidRPr="000F0BAB">
        <w:t>cope of</w:t>
      </w:r>
      <w:r w:rsidR="00984A5C">
        <w:t xml:space="preserve"> w</w:t>
      </w:r>
      <w:r w:rsidRPr="000F0BAB">
        <w:t xml:space="preserve">orks, Commencement &amp; Duration, Drawings, Documentation &amp; Specifications, and Pre-let meeting minutes. </w:t>
      </w:r>
    </w:p>
    <w:p w14:paraId="46053165" w14:textId="7765E9D1" w:rsidR="0057300F" w:rsidRDefault="0057300F" w:rsidP="00984A5C">
      <w:pPr>
        <w:numPr>
          <w:ilvl w:val="0"/>
          <w:numId w:val="296"/>
        </w:numPr>
      </w:pPr>
      <w:r w:rsidRPr="000B73F5">
        <w:t xml:space="preserve">This is to ensure all parties are aligned as to requirements for the works and not to expose the other party to any </w:t>
      </w:r>
      <w:r w:rsidR="00984A5C">
        <w:t>b</w:t>
      </w:r>
      <w:r w:rsidRPr="000B73F5">
        <w:t xml:space="preserve">reach or </w:t>
      </w:r>
      <w:r w:rsidR="00984A5C">
        <w:t>d</w:t>
      </w:r>
      <w:r w:rsidRPr="000B73F5">
        <w:t xml:space="preserve">efault under the </w:t>
      </w:r>
      <w:r w:rsidR="00984A5C">
        <w:t>c</w:t>
      </w:r>
      <w:r w:rsidRPr="000B73F5">
        <w:t xml:space="preserve">ontract. </w:t>
      </w:r>
    </w:p>
    <w:p w14:paraId="5044BB38" w14:textId="3641B73C" w:rsidR="0057300F" w:rsidRDefault="0002379A" w:rsidP="00984A5C">
      <w:pPr>
        <w:numPr>
          <w:ilvl w:val="0"/>
          <w:numId w:val="296"/>
        </w:numPr>
      </w:pPr>
      <w:r>
        <w:t>In regard to</w:t>
      </w:r>
      <w:r w:rsidR="0057300F">
        <w:t xml:space="preserve"> valuations for Internal Group Companies. These are dealt with via </w:t>
      </w:r>
      <w:r w:rsidR="009865E2">
        <w:t>i</w:t>
      </w:r>
      <w:r w:rsidR="0057300F">
        <w:t>nvoic</w:t>
      </w:r>
      <w:r w:rsidR="009865E2">
        <w:t>es &amp; not applications</w:t>
      </w:r>
      <w:r w:rsidR="0057300F">
        <w:t xml:space="preserve">. </w:t>
      </w:r>
    </w:p>
    <w:p w14:paraId="77CF30C7" w14:textId="3DCBF9E5" w:rsidR="0057300F" w:rsidRPr="000D23D9" w:rsidRDefault="0057300F" w:rsidP="00984A5C">
      <w:pPr>
        <w:numPr>
          <w:ilvl w:val="0"/>
          <w:numId w:val="296"/>
        </w:numPr>
      </w:pPr>
      <w:r>
        <w:t xml:space="preserve">The project QS shall, prior to the project’s own claim for monies being submitted, liaise with the </w:t>
      </w:r>
      <w:r w:rsidR="00ED2E51" w:rsidRPr="005C300B">
        <w:rPr>
          <w:highlight w:val="red"/>
        </w:rPr>
        <w:t>COMPANY NAME</w:t>
      </w:r>
      <w:r>
        <w:t xml:space="preserve"> Group Company and gain an advanced copy of their invoice, </w:t>
      </w:r>
      <w:r w:rsidR="004E3E1C">
        <w:t>to</w:t>
      </w:r>
      <w:r>
        <w:t xml:space="preserve"> factor into the whole project interim claim.</w:t>
      </w:r>
    </w:p>
    <w:p w14:paraId="628F2F89" w14:textId="77777777" w:rsidR="0057300F" w:rsidRPr="000D23D9" w:rsidRDefault="0057300F" w:rsidP="00984A5C">
      <w:pPr>
        <w:rPr>
          <w:b/>
          <w:bCs/>
        </w:rPr>
      </w:pPr>
      <w:r w:rsidRPr="000D23D9">
        <w:rPr>
          <w:b/>
          <w:bCs/>
        </w:rPr>
        <w:t>d) Letters of Intent</w:t>
      </w:r>
    </w:p>
    <w:p w14:paraId="2A1F94AE" w14:textId="77777777" w:rsidR="0057300F" w:rsidRDefault="0057300F" w:rsidP="00984A5C">
      <w:pPr>
        <w:numPr>
          <w:ilvl w:val="0"/>
          <w:numId w:val="297"/>
        </w:numPr>
      </w:pPr>
      <w:r w:rsidRPr="000D23D9">
        <w:t xml:space="preserve">Only used in exceptional circumstances and must follow approval procedures. </w:t>
      </w:r>
    </w:p>
    <w:p w14:paraId="18979EFF" w14:textId="088385DE" w:rsidR="0057300F" w:rsidRPr="000D23D9" w:rsidRDefault="009865E2" w:rsidP="00984A5C">
      <w:pPr>
        <w:pStyle w:val="ListParagraph"/>
        <w:numPr>
          <w:ilvl w:val="0"/>
          <w:numId w:val="297"/>
        </w:numPr>
      </w:pPr>
      <w:r>
        <w:t xml:space="preserve">The </w:t>
      </w:r>
      <w:r w:rsidR="0057300F">
        <w:t>Letter of Intent</w:t>
      </w:r>
      <w:r>
        <w:t xml:space="preserve"> section of this document must be references</w:t>
      </w:r>
      <w:r w:rsidR="0057300F" w:rsidRPr="008A4432">
        <w:t xml:space="preserve">. </w:t>
      </w:r>
    </w:p>
    <w:p w14:paraId="7222DEFE" w14:textId="30380ACF" w:rsidR="0057300F" w:rsidRDefault="00000000" w:rsidP="0057300F">
      <w:pPr>
        <w:jc w:val="both"/>
      </w:pPr>
      <w:r>
        <w:rPr>
          <w:b/>
          <w:bCs/>
        </w:rPr>
        <w:pict w14:anchorId="5A815F76">
          <v:rect id="_x0000_i1030" style="width:0;height:1.5pt" o:hrstd="t" o:hr="t" fillcolor="#a0a0a0" stroked="f"/>
        </w:pict>
      </w:r>
    </w:p>
    <w:p w14:paraId="102D3BFC" w14:textId="1025B1B0" w:rsidR="00F52F6F" w:rsidRPr="000D23D9" w:rsidRDefault="00F52F6F" w:rsidP="0022397C">
      <w:pPr>
        <w:rPr>
          <w:b/>
          <w:bCs/>
        </w:rPr>
      </w:pPr>
      <w:r w:rsidRPr="000D23D9">
        <w:rPr>
          <w:b/>
          <w:bCs/>
        </w:rPr>
        <w:t>4.4 Upstream Account Management</w:t>
      </w:r>
    </w:p>
    <w:p w14:paraId="3262ECB1" w14:textId="0A76E47B" w:rsidR="00F52F6F" w:rsidRPr="000D23D9" w:rsidRDefault="00025822" w:rsidP="0022397C">
      <w:pPr>
        <w:rPr>
          <w:b/>
          <w:bCs/>
        </w:rPr>
      </w:pPr>
      <w:r>
        <w:rPr>
          <w:b/>
          <w:bCs/>
        </w:rPr>
        <w:t>4.4.1</w:t>
      </w:r>
      <w:r w:rsidR="00F52F6F" w:rsidRPr="000D23D9">
        <w:rPr>
          <w:b/>
          <w:bCs/>
        </w:rPr>
        <w:t xml:space="preserve"> Applications for Payment</w:t>
      </w:r>
      <w:r w:rsidR="00F52F6F">
        <w:rPr>
          <w:b/>
          <w:bCs/>
        </w:rPr>
        <w:t>/ Invoic</w:t>
      </w:r>
      <w:r w:rsidR="00015D6A">
        <w:rPr>
          <w:b/>
          <w:bCs/>
        </w:rPr>
        <w:t>ing</w:t>
      </w:r>
    </w:p>
    <w:p w14:paraId="181F1A58" w14:textId="77777777" w:rsidR="00F52F6F" w:rsidRPr="000D23D9" w:rsidRDefault="00F52F6F" w:rsidP="0022397C">
      <w:pPr>
        <w:numPr>
          <w:ilvl w:val="0"/>
          <w:numId w:val="298"/>
        </w:numPr>
      </w:pPr>
      <w:r w:rsidRPr="000D23D9">
        <w:t>Applications must be submitted</w:t>
      </w:r>
      <w:r>
        <w:t xml:space="preserve"> strictly</w:t>
      </w:r>
      <w:r w:rsidRPr="000D23D9">
        <w:t xml:space="preserve"> in accordance with contract deadlines</w:t>
      </w:r>
      <w:r>
        <w:t xml:space="preserve"> to the persons/ address noted in the contract</w:t>
      </w:r>
      <w:r w:rsidRPr="000D23D9">
        <w:t xml:space="preserve">. </w:t>
      </w:r>
    </w:p>
    <w:p w14:paraId="7C4265DA" w14:textId="77777777" w:rsidR="00F52F6F" w:rsidRPr="000D23D9" w:rsidRDefault="00F52F6F" w:rsidP="0022397C">
      <w:pPr>
        <w:numPr>
          <w:ilvl w:val="0"/>
          <w:numId w:val="298"/>
        </w:numPr>
      </w:pPr>
      <w:r w:rsidRPr="000D23D9">
        <w:t>All works,</w:t>
      </w:r>
      <w:r>
        <w:t xml:space="preserve"> preliminaries,</w:t>
      </w:r>
      <w:r w:rsidRPr="000D23D9">
        <w:t xml:space="preserve"> variations, and materials</w:t>
      </w:r>
      <w:r>
        <w:t xml:space="preserve"> (on &amp; off site)</w:t>
      </w:r>
      <w:r w:rsidRPr="000D23D9">
        <w:t xml:space="preserve"> must be included. </w:t>
      </w:r>
    </w:p>
    <w:p w14:paraId="1A4A4BC4" w14:textId="77777777" w:rsidR="00F52F6F" w:rsidRDefault="00F52F6F" w:rsidP="0022397C">
      <w:pPr>
        <w:numPr>
          <w:ilvl w:val="0"/>
          <w:numId w:val="298"/>
        </w:numPr>
      </w:pPr>
      <w:r w:rsidRPr="000D23D9">
        <w:lastRenderedPageBreak/>
        <w:t xml:space="preserve">Records must be maintained. </w:t>
      </w:r>
    </w:p>
    <w:p w14:paraId="2F496383" w14:textId="7B99FAB9" w:rsidR="00F52F6F" w:rsidRDefault="00F52F6F" w:rsidP="0022397C">
      <w:pPr>
        <w:numPr>
          <w:ilvl w:val="0"/>
          <w:numId w:val="298"/>
        </w:numPr>
      </w:pPr>
      <w:r>
        <w:t>Where</w:t>
      </w:r>
      <w:r w:rsidRPr="00DC4D9F">
        <w:t xml:space="preserve"> Invoices </w:t>
      </w:r>
      <w:r w:rsidRPr="00252C4A">
        <w:t>are required to entitlement payment, the QS is to ensure that Invoice Requests</w:t>
      </w:r>
      <w:r w:rsidR="00A3560C">
        <w:t xml:space="preserve"> 02-01-03 </w:t>
      </w:r>
      <w:r w:rsidRPr="00DC4D9F">
        <w:t xml:space="preserve">are submitted to </w:t>
      </w:r>
      <w:r w:rsidR="00A3560C">
        <w:t>a</w:t>
      </w:r>
      <w:r w:rsidRPr="00DC4D9F">
        <w:t xml:space="preserve">ccounts </w:t>
      </w:r>
      <w:r>
        <w:t xml:space="preserve">on </w:t>
      </w:r>
      <w:r w:rsidRPr="00DC4D9F">
        <w:t xml:space="preserve">time to ensure that </w:t>
      </w:r>
      <w:r w:rsidR="00A3560C">
        <w:t>i</w:t>
      </w:r>
      <w:r w:rsidRPr="00DC4D9F">
        <w:t>nvoices can be issued by the end of the month.</w:t>
      </w:r>
    </w:p>
    <w:p w14:paraId="2D7B731B" w14:textId="2EA726CB" w:rsidR="00F52F6F" w:rsidRPr="00082CBD" w:rsidRDefault="00F52F6F" w:rsidP="0022397C">
      <w:pPr>
        <w:numPr>
          <w:ilvl w:val="0"/>
          <w:numId w:val="298"/>
        </w:numPr>
      </w:pPr>
      <w:r w:rsidRPr="00082CBD">
        <w:t xml:space="preserve">Applications are to be raised on </w:t>
      </w:r>
      <w:r w:rsidR="00A3560C">
        <w:t>accounts software</w:t>
      </w:r>
      <w:r w:rsidR="00136AD2">
        <w:t xml:space="preserve"> with</w:t>
      </w:r>
      <w:r w:rsidRPr="00082CBD">
        <w:t xml:space="preserve"> the correct details and dates, and with the correct value claimed against the appropriate lines to generate the claimed value.</w:t>
      </w:r>
    </w:p>
    <w:p w14:paraId="73FB9677" w14:textId="4C87AEA8" w:rsidR="00F52F6F" w:rsidRPr="00D53A24" w:rsidRDefault="00F52F6F" w:rsidP="0022397C">
      <w:pPr>
        <w:numPr>
          <w:ilvl w:val="0"/>
          <w:numId w:val="298"/>
        </w:numPr>
      </w:pPr>
      <w:r w:rsidRPr="00D53A24">
        <w:t xml:space="preserve">Once complete, the QS is to PDF the </w:t>
      </w:r>
      <w:r w:rsidR="00532612">
        <w:t>s</w:t>
      </w:r>
      <w:r w:rsidRPr="00D53A24">
        <w:t xml:space="preserve">ummary and </w:t>
      </w:r>
      <w:r w:rsidR="00B176AD">
        <w:t>s</w:t>
      </w:r>
      <w:r w:rsidRPr="00D53A24">
        <w:t xml:space="preserve">chedule of the </w:t>
      </w:r>
      <w:r w:rsidR="00B176AD">
        <w:t>a</w:t>
      </w:r>
      <w:r w:rsidRPr="00D53A24">
        <w:t xml:space="preserve">pplication for </w:t>
      </w:r>
      <w:r w:rsidR="00B176AD">
        <w:t>p</w:t>
      </w:r>
      <w:r w:rsidRPr="00D53A24">
        <w:t xml:space="preserve">ayment from </w:t>
      </w:r>
      <w:r w:rsidR="00B176AD">
        <w:t xml:space="preserve">accounts </w:t>
      </w:r>
      <w:r w:rsidR="0002379A">
        <w:t>software</w:t>
      </w:r>
      <w:r w:rsidR="0002379A" w:rsidRPr="00D53A24">
        <w:t xml:space="preserve"> and</w:t>
      </w:r>
      <w:r w:rsidRPr="00D53A24">
        <w:t xml:space="preserve"> submit this to the applicable </w:t>
      </w:r>
      <w:r w:rsidR="0022397C">
        <w:t>c</w:t>
      </w:r>
      <w:r w:rsidRPr="00D53A24">
        <w:t>ontractual person or email address, along with any basis and calculation used.</w:t>
      </w:r>
    </w:p>
    <w:p w14:paraId="15C85443" w14:textId="5AFEC1F9" w:rsidR="00F52F6F" w:rsidRDefault="00F52F6F" w:rsidP="0022397C">
      <w:pPr>
        <w:numPr>
          <w:ilvl w:val="0"/>
          <w:numId w:val="298"/>
        </w:numPr>
        <w:rPr>
          <w:ins w:id="11" w:author="Kristian Mcclure" w:date="2026-06-25T21:29:00Z" w16du:dateUtc="2026-06-25T20:29:00Z"/>
        </w:rPr>
      </w:pPr>
      <w:r w:rsidRPr="000E79DA">
        <w:t xml:space="preserve">All </w:t>
      </w:r>
      <w:r w:rsidR="0022397C">
        <w:t>i</w:t>
      </w:r>
      <w:r w:rsidRPr="000E79DA">
        <w:t xml:space="preserve">nvoice </w:t>
      </w:r>
      <w:r w:rsidR="0022397C">
        <w:t>r</w:t>
      </w:r>
      <w:r w:rsidRPr="000E79DA">
        <w:t xml:space="preserve">equests and </w:t>
      </w:r>
      <w:r w:rsidR="0022397C">
        <w:t>s</w:t>
      </w:r>
      <w:r w:rsidRPr="000E79DA">
        <w:t xml:space="preserve">ubmission correspondence are to </w:t>
      </w:r>
      <w:r w:rsidR="0002379A">
        <w:t xml:space="preserve">be </w:t>
      </w:r>
      <w:r w:rsidRPr="000E79DA">
        <w:t xml:space="preserve">saved in the appropriate folder within the project </w:t>
      </w:r>
      <w:r w:rsidR="0022397C">
        <w:t xml:space="preserve">folder on </w:t>
      </w:r>
      <w:r w:rsidRPr="000E79DA">
        <w:t>Share</w:t>
      </w:r>
      <w:r>
        <w:t>P</w:t>
      </w:r>
      <w:r w:rsidRPr="000E79DA">
        <w:t>oint.</w:t>
      </w:r>
    </w:p>
    <w:p w14:paraId="15DD410D" w14:textId="77777777" w:rsidR="00325A20" w:rsidRDefault="00325A20" w:rsidP="00325A20">
      <w:pPr>
        <w:numPr>
          <w:ilvl w:val="0"/>
          <w:numId w:val="298"/>
        </w:numPr>
        <w:rPr>
          <w:ins w:id="12" w:author="Kristian Mcclure" w:date="2026-06-25T21:29:00Z" w16du:dateUtc="2026-06-25T20:29:00Z"/>
        </w:rPr>
      </w:pPr>
      <w:ins w:id="13" w:author="Kristian Mcclure" w:date="2026-06-25T21:29:00Z" w16du:dateUtc="2026-06-25T20:29:00Z">
        <w:r>
          <w:t>Where Applications are the mechanism to claims monies, the QS is to note that any project Final Account Statement signed and issued to the Client is to be applied through Construction Manager to the Final Account Value so that the system does not recognise any undue debt balance on the project.</w:t>
        </w:r>
      </w:ins>
    </w:p>
    <w:p w14:paraId="4E4B52A3" w14:textId="77777777" w:rsidR="00325A20" w:rsidRPr="000E79DA" w:rsidRDefault="00325A20">
      <w:pPr>
        <w:ind w:left="720"/>
        <w:pPrChange w:id="14" w:author="Kristian Mcclure" w:date="2026-06-25T21:29:00Z" w16du:dateUtc="2026-06-25T20:29:00Z">
          <w:pPr>
            <w:numPr>
              <w:numId w:val="298"/>
            </w:numPr>
            <w:tabs>
              <w:tab w:val="num" w:pos="720"/>
            </w:tabs>
            <w:ind w:left="720" w:hanging="360"/>
          </w:pPr>
        </w:pPrChange>
      </w:pPr>
    </w:p>
    <w:p w14:paraId="415539B9" w14:textId="640722C0" w:rsidR="00F52F6F" w:rsidRPr="000D23D9" w:rsidRDefault="00025822" w:rsidP="0022397C">
      <w:pPr>
        <w:rPr>
          <w:b/>
          <w:bCs/>
        </w:rPr>
      </w:pPr>
      <w:r>
        <w:rPr>
          <w:b/>
          <w:bCs/>
        </w:rPr>
        <w:t>4.4.2</w:t>
      </w:r>
      <w:r w:rsidR="00F52F6F" w:rsidRPr="000D23D9">
        <w:rPr>
          <w:b/>
          <w:bCs/>
        </w:rPr>
        <w:t xml:space="preserve"> Payment Certification</w:t>
      </w:r>
    </w:p>
    <w:p w14:paraId="7D944E90" w14:textId="77777777" w:rsidR="00F52F6F" w:rsidRPr="000D23D9" w:rsidRDefault="00F52F6F" w:rsidP="0022397C">
      <w:pPr>
        <w:numPr>
          <w:ilvl w:val="0"/>
          <w:numId w:val="299"/>
        </w:numPr>
      </w:pPr>
      <w:r w:rsidRPr="000D23D9">
        <w:t xml:space="preserve">The QS shall: </w:t>
      </w:r>
    </w:p>
    <w:p w14:paraId="3D96DAC8" w14:textId="77777777" w:rsidR="00F52F6F" w:rsidRDefault="00F52F6F" w:rsidP="0022397C">
      <w:pPr>
        <w:numPr>
          <w:ilvl w:val="1"/>
          <w:numId w:val="299"/>
        </w:numPr>
      </w:pPr>
      <w:r w:rsidRPr="000D23D9">
        <w:t xml:space="preserve">Review client certificates </w:t>
      </w:r>
    </w:p>
    <w:p w14:paraId="5F53F6DB" w14:textId="5D4A0415" w:rsidR="00F52F6F" w:rsidRPr="000D23D9" w:rsidRDefault="00F52F6F" w:rsidP="0022397C">
      <w:pPr>
        <w:numPr>
          <w:ilvl w:val="1"/>
          <w:numId w:val="299"/>
        </w:numPr>
      </w:pPr>
      <w:r>
        <w:t xml:space="preserve">Ensure these are received on time from the </w:t>
      </w:r>
      <w:r w:rsidR="0022397C">
        <w:t>c</w:t>
      </w:r>
      <w:r>
        <w:t>lient</w:t>
      </w:r>
    </w:p>
    <w:p w14:paraId="33322559" w14:textId="77777777" w:rsidR="00F52F6F" w:rsidRPr="000D23D9" w:rsidRDefault="00F52F6F" w:rsidP="0022397C">
      <w:pPr>
        <w:numPr>
          <w:ilvl w:val="1"/>
          <w:numId w:val="299"/>
        </w:numPr>
      </w:pPr>
      <w:r w:rsidRPr="000D23D9">
        <w:t xml:space="preserve">Challenge discrepancies </w:t>
      </w:r>
    </w:p>
    <w:p w14:paraId="25CF8F7D" w14:textId="77777777" w:rsidR="00F52F6F" w:rsidRPr="000D23D9" w:rsidRDefault="00F52F6F" w:rsidP="0022397C">
      <w:pPr>
        <w:numPr>
          <w:ilvl w:val="1"/>
          <w:numId w:val="299"/>
        </w:numPr>
      </w:pPr>
      <w:r w:rsidRPr="000D23D9">
        <w:t xml:space="preserve">Monitor payment timelines </w:t>
      </w:r>
      <w:r>
        <w:t>and prompt payments</w:t>
      </w:r>
    </w:p>
    <w:p w14:paraId="26C0852E" w14:textId="77777777" w:rsidR="00F52F6F" w:rsidRDefault="00F52F6F" w:rsidP="0022397C">
      <w:pPr>
        <w:numPr>
          <w:ilvl w:val="1"/>
          <w:numId w:val="299"/>
        </w:numPr>
      </w:pPr>
      <w:r w:rsidRPr="000D23D9">
        <w:t>Escalate risks</w:t>
      </w:r>
      <w:r>
        <w:t xml:space="preserve"> to payment and valuation</w:t>
      </w:r>
      <w:r w:rsidRPr="000D23D9">
        <w:t xml:space="preserve"> where necessary </w:t>
      </w:r>
    </w:p>
    <w:p w14:paraId="19621E32" w14:textId="6139E75B" w:rsidR="00372D43" w:rsidRDefault="00F52F6F" w:rsidP="00372D43">
      <w:pPr>
        <w:pStyle w:val="ListParagraph"/>
        <w:numPr>
          <w:ilvl w:val="0"/>
          <w:numId w:val="299"/>
        </w:numPr>
      </w:pPr>
      <w:r w:rsidRPr="007F4F6A">
        <w:t xml:space="preserve">Prompt payment and the monitoring of this is critical as under </w:t>
      </w:r>
      <w:r w:rsidR="002A7AE6">
        <w:t>our</w:t>
      </w:r>
      <w:r w:rsidRPr="007F4F6A">
        <w:t xml:space="preserve"> </w:t>
      </w:r>
      <w:r w:rsidR="0022397C">
        <w:t>c</w:t>
      </w:r>
      <w:r w:rsidRPr="007F4F6A">
        <w:t xml:space="preserve">redit </w:t>
      </w:r>
      <w:r w:rsidR="002A7AE6">
        <w:t>i</w:t>
      </w:r>
      <w:r w:rsidRPr="007F4F6A">
        <w:t xml:space="preserve">nsurance </w:t>
      </w:r>
      <w:r w:rsidR="002A7AE6">
        <w:t xml:space="preserve">policy </w:t>
      </w:r>
      <w:r w:rsidRPr="007F4F6A">
        <w:t xml:space="preserve">there are actions that </w:t>
      </w:r>
      <w:r w:rsidR="004669A7">
        <w:t xml:space="preserve">we </w:t>
      </w:r>
      <w:r w:rsidRPr="007F4F6A">
        <w:t xml:space="preserve">are required </w:t>
      </w:r>
      <w:r w:rsidR="004669A7" w:rsidRPr="007F4F6A">
        <w:t>to</w:t>
      </w:r>
      <w:r w:rsidRPr="007F4F6A">
        <w:t xml:space="preserve"> comply with.</w:t>
      </w:r>
      <w:del w:id="15" w:author="Kristian Mcclure" w:date="2026-06-25T22:27:00Z" w16du:dateUtc="2026-06-25T21:27:00Z">
        <w:r w:rsidRPr="007F4F6A" w:rsidDel="00372D43">
          <w:delText xml:space="preserve"> </w:delText>
        </w:r>
      </w:del>
    </w:p>
    <w:p w14:paraId="65BFCDF5" w14:textId="77777777" w:rsidR="00264D46" w:rsidRPr="007F4F6A" w:rsidRDefault="00264D46" w:rsidP="00264D46">
      <w:pPr>
        <w:pStyle w:val="ListParagraph"/>
      </w:pPr>
    </w:p>
    <w:p w14:paraId="260FD19C" w14:textId="1F18FE41" w:rsidR="00F52F6F" w:rsidRPr="007F4F6A" w:rsidRDefault="00372D43" w:rsidP="00264D46">
      <w:pPr>
        <w:pStyle w:val="ListParagraph"/>
        <w:numPr>
          <w:ilvl w:val="0"/>
          <w:numId w:val="299"/>
        </w:numPr>
      </w:pPr>
      <w:ins w:id="16" w:author="Kristian Mcclure" w:date="2026-06-25T22:28:00Z" w16du:dateUtc="2026-06-25T21:28:00Z">
        <w:r>
          <w:t xml:space="preserve">Extended and/ or </w:t>
        </w:r>
      </w:ins>
      <w:del w:id="17" w:author="Kristian Mcclure" w:date="2026-06-25T22:28:00Z" w16du:dateUtc="2026-06-25T21:28:00Z">
        <w:r w:rsidR="00F52F6F" w:rsidRPr="007F4F6A" w:rsidDel="00372D43">
          <w:delText>R</w:delText>
        </w:r>
      </w:del>
      <w:ins w:id="18" w:author="Kristian Mcclure" w:date="2026-06-25T22:28:00Z" w16du:dateUtc="2026-06-25T21:28:00Z">
        <w:r>
          <w:t>r</w:t>
        </w:r>
      </w:ins>
      <w:r w:rsidR="00F52F6F" w:rsidRPr="007F4F6A">
        <w:t xml:space="preserve">epeated defaults in </w:t>
      </w:r>
      <w:del w:id="19" w:author="Kristian Mcclure" w:date="2026-06-25T22:29:00Z" w16du:dateUtc="2026-06-25T21:29:00Z">
        <w:r w:rsidR="00F52F6F" w:rsidRPr="007F4F6A" w:rsidDel="00372D43">
          <w:delText xml:space="preserve">either </w:delText>
        </w:r>
      </w:del>
      <w:r w:rsidR="00264D46">
        <w:t>c</w:t>
      </w:r>
      <w:r w:rsidR="00F52F6F" w:rsidRPr="007F4F6A">
        <w:t>ertifications and</w:t>
      </w:r>
      <w:ins w:id="20" w:author="Kristian Mcclure" w:date="2026-06-25T22:29:00Z" w16du:dateUtc="2026-06-25T21:29:00Z">
        <w:r>
          <w:t xml:space="preserve"> especially</w:t>
        </w:r>
      </w:ins>
      <w:del w:id="21" w:author="Kristian Mcclure" w:date="2026-06-25T22:29:00Z" w16du:dateUtc="2026-06-25T21:29:00Z">
        <w:r w:rsidR="00F52F6F" w:rsidRPr="007F4F6A" w:rsidDel="00372D43">
          <w:delText>/or</w:delText>
        </w:r>
      </w:del>
      <w:r w:rsidR="00F52F6F" w:rsidRPr="007F4F6A">
        <w:t xml:space="preserve"> </w:t>
      </w:r>
      <w:r w:rsidR="00264D46">
        <w:t>p</w:t>
      </w:r>
      <w:r w:rsidR="00F52F6F" w:rsidRPr="007F4F6A">
        <w:t xml:space="preserve">ayment will require internal discussion </w:t>
      </w:r>
      <w:ins w:id="22" w:author="Kristian Mcclure" w:date="2026-06-25T22:29:00Z" w16du:dateUtc="2026-06-25T21:29:00Z">
        <w:r>
          <w:t>with the Commercial Mana</w:t>
        </w:r>
      </w:ins>
      <w:ins w:id="23" w:author="Kristian Mcclure" w:date="2026-06-25T22:30:00Z" w16du:dateUtc="2026-06-25T21:30:00Z">
        <w:r>
          <w:t xml:space="preserve">ger and Directors </w:t>
        </w:r>
      </w:ins>
      <w:del w:id="24" w:author="Kristian Mcclure" w:date="2026-06-25T22:30:00Z" w16du:dateUtc="2026-06-25T21:30:00Z">
        <w:r w:rsidR="00F52F6F" w:rsidRPr="007F4F6A" w:rsidDel="00372D43">
          <w:delText>and</w:delText>
        </w:r>
      </w:del>
      <w:ins w:id="25" w:author="Kristian Mcclure" w:date="2026-06-25T22:30:00Z" w16du:dateUtc="2026-06-25T21:30:00Z">
        <w:r>
          <w:t>for</w:t>
        </w:r>
      </w:ins>
      <w:r w:rsidR="00F52F6F" w:rsidRPr="007F4F6A">
        <w:t xml:space="preserve"> considerations as to escalation measures the business may choose to adopt</w:t>
      </w:r>
      <w:ins w:id="26" w:author="Kristian Mcclure" w:date="2026-06-25T22:30:00Z" w16du:dateUtc="2026-06-25T21:30:00Z">
        <w:r>
          <w:t xml:space="preserve"> and/ or the exercising of Cont</w:t>
        </w:r>
      </w:ins>
      <w:ins w:id="27" w:author="Kristian Mcclure" w:date="2026-06-25T22:31:00Z" w16du:dateUtc="2026-06-25T21:31:00Z">
        <w:r>
          <w:t>ractually entitled mechanisms</w:t>
        </w:r>
      </w:ins>
      <w:ins w:id="28" w:author="Kristian Mcclure" w:date="2026-06-25T22:28:00Z" w16du:dateUtc="2026-06-25T21:28:00Z">
        <w:r>
          <w:t xml:space="preserve"> i.e. issuing of Suspension Notices where relevant &amp; </w:t>
        </w:r>
      </w:ins>
      <w:ins w:id="29" w:author="Kristian Mcclure" w:date="2026-06-25T22:29:00Z" w16du:dateUtc="2026-06-25T21:29:00Z">
        <w:r>
          <w:t>applicable</w:t>
        </w:r>
      </w:ins>
      <w:ins w:id="30" w:author="Kristian Mcclure" w:date="2026-06-25T22:28:00Z" w16du:dateUtc="2026-06-25T21:28:00Z">
        <w:r>
          <w:t xml:space="preserve"> etc</w:t>
        </w:r>
      </w:ins>
      <w:r w:rsidR="00F52F6F" w:rsidRPr="007F4F6A">
        <w:t xml:space="preserve">. </w:t>
      </w:r>
    </w:p>
    <w:p w14:paraId="47E90C89" w14:textId="4CCF2E78" w:rsidR="00F52F6F" w:rsidRPr="000D23D9" w:rsidRDefault="00025822" w:rsidP="0022397C">
      <w:pPr>
        <w:rPr>
          <w:b/>
          <w:bCs/>
        </w:rPr>
      </w:pPr>
      <w:r>
        <w:rPr>
          <w:b/>
          <w:bCs/>
        </w:rPr>
        <w:t>4.4.3</w:t>
      </w:r>
      <w:r w:rsidR="00F52F6F" w:rsidRPr="000D23D9">
        <w:rPr>
          <w:b/>
          <w:bCs/>
        </w:rPr>
        <w:t xml:space="preserve"> Variations</w:t>
      </w:r>
      <w:r w:rsidR="009C15B0">
        <w:rPr>
          <w:b/>
          <w:bCs/>
        </w:rPr>
        <w:t xml:space="preserve"> / Change Management</w:t>
      </w:r>
    </w:p>
    <w:p w14:paraId="5292CCD1" w14:textId="77777777" w:rsidR="00F52F6F" w:rsidRPr="000D23D9" w:rsidRDefault="00F52F6F" w:rsidP="0022397C">
      <w:pPr>
        <w:numPr>
          <w:ilvl w:val="0"/>
          <w:numId w:val="300"/>
        </w:numPr>
      </w:pPr>
      <w:r w:rsidRPr="000D23D9">
        <w:lastRenderedPageBreak/>
        <w:t xml:space="preserve">All changes must be: </w:t>
      </w:r>
    </w:p>
    <w:p w14:paraId="64C86117" w14:textId="77777777" w:rsidR="00F52F6F" w:rsidRPr="000D23D9" w:rsidRDefault="00F52F6F" w:rsidP="0022397C">
      <w:pPr>
        <w:numPr>
          <w:ilvl w:val="1"/>
          <w:numId w:val="300"/>
        </w:numPr>
      </w:pPr>
      <w:r w:rsidRPr="000D23D9">
        <w:t xml:space="preserve">Properly valued </w:t>
      </w:r>
    </w:p>
    <w:p w14:paraId="76419029" w14:textId="77777777" w:rsidR="00F52F6F" w:rsidRPr="000D23D9" w:rsidRDefault="00F52F6F" w:rsidP="0022397C">
      <w:pPr>
        <w:numPr>
          <w:ilvl w:val="1"/>
          <w:numId w:val="300"/>
        </w:numPr>
      </w:pPr>
      <w:r w:rsidRPr="000D23D9">
        <w:t xml:space="preserve">Documented </w:t>
      </w:r>
    </w:p>
    <w:p w14:paraId="4C4468CF" w14:textId="5F3C3E4B" w:rsidR="00F52F6F" w:rsidRPr="000D23D9" w:rsidRDefault="00F52F6F" w:rsidP="0022397C">
      <w:pPr>
        <w:numPr>
          <w:ilvl w:val="1"/>
          <w:numId w:val="300"/>
        </w:numPr>
      </w:pPr>
      <w:r>
        <w:t xml:space="preserve">Notified and </w:t>
      </w:r>
      <w:r w:rsidR="004669A7">
        <w:t>s</w:t>
      </w:r>
      <w:r w:rsidRPr="000D23D9">
        <w:t xml:space="preserve">ubmitted in line with contract requirements </w:t>
      </w:r>
    </w:p>
    <w:p w14:paraId="7775A709" w14:textId="77777777" w:rsidR="00F52F6F" w:rsidRDefault="00F52F6F" w:rsidP="0022397C">
      <w:pPr>
        <w:numPr>
          <w:ilvl w:val="0"/>
          <w:numId w:val="300"/>
        </w:numPr>
      </w:pPr>
      <w:r w:rsidRPr="000D23D9">
        <w:t>No work shall proceed without formal instruction</w:t>
      </w:r>
      <w:r>
        <w:t xml:space="preserve"> and prior agreement on value</w:t>
      </w:r>
      <w:r w:rsidRPr="000D23D9">
        <w:t xml:space="preserve">. </w:t>
      </w:r>
    </w:p>
    <w:p w14:paraId="7795FC4D" w14:textId="4A25E330" w:rsidR="00F52F6F" w:rsidRDefault="00F52F6F" w:rsidP="0022397C">
      <w:pPr>
        <w:numPr>
          <w:ilvl w:val="0"/>
          <w:numId w:val="300"/>
        </w:numPr>
      </w:pPr>
      <w:r>
        <w:t>Reference is</w:t>
      </w:r>
      <w:r w:rsidRPr="00B12636">
        <w:t xml:space="preserve"> to</w:t>
      </w:r>
      <w:r>
        <w:t xml:space="preserve"> be made </w:t>
      </w:r>
      <w:r w:rsidRPr="00EC43DA">
        <w:t>to</w:t>
      </w:r>
      <w:r w:rsidRPr="00EC43DA">
        <w:rPr>
          <w:b/>
          <w:bCs/>
        </w:rPr>
        <w:t xml:space="preserve"> </w:t>
      </w:r>
      <w:r>
        <w:rPr>
          <w:b/>
          <w:bCs/>
        </w:rPr>
        <w:t>Change Management Procedure</w:t>
      </w:r>
      <w:r w:rsidR="008E5A4F">
        <w:rPr>
          <w:b/>
          <w:bCs/>
        </w:rPr>
        <w:t xml:space="preserve"> as detailed </w:t>
      </w:r>
      <w:r w:rsidR="008E5A4F">
        <w:t>within this procedure</w:t>
      </w:r>
      <w:r w:rsidRPr="00EC43DA">
        <w:rPr>
          <w:b/>
          <w:bCs/>
        </w:rPr>
        <w:t xml:space="preserve"> </w:t>
      </w:r>
      <w:r w:rsidRPr="00B12636">
        <w:t>for further</w:t>
      </w:r>
      <w:r>
        <w:t xml:space="preserve"> </w:t>
      </w:r>
      <w:r w:rsidRPr="00B12636">
        <w:t>guidance.</w:t>
      </w:r>
    </w:p>
    <w:p w14:paraId="7AC53D7C" w14:textId="4CCF1E38" w:rsidR="00606E6A" w:rsidRDefault="00F52F6F" w:rsidP="00606E6A">
      <w:pPr>
        <w:pStyle w:val="ListParagraph"/>
        <w:numPr>
          <w:ilvl w:val="0"/>
          <w:numId w:val="300"/>
        </w:numPr>
      </w:pPr>
      <w:r w:rsidRPr="00792628">
        <w:t xml:space="preserve">Subject to the type and form of </w:t>
      </w:r>
      <w:r w:rsidR="00606E6A">
        <w:t>c</w:t>
      </w:r>
      <w:r w:rsidRPr="00792628">
        <w:t xml:space="preserve">ontract, the QS shall adhere to the utilising of the following documents; </w:t>
      </w:r>
    </w:p>
    <w:p w14:paraId="5D0E0504" w14:textId="77777777" w:rsidR="00E246CC" w:rsidRPr="00792628" w:rsidRDefault="00E246CC" w:rsidP="00E246CC">
      <w:pPr>
        <w:pStyle w:val="ListParagraph"/>
      </w:pPr>
    </w:p>
    <w:p w14:paraId="3B3D0E9D" w14:textId="77777777" w:rsidR="00F52F6F" w:rsidRPr="0094731D" w:rsidRDefault="00F52F6F" w:rsidP="0022397C">
      <w:pPr>
        <w:pStyle w:val="ListParagraph"/>
        <w:numPr>
          <w:ilvl w:val="1"/>
          <w:numId w:val="300"/>
        </w:numPr>
        <w:rPr>
          <w:i/>
          <w:iCs/>
          <w:u w:val="single"/>
        </w:rPr>
      </w:pPr>
      <w:r w:rsidRPr="0094731D">
        <w:rPr>
          <w:i/>
          <w:iCs/>
          <w:u w:val="single"/>
        </w:rPr>
        <w:t>Sub-Contract Form</w:t>
      </w:r>
    </w:p>
    <w:p w14:paraId="30666784" w14:textId="0F356AC8" w:rsidR="00F52F6F" w:rsidRDefault="00F52F6F" w:rsidP="0022397C">
      <w:pPr>
        <w:pStyle w:val="ListParagraph"/>
        <w:ind w:left="1440"/>
      </w:pPr>
      <w:r w:rsidRPr="0094731D">
        <w:t xml:space="preserve">Where a </w:t>
      </w:r>
      <w:r w:rsidR="00E246CC">
        <w:t>s</w:t>
      </w:r>
      <w:r w:rsidRPr="0094731D">
        <w:t>ub-</w:t>
      </w:r>
      <w:r w:rsidR="00E246CC">
        <w:t>c</w:t>
      </w:r>
      <w:r w:rsidRPr="0094731D">
        <w:t xml:space="preserve">ontract is in place, the QS shall, in the event of the </w:t>
      </w:r>
      <w:r w:rsidR="00E246CC">
        <w:t>v</w:t>
      </w:r>
      <w:r w:rsidRPr="0094731D">
        <w:t xml:space="preserve">ariation, populate the company standard </w:t>
      </w:r>
      <w:r w:rsidRPr="00C94CF0">
        <w:t xml:space="preserve">Variation </w:t>
      </w:r>
      <w:r w:rsidR="00E246CC">
        <w:t>Template 02-04-30</w:t>
      </w:r>
      <w:r w:rsidRPr="00C94CF0">
        <w:t xml:space="preserve">, </w:t>
      </w:r>
      <w:r w:rsidRPr="0094731D">
        <w:t xml:space="preserve">ensuring all details are correct, and once complete and signed off where required, PDF the cover sheet and detailed breakdown page, and submit to the </w:t>
      </w:r>
      <w:r w:rsidR="00E246CC">
        <w:t>c</w:t>
      </w:r>
      <w:r w:rsidRPr="0094731D">
        <w:t xml:space="preserve">lient. </w:t>
      </w:r>
    </w:p>
    <w:p w14:paraId="639DFB8F" w14:textId="77777777" w:rsidR="00F52F6F" w:rsidRPr="00E12905" w:rsidRDefault="00F52F6F" w:rsidP="0022397C">
      <w:pPr>
        <w:pStyle w:val="ListParagraph"/>
        <w:ind w:left="1440"/>
      </w:pPr>
    </w:p>
    <w:p w14:paraId="3EC8772A" w14:textId="77777777" w:rsidR="00F52F6F" w:rsidRPr="00E12905" w:rsidRDefault="00F52F6F" w:rsidP="0022397C">
      <w:pPr>
        <w:pStyle w:val="ListParagraph"/>
        <w:numPr>
          <w:ilvl w:val="1"/>
          <w:numId w:val="300"/>
        </w:numPr>
        <w:rPr>
          <w:i/>
          <w:iCs/>
          <w:u w:val="single"/>
        </w:rPr>
      </w:pPr>
      <w:r w:rsidRPr="00E12905">
        <w:rPr>
          <w:i/>
          <w:iCs/>
          <w:u w:val="single"/>
        </w:rPr>
        <w:t>Purchase Order Form</w:t>
      </w:r>
    </w:p>
    <w:p w14:paraId="2B905469" w14:textId="63EA45D9" w:rsidR="00F52F6F" w:rsidRPr="00E12905" w:rsidRDefault="00F52F6F" w:rsidP="0022397C">
      <w:pPr>
        <w:pStyle w:val="ListParagraph"/>
        <w:ind w:left="1440"/>
      </w:pPr>
      <w:r w:rsidRPr="00E12905">
        <w:t xml:space="preserve">Where a </w:t>
      </w:r>
      <w:r w:rsidR="00E246CC">
        <w:t>p</w:t>
      </w:r>
      <w:r w:rsidRPr="00E12905">
        <w:t xml:space="preserve">urchase </w:t>
      </w:r>
      <w:r w:rsidR="00217311">
        <w:t>o</w:t>
      </w:r>
      <w:r w:rsidRPr="00E12905">
        <w:t xml:space="preserve">rder is in place, that contains no </w:t>
      </w:r>
      <w:r w:rsidR="00217311">
        <w:t>m</w:t>
      </w:r>
      <w:r w:rsidRPr="00E12905">
        <w:t xml:space="preserve">echanism to alter the </w:t>
      </w:r>
      <w:r w:rsidR="00217311">
        <w:t>c</w:t>
      </w:r>
      <w:r w:rsidRPr="00E12905">
        <w:t xml:space="preserve">ontracted value, the QS shall in the event of a ‘change’ utilise the formal </w:t>
      </w:r>
      <w:r w:rsidR="00217311">
        <w:t>Q</w:t>
      </w:r>
      <w:r w:rsidRPr="00E12905">
        <w:t xml:space="preserve">uotation </w:t>
      </w:r>
      <w:r w:rsidR="00217311">
        <w:t xml:space="preserve">Template </w:t>
      </w:r>
      <w:r w:rsidR="00A201E5">
        <w:t>02-</w:t>
      </w:r>
      <w:r w:rsidR="00E41B50">
        <w:t>11-01</w:t>
      </w:r>
      <w:r w:rsidRPr="00E12905">
        <w:t xml:space="preserve">, ensuring all details are correct etc. </w:t>
      </w:r>
    </w:p>
    <w:p w14:paraId="5B0304ED" w14:textId="77777777" w:rsidR="00F52F6F" w:rsidRPr="00E12905" w:rsidRDefault="00F52F6F" w:rsidP="0022397C">
      <w:pPr>
        <w:pStyle w:val="ListParagraph"/>
        <w:ind w:left="1440"/>
      </w:pPr>
    </w:p>
    <w:p w14:paraId="1DE0EE90" w14:textId="26E1DEA5" w:rsidR="00F52F6F" w:rsidRPr="00E12905" w:rsidRDefault="00F52F6F" w:rsidP="0022397C">
      <w:pPr>
        <w:pStyle w:val="ListParagraph"/>
        <w:ind w:left="1440"/>
      </w:pPr>
      <w:r w:rsidRPr="00E12905">
        <w:t>To determine th</w:t>
      </w:r>
      <w:r w:rsidRPr="005C6E8E">
        <w:t>e price of the quotation, the QS shall use the Variation Template</w:t>
      </w:r>
      <w:r w:rsidR="00E60F4D">
        <w:t xml:space="preserve"> 02-04-30</w:t>
      </w:r>
      <w:r w:rsidRPr="005C6E8E">
        <w:t xml:space="preserve">, that </w:t>
      </w:r>
      <w:r w:rsidRPr="00E12905">
        <w:t xml:space="preserve">is the same in nature to the standard </w:t>
      </w:r>
      <w:r w:rsidR="00EA3F4A">
        <w:t>v</w:t>
      </w:r>
      <w:r w:rsidRPr="00E12905">
        <w:t xml:space="preserve">ariation template, limited to the calculation of the value only.  </w:t>
      </w:r>
    </w:p>
    <w:p w14:paraId="592CC475" w14:textId="77777777" w:rsidR="00F52F6F" w:rsidRPr="006C6E8A" w:rsidRDefault="00F52F6F" w:rsidP="0022397C">
      <w:pPr>
        <w:pStyle w:val="ListParagraph"/>
        <w:ind w:left="1440"/>
        <w:rPr>
          <w:color w:val="D86DCB" w:themeColor="accent5" w:themeTint="99"/>
        </w:rPr>
      </w:pPr>
    </w:p>
    <w:p w14:paraId="2579948C" w14:textId="757903FB" w:rsidR="00F52F6F" w:rsidRPr="009D1750" w:rsidRDefault="00F52F6F" w:rsidP="0022397C">
      <w:pPr>
        <w:pStyle w:val="ListParagraph"/>
        <w:ind w:left="1440"/>
        <w:rPr>
          <w:i/>
          <w:iCs/>
        </w:rPr>
      </w:pPr>
      <w:r w:rsidRPr="009D1750">
        <w:rPr>
          <w:i/>
          <w:iCs/>
        </w:rPr>
        <w:t xml:space="preserve">Note: in the event of a separate PO or the issue of an updated PO, the QS is to then comply with the ‘last shot’ procedure prior to the works being undertaken. This is to occur with </w:t>
      </w:r>
      <w:r w:rsidR="00BD182B" w:rsidRPr="009D1750">
        <w:rPr>
          <w:i/>
          <w:iCs/>
        </w:rPr>
        <w:t>every</w:t>
      </w:r>
      <w:r w:rsidRPr="009D1750">
        <w:rPr>
          <w:i/>
          <w:iCs/>
        </w:rPr>
        <w:t xml:space="preserve"> change that is issued under a PO. </w:t>
      </w:r>
    </w:p>
    <w:p w14:paraId="444482BF" w14:textId="77777777" w:rsidR="00F52F6F" w:rsidRPr="00F51BAC" w:rsidRDefault="00F52F6F" w:rsidP="0022397C">
      <w:pPr>
        <w:pStyle w:val="ListParagraph"/>
        <w:ind w:left="1440"/>
        <w:rPr>
          <w:i/>
          <w:iCs/>
        </w:rPr>
      </w:pPr>
    </w:p>
    <w:p w14:paraId="1358A298" w14:textId="5414967F" w:rsidR="00F52F6F" w:rsidRPr="00F51BAC" w:rsidRDefault="00F52F6F" w:rsidP="0022397C">
      <w:pPr>
        <w:pStyle w:val="ListParagraph"/>
        <w:numPr>
          <w:ilvl w:val="0"/>
          <w:numId w:val="300"/>
        </w:numPr>
      </w:pPr>
      <w:r w:rsidRPr="00F51BAC">
        <w:t xml:space="preserve">Under no circumstances is the excel to be issued to the </w:t>
      </w:r>
      <w:r w:rsidR="00E41B50">
        <w:t>c</w:t>
      </w:r>
      <w:r w:rsidRPr="00F51BAC">
        <w:t xml:space="preserve">lient. If requested by the </w:t>
      </w:r>
      <w:r w:rsidR="00E41B50">
        <w:t>c</w:t>
      </w:r>
      <w:r w:rsidRPr="00F51BAC">
        <w:t xml:space="preserve">lient, the QS is to seek </w:t>
      </w:r>
      <w:r w:rsidR="004307AB" w:rsidRPr="00F51BAC">
        <w:t>advice</w:t>
      </w:r>
      <w:r w:rsidRPr="00F51BAC">
        <w:t xml:space="preserve"> from the </w:t>
      </w:r>
      <w:r w:rsidR="00E41B50">
        <w:t>Commercial Manager</w:t>
      </w:r>
      <w:r w:rsidRPr="00F51BAC">
        <w:t xml:space="preserve">. </w:t>
      </w:r>
    </w:p>
    <w:p w14:paraId="4A626674" w14:textId="77777777" w:rsidR="00F52F6F" w:rsidRPr="00E90219" w:rsidRDefault="00F52F6F" w:rsidP="0022397C">
      <w:pPr>
        <w:pStyle w:val="ListParagraph"/>
        <w:rPr>
          <w:color w:val="D86DCB" w:themeColor="accent5" w:themeTint="99"/>
        </w:rPr>
      </w:pPr>
    </w:p>
    <w:p w14:paraId="3C0143B0" w14:textId="6AE8A23C" w:rsidR="00F52F6F" w:rsidRPr="00E22878" w:rsidRDefault="00F52F6F" w:rsidP="0022397C">
      <w:pPr>
        <w:pStyle w:val="ListParagraph"/>
        <w:numPr>
          <w:ilvl w:val="0"/>
          <w:numId w:val="300"/>
        </w:numPr>
        <w:spacing w:after="0"/>
      </w:pPr>
      <w:r w:rsidRPr="009412E8">
        <w:t xml:space="preserve">Margin that is to be applied in respect to </w:t>
      </w:r>
      <w:r w:rsidR="00E41B50">
        <w:t>v</w:t>
      </w:r>
      <w:r w:rsidRPr="009412E8">
        <w:t xml:space="preserve">ariations and </w:t>
      </w:r>
      <w:r w:rsidR="00E41B50">
        <w:t>q</w:t>
      </w:r>
      <w:r w:rsidRPr="009412E8">
        <w:t xml:space="preserve">uotations is to be </w:t>
      </w:r>
      <w:r w:rsidRPr="00E22878">
        <w:t xml:space="preserve">agreed with Directors. </w:t>
      </w:r>
    </w:p>
    <w:p w14:paraId="178E7EB9" w14:textId="77777777" w:rsidR="00F52F6F" w:rsidRPr="00E22878" w:rsidRDefault="00F52F6F" w:rsidP="0022397C">
      <w:pPr>
        <w:spacing w:after="0"/>
      </w:pPr>
    </w:p>
    <w:p w14:paraId="50A03322" w14:textId="6C9587F0" w:rsidR="00F52F6F" w:rsidRPr="00E22878" w:rsidRDefault="00F52F6F" w:rsidP="0022397C">
      <w:pPr>
        <w:pStyle w:val="ListParagraph"/>
        <w:numPr>
          <w:ilvl w:val="0"/>
          <w:numId w:val="300"/>
        </w:numPr>
        <w:spacing w:after="0"/>
      </w:pPr>
      <w:r w:rsidRPr="00E22878">
        <w:t xml:space="preserve">Submissions are to reference </w:t>
      </w:r>
      <w:r w:rsidR="00EE09BD" w:rsidRPr="00E22878">
        <w:t>all</w:t>
      </w:r>
      <w:r w:rsidRPr="00E22878">
        <w:t xml:space="preserve"> appropriate documents, drawings, correspondence, etc utilised in determining the scope of the change. </w:t>
      </w:r>
    </w:p>
    <w:p w14:paraId="2CD67479" w14:textId="77777777" w:rsidR="00F52F6F" w:rsidRPr="00E22878" w:rsidRDefault="00F52F6F" w:rsidP="0022397C">
      <w:pPr>
        <w:pStyle w:val="ListParagraph"/>
      </w:pPr>
    </w:p>
    <w:p w14:paraId="485B1C79" w14:textId="41D43DF9" w:rsidR="00044A56" w:rsidRDefault="00F52F6F" w:rsidP="00A97F60">
      <w:pPr>
        <w:pStyle w:val="ListParagraph"/>
        <w:numPr>
          <w:ilvl w:val="0"/>
          <w:numId w:val="300"/>
        </w:numPr>
      </w:pPr>
      <w:r w:rsidRPr="00E22878">
        <w:t xml:space="preserve">The QS is to </w:t>
      </w:r>
      <w:r w:rsidR="00EE09BD" w:rsidRPr="00E22878">
        <w:t>always</w:t>
      </w:r>
      <w:r w:rsidRPr="00E22878">
        <w:t xml:space="preserve"> ensure that all relevant and associated information and correspondence is saved </w:t>
      </w:r>
      <w:r w:rsidR="00B53EE0">
        <w:t xml:space="preserve">on </w:t>
      </w:r>
      <w:r w:rsidRPr="00E22878">
        <w:t xml:space="preserve">SharePoint, located in the relevant </w:t>
      </w:r>
      <w:r w:rsidR="006941C9">
        <w:t>v</w:t>
      </w:r>
      <w:r w:rsidRPr="00E22878">
        <w:t>ariation</w:t>
      </w:r>
      <w:r w:rsidR="004C207E">
        <w:t xml:space="preserve"> </w:t>
      </w:r>
      <w:r w:rsidRPr="00E22878">
        <w:t xml:space="preserve">/ </w:t>
      </w:r>
      <w:r w:rsidR="006941C9">
        <w:t>q</w:t>
      </w:r>
      <w:r w:rsidRPr="00E22878">
        <w:t>uotation folder</w:t>
      </w:r>
      <w:r w:rsidR="00B53EE0">
        <w:t>.</w:t>
      </w:r>
    </w:p>
    <w:p w14:paraId="1EEDD23D" w14:textId="1E44ABC5" w:rsidR="00F52F6F" w:rsidRPr="00D0002F" w:rsidRDefault="00A97F60" w:rsidP="00D0002F">
      <w:pPr>
        <w:rPr>
          <w:b/>
          <w:bCs/>
        </w:rPr>
      </w:pPr>
      <w:r w:rsidRPr="00A97F60">
        <w:rPr>
          <w:b/>
          <w:bCs/>
        </w:rPr>
        <w:t>4.4.4 Early Warnings</w:t>
      </w:r>
    </w:p>
    <w:p w14:paraId="24A724C9" w14:textId="505871EA" w:rsidR="00F52F6F" w:rsidRDefault="00F52F6F" w:rsidP="0022397C">
      <w:pPr>
        <w:pStyle w:val="ListParagraph"/>
        <w:numPr>
          <w:ilvl w:val="0"/>
          <w:numId w:val="300"/>
        </w:numPr>
      </w:pPr>
      <w:r>
        <w:t xml:space="preserve">The QS is to issue </w:t>
      </w:r>
      <w:r w:rsidR="00EE09BD">
        <w:t>all</w:t>
      </w:r>
      <w:r>
        <w:t xml:space="preserve"> Early Warning Notices</w:t>
      </w:r>
      <w:r w:rsidR="00904EC9">
        <w:t xml:space="preserve"> as per document</w:t>
      </w:r>
      <w:r w:rsidR="006941C9">
        <w:t xml:space="preserve"> 02-04-39</w:t>
      </w:r>
      <w:r>
        <w:t xml:space="preserve"> as required by the </w:t>
      </w:r>
      <w:r w:rsidR="006941C9">
        <w:t>c</w:t>
      </w:r>
      <w:r>
        <w:t>ontract.</w:t>
      </w:r>
    </w:p>
    <w:p w14:paraId="3B3AF675" w14:textId="77777777" w:rsidR="00F52F6F" w:rsidRDefault="00F52F6F" w:rsidP="0022397C">
      <w:pPr>
        <w:pStyle w:val="ListParagraph"/>
      </w:pPr>
    </w:p>
    <w:p w14:paraId="600DAC43" w14:textId="3585CC37" w:rsidR="00F52F6F" w:rsidRPr="00E22878" w:rsidRDefault="00F52F6F" w:rsidP="0022397C">
      <w:pPr>
        <w:pStyle w:val="ListParagraph"/>
        <w:numPr>
          <w:ilvl w:val="0"/>
          <w:numId w:val="300"/>
        </w:numPr>
      </w:pPr>
      <w:r>
        <w:t>The QS is to ensure that the Early Warning Register</w:t>
      </w:r>
      <w:r w:rsidR="004C049B">
        <w:t xml:space="preserve"> </w:t>
      </w:r>
      <w:r w:rsidR="00D66040">
        <w:t xml:space="preserve">on document 02-04-39 </w:t>
      </w:r>
      <w:r>
        <w:t xml:space="preserve">is regularly updated and reflective of all those issued. </w:t>
      </w:r>
    </w:p>
    <w:p w14:paraId="0796644E" w14:textId="338F054B" w:rsidR="00F52F6F" w:rsidRPr="00952580" w:rsidRDefault="00570F12" w:rsidP="0022397C">
      <w:pPr>
        <w:rPr>
          <w:b/>
          <w:bCs/>
        </w:rPr>
      </w:pPr>
      <w:r>
        <w:rPr>
          <w:b/>
          <w:bCs/>
        </w:rPr>
        <w:t>4.4.</w:t>
      </w:r>
      <w:r w:rsidR="00A97F60">
        <w:rPr>
          <w:b/>
          <w:bCs/>
        </w:rPr>
        <w:t>5</w:t>
      </w:r>
      <w:r w:rsidR="00F52F6F" w:rsidRPr="000D23D9">
        <w:rPr>
          <w:b/>
          <w:bCs/>
        </w:rPr>
        <w:t xml:space="preserve"> Claims and Notifications</w:t>
      </w:r>
    </w:p>
    <w:p w14:paraId="2F92AF45" w14:textId="77777777" w:rsidR="00F52F6F" w:rsidRPr="000D23D9" w:rsidRDefault="00F52F6F" w:rsidP="0022397C">
      <w:pPr>
        <w:numPr>
          <w:ilvl w:val="0"/>
          <w:numId w:val="301"/>
        </w:numPr>
      </w:pPr>
      <w:r w:rsidRPr="000D23D9">
        <w:t>Contractual notices must be</w:t>
      </w:r>
      <w:r>
        <w:t xml:space="preserve"> prepared and</w:t>
      </w:r>
      <w:r w:rsidRPr="000D23D9">
        <w:t xml:space="preserve"> issued for: </w:t>
      </w:r>
    </w:p>
    <w:p w14:paraId="295AC6FB" w14:textId="289CE5EA" w:rsidR="00F52F6F" w:rsidRPr="000D23D9" w:rsidRDefault="00F52F6F" w:rsidP="0022397C">
      <w:pPr>
        <w:numPr>
          <w:ilvl w:val="1"/>
          <w:numId w:val="301"/>
        </w:numPr>
      </w:pPr>
      <w:r w:rsidRPr="000D23D9">
        <w:t>Delays</w:t>
      </w:r>
      <w:r w:rsidR="00A625A2">
        <w:t>.</w:t>
      </w:r>
    </w:p>
    <w:p w14:paraId="1A9047A7" w14:textId="262CFCC1" w:rsidR="00F52F6F" w:rsidRPr="000D23D9" w:rsidRDefault="00F52F6F" w:rsidP="0022397C">
      <w:pPr>
        <w:numPr>
          <w:ilvl w:val="1"/>
          <w:numId w:val="301"/>
        </w:numPr>
      </w:pPr>
      <w:r w:rsidRPr="000D23D9">
        <w:t>Disruption</w:t>
      </w:r>
    </w:p>
    <w:p w14:paraId="2C199B8C" w14:textId="26E93B2D" w:rsidR="00F52F6F" w:rsidRDefault="00F52F6F" w:rsidP="0022397C">
      <w:pPr>
        <w:numPr>
          <w:ilvl w:val="1"/>
          <w:numId w:val="301"/>
        </w:numPr>
      </w:pPr>
      <w:r w:rsidRPr="000D23D9">
        <w:t xml:space="preserve">Additional costs </w:t>
      </w:r>
      <w:r>
        <w:t>and expense associated with the above</w:t>
      </w:r>
    </w:p>
    <w:p w14:paraId="6D712771" w14:textId="5C8FF6A0" w:rsidR="00F52F6F" w:rsidRPr="000D23D9" w:rsidRDefault="00F52F6F" w:rsidP="0022397C">
      <w:pPr>
        <w:numPr>
          <w:ilvl w:val="1"/>
          <w:numId w:val="301"/>
        </w:numPr>
      </w:pPr>
      <w:r>
        <w:t xml:space="preserve">Additional works associated and defined as a </w:t>
      </w:r>
      <w:r w:rsidR="00D0002F">
        <w:t>v</w:t>
      </w:r>
      <w:r>
        <w:t>ariation</w:t>
      </w:r>
    </w:p>
    <w:p w14:paraId="2903153C" w14:textId="77777777" w:rsidR="00F52F6F" w:rsidRDefault="00F52F6F" w:rsidP="0022397C">
      <w:pPr>
        <w:pStyle w:val="ListParagraph"/>
        <w:numPr>
          <w:ilvl w:val="0"/>
          <w:numId w:val="301"/>
        </w:numPr>
        <w:spacing w:after="0"/>
      </w:pPr>
      <w:r w:rsidRPr="006460BD">
        <w:t xml:space="preserve">These notices should be regarded as the ‘norm’ rather than the ‘exception’. </w:t>
      </w:r>
    </w:p>
    <w:p w14:paraId="765269F2" w14:textId="77777777" w:rsidR="00F52F6F" w:rsidRDefault="00F52F6F" w:rsidP="0022397C">
      <w:pPr>
        <w:pStyle w:val="ListParagraph"/>
        <w:spacing w:after="0"/>
      </w:pPr>
    </w:p>
    <w:p w14:paraId="52B7703C" w14:textId="77777777" w:rsidR="00F52F6F" w:rsidRPr="0041473F" w:rsidRDefault="00F52F6F" w:rsidP="0022397C">
      <w:pPr>
        <w:numPr>
          <w:ilvl w:val="0"/>
          <w:numId w:val="301"/>
        </w:numPr>
        <w:spacing w:after="0"/>
      </w:pPr>
      <w:r w:rsidRPr="000D23D9">
        <w:t xml:space="preserve">All </w:t>
      </w:r>
      <w:r w:rsidRPr="0041473F">
        <w:t xml:space="preserve">notices require internal approval prior to issue. </w:t>
      </w:r>
    </w:p>
    <w:p w14:paraId="6259896F" w14:textId="77777777" w:rsidR="00F52F6F" w:rsidRPr="0041473F" w:rsidRDefault="00F52F6F" w:rsidP="0022397C">
      <w:pPr>
        <w:pStyle w:val="ListParagraph"/>
      </w:pPr>
    </w:p>
    <w:p w14:paraId="1FFA46C9" w14:textId="0C62BDBD" w:rsidR="00F52F6F" w:rsidRDefault="00F52F6F" w:rsidP="0022397C">
      <w:pPr>
        <w:pStyle w:val="ListParagraph"/>
        <w:numPr>
          <w:ilvl w:val="0"/>
          <w:numId w:val="303"/>
        </w:numPr>
      </w:pPr>
      <w:r w:rsidRPr="0041473F">
        <w:t>The</w:t>
      </w:r>
      <w:r>
        <w:t xml:space="preserve"> QS is to use the Notice of Delay Template </w:t>
      </w:r>
      <w:r w:rsidR="000D713E">
        <w:t xml:space="preserve">02-04-50 </w:t>
      </w:r>
      <w:r>
        <w:t>in the required and appropriate event.</w:t>
      </w:r>
    </w:p>
    <w:p w14:paraId="5F7A503B" w14:textId="77777777" w:rsidR="00F52F6F" w:rsidRPr="0041473F" w:rsidRDefault="00F52F6F" w:rsidP="0022397C">
      <w:pPr>
        <w:pStyle w:val="ListParagraph"/>
      </w:pPr>
    </w:p>
    <w:p w14:paraId="7264BEA6" w14:textId="274D9A7F" w:rsidR="00F52F6F" w:rsidRDefault="00F52F6F" w:rsidP="0022397C">
      <w:pPr>
        <w:pStyle w:val="ListParagraph"/>
        <w:numPr>
          <w:ilvl w:val="0"/>
          <w:numId w:val="303"/>
        </w:numPr>
        <w:spacing w:after="0"/>
      </w:pPr>
      <w:r w:rsidRPr="0041473F">
        <w:t xml:space="preserve">The QS is to ensure that all details and references to </w:t>
      </w:r>
      <w:r w:rsidR="00D47FA4">
        <w:t>c</w:t>
      </w:r>
      <w:r w:rsidRPr="0041473F">
        <w:t xml:space="preserve">ontract </w:t>
      </w:r>
      <w:r w:rsidR="00D47FA4">
        <w:t>c</w:t>
      </w:r>
      <w:r w:rsidRPr="0041473F">
        <w:t xml:space="preserve">lauses &amp; </w:t>
      </w:r>
      <w:r w:rsidR="00D47FA4">
        <w:t>c</w:t>
      </w:r>
      <w:r w:rsidRPr="0041473F">
        <w:t>onditions are accurate and correct.</w:t>
      </w:r>
    </w:p>
    <w:p w14:paraId="1DF2D0A1" w14:textId="77777777" w:rsidR="00F52F6F" w:rsidRPr="0041473F" w:rsidRDefault="00F52F6F" w:rsidP="0022397C">
      <w:pPr>
        <w:spacing w:after="0"/>
      </w:pPr>
    </w:p>
    <w:p w14:paraId="073A80BE" w14:textId="77777777" w:rsidR="00F52F6F" w:rsidRPr="00734011" w:rsidRDefault="00F52F6F" w:rsidP="0022397C">
      <w:pPr>
        <w:pStyle w:val="ListParagraph"/>
        <w:numPr>
          <w:ilvl w:val="0"/>
          <w:numId w:val="303"/>
        </w:numPr>
      </w:pPr>
      <w:r w:rsidRPr="00FE6AF6">
        <w:t>To comply with follow-on requirements of the Delay Notice, the QS is to then prepare for issuing the following templated documents when the details are known;</w:t>
      </w:r>
    </w:p>
    <w:p w14:paraId="6A699ABD" w14:textId="6003A5B7" w:rsidR="00F52F6F" w:rsidRPr="00734011" w:rsidRDefault="00F52F6F" w:rsidP="0022397C">
      <w:pPr>
        <w:pStyle w:val="ListParagraph"/>
        <w:numPr>
          <w:ilvl w:val="1"/>
          <w:numId w:val="290"/>
        </w:numPr>
      </w:pPr>
      <w:r w:rsidRPr="00734011">
        <w:t>EOT Initial Assessment</w:t>
      </w:r>
      <w:r w:rsidR="00D46583">
        <w:t xml:space="preserve"> 02-04-51</w:t>
      </w:r>
    </w:p>
    <w:p w14:paraId="70623AD2" w14:textId="4D4A7998" w:rsidR="00F52F6F" w:rsidRPr="00734011" w:rsidRDefault="00F52F6F" w:rsidP="0022397C">
      <w:pPr>
        <w:pStyle w:val="ListParagraph"/>
        <w:numPr>
          <w:ilvl w:val="1"/>
          <w:numId w:val="290"/>
        </w:numPr>
      </w:pPr>
      <w:r w:rsidRPr="00734011">
        <w:t>Loss &amp; Expense Initial Assessment</w:t>
      </w:r>
      <w:r w:rsidR="00854893">
        <w:t xml:space="preserve"> 02-04-52</w:t>
      </w:r>
    </w:p>
    <w:p w14:paraId="18DB5A0C" w14:textId="3E82024D" w:rsidR="00F52F6F" w:rsidRPr="001D2F25" w:rsidRDefault="00F52F6F" w:rsidP="001D2F25">
      <w:pPr>
        <w:rPr>
          <w:i/>
          <w:iCs/>
        </w:rPr>
      </w:pPr>
      <w:r w:rsidRPr="00746090">
        <w:rPr>
          <w:i/>
          <w:iCs/>
        </w:rPr>
        <w:t xml:space="preserve">Note: Notices in relation to Claims and Expense (including follow-on Notices), are to be agreed with Directors, and soft landed with the Client and their team prior to formal submission.  </w:t>
      </w:r>
    </w:p>
    <w:p w14:paraId="321A40BF" w14:textId="7FD30F91" w:rsidR="00F52F6F" w:rsidRPr="000D23D9" w:rsidRDefault="00570F12" w:rsidP="0022397C">
      <w:pPr>
        <w:rPr>
          <w:b/>
          <w:bCs/>
        </w:rPr>
      </w:pPr>
      <w:r>
        <w:rPr>
          <w:b/>
          <w:bCs/>
        </w:rPr>
        <w:t>4.4.</w:t>
      </w:r>
      <w:r w:rsidR="00A97F60">
        <w:rPr>
          <w:b/>
          <w:bCs/>
        </w:rPr>
        <w:t>6</w:t>
      </w:r>
      <w:r w:rsidR="00F52F6F" w:rsidRPr="000D23D9">
        <w:rPr>
          <w:b/>
          <w:bCs/>
        </w:rPr>
        <w:t xml:space="preserve"> Progressive Account Agreement</w:t>
      </w:r>
    </w:p>
    <w:p w14:paraId="3432B6AE" w14:textId="518711C9" w:rsidR="00F52F6F" w:rsidRDefault="00F52F6F" w:rsidP="0022397C">
      <w:pPr>
        <w:numPr>
          <w:ilvl w:val="0"/>
          <w:numId w:val="302"/>
        </w:numPr>
      </w:pPr>
      <w:r w:rsidRPr="00B12636">
        <w:lastRenderedPageBreak/>
        <w:t>It is imperative that the client is kept fully informed of the likely value of the company’s forecast final account at all stages of the project.</w:t>
      </w:r>
    </w:p>
    <w:p w14:paraId="7353BD21" w14:textId="77777777" w:rsidR="00F52F6F" w:rsidRPr="000D23D9" w:rsidRDefault="00F52F6F" w:rsidP="0022397C">
      <w:pPr>
        <w:numPr>
          <w:ilvl w:val="0"/>
          <w:numId w:val="302"/>
        </w:numPr>
      </w:pPr>
      <w:r w:rsidRPr="000D23D9">
        <w:t xml:space="preserve">Regular financial updates must be provided to the client. </w:t>
      </w:r>
    </w:p>
    <w:p w14:paraId="6E8B82D6" w14:textId="096B2361" w:rsidR="00F52F6F" w:rsidRPr="00FC56EF" w:rsidRDefault="00F52F6F" w:rsidP="0022397C">
      <w:pPr>
        <w:numPr>
          <w:ilvl w:val="0"/>
          <w:numId w:val="302"/>
        </w:numPr>
      </w:pPr>
      <w:r>
        <w:t xml:space="preserve">The QS is responsible for project </w:t>
      </w:r>
      <w:r w:rsidR="00854893">
        <w:t>v</w:t>
      </w:r>
      <w:r w:rsidRPr="000D23D9">
        <w:t>ariation accounts</w:t>
      </w:r>
      <w:r>
        <w:t>, and these</w:t>
      </w:r>
      <w:r w:rsidRPr="000D23D9">
        <w:t xml:space="preserve"> must be actively </w:t>
      </w:r>
      <w:r w:rsidRPr="00FC56EF">
        <w:t>managed and agreed</w:t>
      </w:r>
      <w:r w:rsidR="0069764B">
        <w:t xml:space="preserve"> during the lifecycle of the project</w:t>
      </w:r>
      <w:r w:rsidRPr="00FC56EF">
        <w:t xml:space="preserve">. </w:t>
      </w:r>
    </w:p>
    <w:p w14:paraId="792742A6" w14:textId="34B7682D" w:rsidR="00F52F6F" w:rsidRPr="00FC56EF" w:rsidRDefault="00F52F6F" w:rsidP="0022397C">
      <w:pPr>
        <w:pStyle w:val="ListParagraph"/>
        <w:numPr>
          <w:ilvl w:val="0"/>
          <w:numId w:val="302"/>
        </w:numPr>
      </w:pPr>
      <w:r w:rsidRPr="00FC56EF">
        <w:t>The QS is to maintain the variation</w:t>
      </w:r>
      <w:r w:rsidR="009903DE">
        <w:t xml:space="preserve"> </w:t>
      </w:r>
      <w:r w:rsidRPr="00FC56EF">
        <w:t xml:space="preserve">account on the project and ensure all changes, instructed or otherwise, are recorded and captured adequately on </w:t>
      </w:r>
      <w:r w:rsidRPr="0094629D">
        <w:t>Variation</w:t>
      </w:r>
      <w:r w:rsidR="00E40ACC">
        <w:t xml:space="preserve"> Register 02-04-34</w:t>
      </w:r>
      <w:r w:rsidRPr="00FC56EF">
        <w:t xml:space="preserve">. </w:t>
      </w:r>
    </w:p>
    <w:p w14:paraId="7234E4B2" w14:textId="77777777" w:rsidR="00F52F6F" w:rsidRPr="005F7C37" w:rsidRDefault="00F52F6F" w:rsidP="0022397C">
      <w:pPr>
        <w:pStyle w:val="ListParagraph"/>
        <w:rPr>
          <w:color w:val="D86DCB" w:themeColor="accent5" w:themeTint="99"/>
        </w:rPr>
      </w:pPr>
    </w:p>
    <w:p w14:paraId="6D283DB7" w14:textId="77730720" w:rsidR="00F52F6F" w:rsidRDefault="00F52F6F" w:rsidP="007551D1">
      <w:pPr>
        <w:pStyle w:val="ListParagraph"/>
        <w:numPr>
          <w:ilvl w:val="0"/>
          <w:numId w:val="302"/>
        </w:numPr>
      </w:pPr>
      <w:r>
        <w:t xml:space="preserve">Where the </w:t>
      </w:r>
      <w:r w:rsidR="007551D1">
        <w:t>c</w:t>
      </w:r>
      <w:r>
        <w:t xml:space="preserve">ontract requires, the QS is to ensure that </w:t>
      </w:r>
      <w:r w:rsidR="00E40ACC">
        <w:t>all</w:t>
      </w:r>
      <w:r>
        <w:t xml:space="preserve"> Early Warning Notices are issued to the Client </w:t>
      </w:r>
      <w:r w:rsidR="0058210B">
        <w:t>about</w:t>
      </w:r>
      <w:r>
        <w:t xml:space="preserve"> change</w:t>
      </w:r>
      <w:r w:rsidR="00C46A3E">
        <w:t>s</w:t>
      </w:r>
      <w:r>
        <w:t xml:space="preserve"> that occurs in advance of pricing</w:t>
      </w:r>
      <w:r w:rsidR="00C46A3E">
        <w:t xml:space="preserve"> and other</w:t>
      </w:r>
      <w:r>
        <w:t xml:space="preserve"> </w:t>
      </w:r>
      <w:r w:rsidR="0058210B">
        <w:t>a</w:t>
      </w:r>
      <w:r>
        <w:t>ssociated</w:t>
      </w:r>
      <w:r w:rsidR="0058210B">
        <w:t xml:space="preserve"> impacts</w:t>
      </w:r>
      <w:r>
        <w:t xml:space="preserve">. </w:t>
      </w:r>
    </w:p>
    <w:p w14:paraId="6D94EDBB" w14:textId="0263106B" w:rsidR="002A7F73" w:rsidRDefault="00000000" w:rsidP="006B5D97">
      <w:r>
        <w:pict w14:anchorId="53A1D487">
          <v:rect id="_x0000_i1031" style="width:0;height:1.5pt" o:hrstd="t" o:hr="t" fillcolor="#a0a0a0" stroked="f"/>
        </w:pict>
      </w:r>
    </w:p>
    <w:p w14:paraId="5683EC85" w14:textId="77777777" w:rsidR="00B443E7" w:rsidRDefault="00B443E7" w:rsidP="0091666C">
      <w:pPr>
        <w:rPr>
          <w:b/>
          <w:bCs/>
        </w:rPr>
      </w:pPr>
      <w:r>
        <w:rPr>
          <w:b/>
          <w:bCs/>
        </w:rPr>
        <w:t>4.</w:t>
      </w:r>
      <w:r w:rsidR="002A7F73">
        <w:rPr>
          <w:b/>
          <w:bCs/>
        </w:rPr>
        <w:t>5</w:t>
      </w:r>
      <w:r w:rsidR="002A7F73" w:rsidRPr="000D23D9">
        <w:rPr>
          <w:b/>
          <w:bCs/>
        </w:rPr>
        <w:t xml:space="preserve"> Downstream Account Management</w:t>
      </w:r>
    </w:p>
    <w:p w14:paraId="29B7009D" w14:textId="4086F31A" w:rsidR="002A7F73" w:rsidRPr="000D23D9" w:rsidRDefault="00B443E7" w:rsidP="0091666C">
      <w:pPr>
        <w:rPr>
          <w:b/>
          <w:bCs/>
        </w:rPr>
      </w:pPr>
      <w:r>
        <w:rPr>
          <w:b/>
          <w:bCs/>
        </w:rPr>
        <w:t>4.5.1</w:t>
      </w:r>
      <w:r w:rsidR="002A7F73" w:rsidRPr="000D23D9">
        <w:rPr>
          <w:b/>
          <w:bCs/>
        </w:rPr>
        <w:t xml:space="preserve"> Subcontractor Management</w:t>
      </w:r>
    </w:p>
    <w:p w14:paraId="6C9F58EE" w14:textId="77777777" w:rsidR="002A7F73" w:rsidRPr="000D23D9" w:rsidRDefault="002A7F73" w:rsidP="0091666C">
      <w:pPr>
        <w:numPr>
          <w:ilvl w:val="0"/>
          <w:numId w:val="304"/>
        </w:numPr>
      </w:pPr>
      <w:r w:rsidRPr="000D23D9">
        <w:t xml:space="preserve">The QS shall manage subcontractor accounts, including: </w:t>
      </w:r>
    </w:p>
    <w:p w14:paraId="382390C2" w14:textId="77777777" w:rsidR="002A7F73" w:rsidRPr="000D23D9" w:rsidRDefault="002A7F73" w:rsidP="0091666C">
      <w:pPr>
        <w:numPr>
          <w:ilvl w:val="1"/>
          <w:numId w:val="304"/>
        </w:numPr>
      </w:pPr>
      <w:r w:rsidRPr="000D23D9">
        <w:t xml:space="preserve">Valuations </w:t>
      </w:r>
    </w:p>
    <w:p w14:paraId="47752457" w14:textId="77777777" w:rsidR="002A7F73" w:rsidRPr="000D23D9" w:rsidRDefault="002A7F73" w:rsidP="0091666C">
      <w:pPr>
        <w:numPr>
          <w:ilvl w:val="1"/>
          <w:numId w:val="304"/>
        </w:numPr>
      </w:pPr>
      <w:r w:rsidRPr="000D23D9">
        <w:t xml:space="preserve">Variations </w:t>
      </w:r>
    </w:p>
    <w:p w14:paraId="73FFEA7B" w14:textId="77777777" w:rsidR="002A7F73" w:rsidRPr="000D23D9" w:rsidRDefault="002A7F73" w:rsidP="0091666C">
      <w:pPr>
        <w:numPr>
          <w:ilvl w:val="1"/>
          <w:numId w:val="304"/>
        </w:numPr>
      </w:pPr>
      <w:r w:rsidRPr="000D23D9">
        <w:t xml:space="preserve">Final accounts </w:t>
      </w:r>
    </w:p>
    <w:p w14:paraId="3BD35876" w14:textId="169AACBF" w:rsidR="002A7F73" w:rsidRPr="000D23D9" w:rsidRDefault="00B443E7" w:rsidP="0091666C">
      <w:pPr>
        <w:rPr>
          <w:b/>
          <w:bCs/>
        </w:rPr>
      </w:pPr>
      <w:r>
        <w:rPr>
          <w:b/>
          <w:bCs/>
        </w:rPr>
        <w:t>4.5.2</w:t>
      </w:r>
      <w:r w:rsidR="002A7F73" w:rsidRPr="000D23D9">
        <w:rPr>
          <w:b/>
          <w:bCs/>
        </w:rPr>
        <w:t xml:space="preserve"> Payment Process</w:t>
      </w:r>
    </w:p>
    <w:p w14:paraId="35F5705F" w14:textId="4D884801" w:rsidR="002A7F73" w:rsidRDefault="002A7F73" w:rsidP="0091666C">
      <w:pPr>
        <w:numPr>
          <w:ilvl w:val="0"/>
          <w:numId w:val="305"/>
        </w:numPr>
        <w:spacing w:after="0"/>
      </w:pPr>
      <w:r>
        <w:t xml:space="preserve">Sub-Contractors are to submit all Applications for Payment on form </w:t>
      </w:r>
    </w:p>
    <w:p w14:paraId="23E4CD9F" w14:textId="7087F39A" w:rsidR="002A7F73" w:rsidRDefault="002A7F73" w:rsidP="0091666C">
      <w:pPr>
        <w:spacing w:after="0"/>
        <w:ind w:left="720"/>
      </w:pPr>
      <w:r>
        <w:t>02-04-05.</w:t>
      </w:r>
    </w:p>
    <w:p w14:paraId="1BB10FD3" w14:textId="77777777" w:rsidR="002A7F73" w:rsidRPr="00962F63" w:rsidRDefault="002A7F73" w:rsidP="0091666C">
      <w:pPr>
        <w:spacing w:after="0"/>
        <w:ind w:left="720"/>
      </w:pPr>
    </w:p>
    <w:p w14:paraId="72B8DAEE" w14:textId="5C0D216B" w:rsidR="002A7F73" w:rsidRDefault="002A7F73" w:rsidP="0091666C">
      <w:pPr>
        <w:pStyle w:val="ListParagraph"/>
        <w:numPr>
          <w:ilvl w:val="0"/>
          <w:numId w:val="305"/>
        </w:numPr>
        <w:spacing w:after="0"/>
      </w:pPr>
      <w:r w:rsidRPr="00962F63">
        <w:t xml:space="preserve">All Sub-Contractor Applications for Payment are to be sent to </w:t>
      </w:r>
      <w:hyperlink r:id="rId14" w:history="1">
        <w:r w:rsidR="00A5449F" w:rsidRPr="005C300B">
          <w:rPr>
            <w:rStyle w:val="Hyperlink"/>
            <w:highlight w:val="red"/>
          </w:rPr>
          <w:t>subcontractapplications@</w:t>
        </w:r>
        <w:r w:rsidR="00ED2E51" w:rsidRPr="005C300B">
          <w:rPr>
            <w:rStyle w:val="Hyperlink"/>
            <w:highlight w:val="red"/>
          </w:rPr>
          <w:t>COMPANY NAME</w:t>
        </w:r>
        <w:r w:rsidR="00A5449F" w:rsidRPr="005C300B">
          <w:rPr>
            <w:rStyle w:val="Hyperlink"/>
            <w:highlight w:val="red"/>
          </w:rPr>
          <w:t>.com</w:t>
        </w:r>
      </w:hyperlink>
      <w:r w:rsidR="00A5449F">
        <w:t xml:space="preserve"> </w:t>
      </w:r>
      <w:r w:rsidRPr="00962F63">
        <w:t>with the QS copied in.</w:t>
      </w:r>
    </w:p>
    <w:p w14:paraId="38B3CF07" w14:textId="77777777" w:rsidR="002A7F73" w:rsidRDefault="002A7F73" w:rsidP="0091666C">
      <w:pPr>
        <w:pStyle w:val="ListParagraph"/>
      </w:pPr>
    </w:p>
    <w:p w14:paraId="651A0F0A" w14:textId="18A45377" w:rsidR="002A7F73" w:rsidRDefault="002A7F73" w:rsidP="0091666C">
      <w:pPr>
        <w:pStyle w:val="ListParagraph"/>
        <w:numPr>
          <w:ilvl w:val="0"/>
          <w:numId w:val="305"/>
        </w:numPr>
        <w:spacing w:after="0"/>
      </w:pPr>
      <w:r>
        <w:t xml:space="preserve">Upon receipt of a valid </w:t>
      </w:r>
      <w:r w:rsidR="00A5449F">
        <w:t>a</w:t>
      </w:r>
      <w:r>
        <w:t xml:space="preserve">pplication for </w:t>
      </w:r>
      <w:r w:rsidR="00A5449F">
        <w:t>p</w:t>
      </w:r>
      <w:r>
        <w:t xml:space="preserve">ayment, the Commercial Assistant uploads this onto </w:t>
      </w:r>
      <w:r w:rsidR="00A5449F">
        <w:t>the account</w:t>
      </w:r>
      <w:r w:rsidR="0058210B">
        <w:t>’</w:t>
      </w:r>
      <w:r w:rsidR="00A5449F">
        <w:t>s software</w:t>
      </w:r>
      <w:r>
        <w:t xml:space="preserve"> prior to and in anticipation of </w:t>
      </w:r>
      <w:r w:rsidR="0091666C">
        <w:t>c</w:t>
      </w:r>
      <w:r>
        <w:t>ertification.</w:t>
      </w:r>
    </w:p>
    <w:p w14:paraId="33BFE81F" w14:textId="77777777" w:rsidR="002A7F73" w:rsidRDefault="002A7F73" w:rsidP="0091666C">
      <w:pPr>
        <w:pStyle w:val="ListParagraph"/>
      </w:pPr>
    </w:p>
    <w:p w14:paraId="6438BFE8" w14:textId="4FCB3AA3" w:rsidR="002A7F73" w:rsidRPr="00962F63" w:rsidRDefault="002A7F73" w:rsidP="0091666C">
      <w:pPr>
        <w:pStyle w:val="ListParagraph"/>
        <w:numPr>
          <w:ilvl w:val="0"/>
          <w:numId w:val="305"/>
        </w:numPr>
        <w:spacing w:after="0"/>
      </w:pPr>
      <w:r>
        <w:t xml:space="preserve">Where there are any claims for </w:t>
      </w:r>
      <w:r w:rsidR="004247B4">
        <w:t>v</w:t>
      </w:r>
      <w:r>
        <w:t xml:space="preserve">ariations in the </w:t>
      </w:r>
      <w:r w:rsidR="004247B4">
        <w:t>a</w:t>
      </w:r>
      <w:r>
        <w:t xml:space="preserve">pplication for </w:t>
      </w:r>
      <w:r w:rsidR="004247B4">
        <w:t>p</w:t>
      </w:r>
      <w:r>
        <w:t xml:space="preserve">ayment, the Commercial Assistant is to add such </w:t>
      </w:r>
      <w:r w:rsidR="004247B4">
        <w:t>v</w:t>
      </w:r>
      <w:r>
        <w:t xml:space="preserve">ariation </w:t>
      </w:r>
      <w:r w:rsidR="004247B4">
        <w:t>l</w:t>
      </w:r>
      <w:r>
        <w:t xml:space="preserve">ines and </w:t>
      </w:r>
      <w:r w:rsidR="004247B4">
        <w:t>t</w:t>
      </w:r>
      <w:r>
        <w:t xml:space="preserve">otal </w:t>
      </w:r>
      <w:r w:rsidR="004247B4">
        <w:t>c</w:t>
      </w:r>
      <w:r>
        <w:t xml:space="preserve">osts to </w:t>
      </w:r>
      <w:r w:rsidR="007D7514">
        <w:t>the accounts software</w:t>
      </w:r>
      <w:r>
        <w:t xml:space="preserve"> to capture the liability. </w:t>
      </w:r>
    </w:p>
    <w:p w14:paraId="70270E88" w14:textId="77777777" w:rsidR="002A7F73" w:rsidRPr="00962F63" w:rsidRDefault="002A7F73" w:rsidP="0091666C">
      <w:pPr>
        <w:pStyle w:val="ListParagraph"/>
        <w:spacing w:after="0"/>
      </w:pPr>
    </w:p>
    <w:p w14:paraId="25655CC9" w14:textId="4208A12E" w:rsidR="002A7F73" w:rsidRDefault="002A7F73" w:rsidP="0091666C">
      <w:pPr>
        <w:pStyle w:val="ListParagraph"/>
        <w:numPr>
          <w:ilvl w:val="0"/>
          <w:numId w:val="305"/>
        </w:numPr>
        <w:spacing w:after="0"/>
      </w:pPr>
      <w:r w:rsidRPr="00962F63">
        <w:lastRenderedPageBreak/>
        <w:t xml:space="preserve">The Commercial Assistant will update the </w:t>
      </w:r>
      <w:r w:rsidR="007D7514">
        <w:t>s</w:t>
      </w:r>
      <w:r w:rsidRPr="00962F63">
        <w:t>ub-</w:t>
      </w:r>
      <w:r w:rsidR="007D7514">
        <w:t>c</w:t>
      </w:r>
      <w:r w:rsidRPr="00962F63">
        <w:t xml:space="preserve">ontract </w:t>
      </w:r>
      <w:r w:rsidR="007D7514">
        <w:t>t</w:t>
      </w:r>
      <w:r w:rsidRPr="00962F63">
        <w:t xml:space="preserve">racker to reflect the </w:t>
      </w:r>
      <w:r w:rsidR="007D7514">
        <w:t>a</w:t>
      </w:r>
      <w:r w:rsidRPr="00962F63">
        <w:t xml:space="preserve">pplication for </w:t>
      </w:r>
      <w:r w:rsidR="007D7514">
        <w:t>p</w:t>
      </w:r>
      <w:r w:rsidRPr="00962F63">
        <w:t xml:space="preserve">ayment on the </w:t>
      </w:r>
      <w:r w:rsidR="007D7514">
        <w:t>v</w:t>
      </w:r>
      <w:r w:rsidRPr="00962F63">
        <w:t xml:space="preserve">aluation breakdown ready for the QS and PM to value and </w:t>
      </w:r>
      <w:r w:rsidR="007D7514">
        <w:t>c</w:t>
      </w:r>
      <w:r w:rsidRPr="00962F63">
        <w:t xml:space="preserve">ertify accordingly. </w:t>
      </w:r>
    </w:p>
    <w:p w14:paraId="3CA55BB8" w14:textId="77777777" w:rsidR="002A7F73" w:rsidRDefault="002A7F73" w:rsidP="0091666C">
      <w:pPr>
        <w:spacing w:after="0"/>
      </w:pPr>
    </w:p>
    <w:p w14:paraId="2EBC6D5F" w14:textId="77777777" w:rsidR="002A7F73" w:rsidRDefault="002A7F73" w:rsidP="0091666C">
      <w:pPr>
        <w:numPr>
          <w:ilvl w:val="0"/>
          <w:numId w:val="305"/>
        </w:numPr>
        <w:spacing w:after="0"/>
      </w:pPr>
      <w:r w:rsidRPr="000D23D9">
        <w:t xml:space="preserve">Applications shall be assessed, certified, and processed in line with contractual </w:t>
      </w:r>
      <w:r w:rsidRPr="00962F63">
        <w:t>and statutory requirements.</w:t>
      </w:r>
    </w:p>
    <w:p w14:paraId="0DBCB2F3" w14:textId="77777777" w:rsidR="002A7F73" w:rsidRDefault="002A7F73" w:rsidP="0091666C">
      <w:pPr>
        <w:pStyle w:val="ListParagraph"/>
      </w:pPr>
    </w:p>
    <w:p w14:paraId="1B29DB29" w14:textId="5DA0AB15" w:rsidR="002A7F73" w:rsidRPr="00962F63" w:rsidRDefault="002A7F73" w:rsidP="0091666C">
      <w:pPr>
        <w:pStyle w:val="ListParagraph"/>
        <w:numPr>
          <w:ilvl w:val="0"/>
          <w:numId w:val="305"/>
        </w:numPr>
        <w:spacing w:after="0"/>
      </w:pPr>
      <w:r w:rsidRPr="00962F63">
        <w:t xml:space="preserve">Subcontractor </w:t>
      </w:r>
      <w:r w:rsidR="007D7514">
        <w:t>c</w:t>
      </w:r>
      <w:r w:rsidRPr="00962F63">
        <w:t>ertifications are targeted to be completed by the 12th of the following month</w:t>
      </w:r>
      <w:r>
        <w:t xml:space="preserve">, subject to receipt and consideration to our own </w:t>
      </w:r>
      <w:r w:rsidR="007D7514">
        <w:t>c</w:t>
      </w:r>
      <w:r>
        <w:t xml:space="preserve">lient </w:t>
      </w:r>
      <w:r w:rsidR="007D7514">
        <w:t>c</w:t>
      </w:r>
      <w:r>
        <w:t>ertifications where relevant</w:t>
      </w:r>
      <w:r w:rsidRPr="00962F63">
        <w:t xml:space="preserve">. </w:t>
      </w:r>
    </w:p>
    <w:p w14:paraId="2FC9874B" w14:textId="77777777" w:rsidR="002A7F73" w:rsidRPr="00962F63" w:rsidRDefault="002A7F73" w:rsidP="0091666C">
      <w:pPr>
        <w:spacing w:after="0"/>
      </w:pPr>
    </w:p>
    <w:p w14:paraId="61580217" w14:textId="77777777" w:rsidR="002A7F73" w:rsidRDefault="002A7F73" w:rsidP="0091666C">
      <w:pPr>
        <w:pStyle w:val="ListParagraph"/>
        <w:numPr>
          <w:ilvl w:val="0"/>
          <w:numId w:val="305"/>
        </w:numPr>
        <w:spacing w:after="0"/>
      </w:pPr>
      <w:r w:rsidRPr="00962F63">
        <w:t xml:space="preserve">The project QS will be responsible for the following in relation to sub-subcontractor applications for payment: </w:t>
      </w:r>
    </w:p>
    <w:p w14:paraId="3FB70890" w14:textId="77777777" w:rsidR="00081DB9" w:rsidRPr="00962F63" w:rsidRDefault="00081DB9" w:rsidP="00081DB9">
      <w:pPr>
        <w:spacing w:after="0"/>
      </w:pPr>
    </w:p>
    <w:p w14:paraId="5BADADC7" w14:textId="6ABD98BC" w:rsidR="00B602A3" w:rsidRPr="00962F63" w:rsidRDefault="00081DB9" w:rsidP="00B602A3">
      <w:pPr>
        <w:pStyle w:val="ListParagraph"/>
        <w:numPr>
          <w:ilvl w:val="1"/>
          <w:numId w:val="306"/>
        </w:numPr>
        <w:ind w:left="1418"/>
      </w:pPr>
      <w:r>
        <w:t>E</w:t>
      </w:r>
      <w:r w:rsidR="002A7F73" w:rsidRPr="00962F63">
        <w:t xml:space="preserve">valuation </w:t>
      </w:r>
    </w:p>
    <w:p w14:paraId="1A188E05" w14:textId="7EB70763" w:rsidR="00B602A3" w:rsidRPr="00962F63" w:rsidRDefault="00081DB9" w:rsidP="00B602A3">
      <w:pPr>
        <w:pStyle w:val="ListParagraph"/>
        <w:numPr>
          <w:ilvl w:val="1"/>
          <w:numId w:val="306"/>
        </w:numPr>
        <w:ind w:left="1418"/>
      </w:pPr>
      <w:r>
        <w:t>Ti</w:t>
      </w:r>
      <w:r w:rsidR="002A7F73" w:rsidRPr="00962F63">
        <w:t>me</w:t>
      </w:r>
      <w:r>
        <w:t>ly</w:t>
      </w:r>
      <w:r w:rsidR="002A7F73" w:rsidRPr="00962F63">
        <w:t xml:space="preserve"> preparation and issue of payment and pay-less notices for approval in anticipation of required deadlines </w:t>
      </w:r>
    </w:p>
    <w:p w14:paraId="375F4F73" w14:textId="1C1526CF" w:rsidR="002A7F73" w:rsidRDefault="00081DB9" w:rsidP="00390F06">
      <w:pPr>
        <w:pStyle w:val="ListParagraph"/>
        <w:numPr>
          <w:ilvl w:val="1"/>
          <w:numId w:val="306"/>
        </w:numPr>
        <w:ind w:left="1418"/>
      </w:pPr>
      <w:r>
        <w:t>N</w:t>
      </w:r>
      <w:r w:rsidR="002A7F73" w:rsidRPr="00962F63">
        <w:t>otification (pay-less and/or payment notice) in accordance with the requirements of the sub-subcontract and the Housing Grants Act</w:t>
      </w:r>
    </w:p>
    <w:p w14:paraId="5E77C219" w14:textId="77777777" w:rsidR="002A7F73" w:rsidRPr="00962F63" w:rsidRDefault="002A7F73" w:rsidP="0091666C">
      <w:pPr>
        <w:pStyle w:val="ListParagraph"/>
        <w:spacing w:after="0"/>
        <w:ind w:left="2880"/>
      </w:pPr>
    </w:p>
    <w:p w14:paraId="335E1253" w14:textId="2F0C8C43" w:rsidR="002A7F73" w:rsidRDefault="002A7F73" w:rsidP="0091666C">
      <w:pPr>
        <w:pStyle w:val="ListParagraph"/>
        <w:numPr>
          <w:ilvl w:val="0"/>
          <w:numId w:val="307"/>
        </w:numPr>
        <w:spacing w:after="0"/>
      </w:pPr>
      <w:r w:rsidRPr="00962F63">
        <w:t>Once the QS and P</w:t>
      </w:r>
      <w:r w:rsidR="005B0B7F">
        <w:t>roject Manager</w:t>
      </w:r>
      <w:r w:rsidRPr="00962F63">
        <w:t xml:space="preserve"> have agreed the interim valuation for that application period, the QS or P</w:t>
      </w:r>
      <w:r w:rsidR="005B0B7F">
        <w:t>roject Manager</w:t>
      </w:r>
      <w:r w:rsidRPr="00962F63">
        <w:t xml:space="preserve"> is to date and initial in the appropriate columns ready for the </w:t>
      </w:r>
      <w:r w:rsidR="004E2C78">
        <w:t>Commercial Manager</w:t>
      </w:r>
      <w:r w:rsidRPr="00962F63">
        <w:t xml:space="preserve"> to review and authorise.  </w:t>
      </w:r>
    </w:p>
    <w:p w14:paraId="3AF1BA71" w14:textId="77777777" w:rsidR="002A7F73" w:rsidRPr="00962F63" w:rsidRDefault="002A7F73" w:rsidP="0091666C">
      <w:pPr>
        <w:spacing w:after="0"/>
      </w:pPr>
    </w:p>
    <w:p w14:paraId="668A550B" w14:textId="77777777" w:rsidR="002A7F73" w:rsidRPr="00962F63" w:rsidRDefault="002A7F73" w:rsidP="0091666C">
      <w:pPr>
        <w:pStyle w:val="ListParagraph"/>
        <w:numPr>
          <w:ilvl w:val="0"/>
          <w:numId w:val="305"/>
        </w:numPr>
        <w:spacing w:after="0"/>
      </w:pPr>
      <w:r w:rsidRPr="00962F63">
        <w:t>Any deviations from this due to any other issue must be clearly communicated with accounts.</w:t>
      </w:r>
    </w:p>
    <w:p w14:paraId="63ED7896" w14:textId="77777777" w:rsidR="002A7F73" w:rsidRPr="00962F63" w:rsidRDefault="002A7F73" w:rsidP="0091666C">
      <w:pPr>
        <w:pStyle w:val="ListParagraph"/>
        <w:spacing w:after="0"/>
      </w:pPr>
    </w:p>
    <w:p w14:paraId="2837FA6B" w14:textId="01C90730" w:rsidR="002A7F73" w:rsidRDefault="002A7F73" w:rsidP="0091666C">
      <w:pPr>
        <w:pStyle w:val="ListParagraph"/>
        <w:numPr>
          <w:ilvl w:val="0"/>
          <w:numId w:val="305"/>
        </w:numPr>
        <w:spacing w:after="0"/>
      </w:pPr>
      <w:r w:rsidRPr="00962F63">
        <w:t xml:space="preserve">Once the </w:t>
      </w:r>
      <w:r w:rsidR="004E2C78">
        <w:t>p</w:t>
      </w:r>
      <w:r w:rsidRPr="00962F63">
        <w:t xml:space="preserve">ayment </w:t>
      </w:r>
      <w:r w:rsidR="004E2C78">
        <w:t>c</w:t>
      </w:r>
      <w:r w:rsidRPr="00962F63">
        <w:t>ertificate</w:t>
      </w:r>
      <w:r>
        <w:t xml:space="preserve"> valuation</w:t>
      </w:r>
      <w:r w:rsidRPr="00962F63">
        <w:t xml:space="preserve"> has been fully signed off, the Commercial Assistant is to upload</w:t>
      </w:r>
      <w:r>
        <w:t xml:space="preserve"> this onto</w:t>
      </w:r>
      <w:r w:rsidRPr="00962F63">
        <w:t xml:space="preserve"> </w:t>
      </w:r>
      <w:r w:rsidR="004E2C78">
        <w:t>the accounts software</w:t>
      </w:r>
      <w:r>
        <w:t xml:space="preserve"> to generate the formal </w:t>
      </w:r>
      <w:r w:rsidR="00900469">
        <w:t>p</w:t>
      </w:r>
      <w:r>
        <w:t xml:space="preserve">ayment </w:t>
      </w:r>
      <w:r w:rsidR="00900469">
        <w:t>c</w:t>
      </w:r>
      <w:r>
        <w:t>ertificate</w:t>
      </w:r>
      <w:r w:rsidRPr="00962F63">
        <w:t xml:space="preserve">. </w:t>
      </w:r>
    </w:p>
    <w:p w14:paraId="068EB23E" w14:textId="77777777" w:rsidR="002A7F73" w:rsidRDefault="002A7F73" w:rsidP="0091666C">
      <w:pPr>
        <w:pStyle w:val="ListParagraph"/>
      </w:pPr>
    </w:p>
    <w:p w14:paraId="2B58A00F" w14:textId="716B1CD9" w:rsidR="002A7F73" w:rsidRPr="00962F63" w:rsidRDefault="002A7F73" w:rsidP="0091666C">
      <w:pPr>
        <w:pStyle w:val="ListParagraph"/>
        <w:numPr>
          <w:ilvl w:val="0"/>
          <w:numId w:val="305"/>
        </w:numPr>
        <w:spacing w:after="0"/>
      </w:pPr>
      <w:r w:rsidRPr="00FB1BD2">
        <w:t xml:space="preserve">Once the certificate has been completed </w:t>
      </w:r>
      <w:r>
        <w:t xml:space="preserve">the Commercial Assistant is to notify </w:t>
      </w:r>
      <w:r w:rsidR="00900469">
        <w:t>a</w:t>
      </w:r>
      <w:r w:rsidRPr="00FB1BD2">
        <w:t>ccounts.</w:t>
      </w:r>
    </w:p>
    <w:p w14:paraId="02012762" w14:textId="77777777" w:rsidR="002A7F73" w:rsidRPr="00962F63" w:rsidRDefault="002A7F73" w:rsidP="0091666C">
      <w:pPr>
        <w:pStyle w:val="ListParagraph"/>
        <w:spacing w:after="0"/>
      </w:pPr>
    </w:p>
    <w:p w14:paraId="01509C78" w14:textId="143F8805" w:rsidR="002A7F73" w:rsidRDefault="002A7F73" w:rsidP="0091666C">
      <w:pPr>
        <w:pStyle w:val="ListParagraph"/>
        <w:numPr>
          <w:ilvl w:val="0"/>
          <w:numId w:val="305"/>
        </w:numPr>
        <w:spacing w:after="0"/>
      </w:pPr>
      <w:r>
        <w:t>T</w:t>
      </w:r>
      <w:r w:rsidRPr="00962F63">
        <w:t xml:space="preserve">he Commercial Assistant or the QS is to send out the </w:t>
      </w:r>
      <w:r w:rsidR="00900469">
        <w:t>p</w:t>
      </w:r>
      <w:r w:rsidRPr="00962F63">
        <w:t xml:space="preserve">ayment </w:t>
      </w:r>
      <w:r w:rsidR="00900469">
        <w:t>c</w:t>
      </w:r>
      <w:r w:rsidRPr="00962F63">
        <w:t xml:space="preserve">ertificates </w:t>
      </w:r>
      <w:r>
        <w:t xml:space="preserve">(inclusive of the accompanying valuation) no later than 5 days after the </w:t>
      </w:r>
      <w:r w:rsidR="00900469">
        <w:t>d</w:t>
      </w:r>
      <w:r>
        <w:t xml:space="preserve">ue </w:t>
      </w:r>
      <w:r w:rsidR="00900469">
        <w:t>d</w:t>
      </w:r>
      <w:r>
        <w:t xml:space="preserve">ate of each, </w:t>
      </w:r>
      <w:r w:rsidRPr="00962F63">
        <w:t xml:space="preserve">to the </w:t>
      </w:r>
      <w:r w:rsidR="00900469">
        <w:t>s</w:t>
      </w:r>
      <w:r w:rsidRPr="00962F63">
        <w:t>ub-</w:t>
      </w:r>
      <w:r w:rsidR="00900469">
        <w:t>c</w:t>
      </w:r>
      <w:r w:rsidRPr="00962F63">
        <w:t xml:space="preserve">ontractor accordingly, and save the relevant issued correspondence on the server. </w:t>
      </w:r>
    </w:p>
    <w:p w14:paraId="0C8F4E1D" w14:textId="77777777" w:rsidR="002A7F73" w:rsidRPr="00962F63" w:rsidRDefault="002A7F73" w:rsidP="0091666C">
      <w:pPr>
        <w:spacing w:after="0"/>
      </w:pPr>
    </w:p>
    <w:p w14:paraId="70B46094" w14:textId="33EBE83B" w:rsidR="002A7F73" w:rsidRPr="00962F63" w:rsidRDefault="002A7F73" w:rsidP="0091666C">
      <w:pPr>
        <w:pStyle w:val="ListParagraph"/>
        <w:numPr>
          <w:ilvl w:val="0"/>
          <w:numId w:val="305"/>
        </w:numPr>
        <w:spacing w:after="0"/>
      </w:pPr>
      <w:r w:rsidRPr="00962F63">
        <w:t>The QS is responsib</w:t>
      </w:r>
      <w:r w:rsidR="007471D8">
        <w:t>le</w:t>
      </w:r>
      <w:r w:rsidRPr="00962F63">
        <w:t xml:space="preserve"> for ensuring this activity is completed and does not leave the company commercially exposed. </w:t>
      </w:r>
    </w:p>
    <w:p w14:paraId="52EA07BB" w14:textId="77777777" w:rsidR="002A7F73" w:rsidRPr="00962F63" w:rsidRDefault="002A7F73" w:rsidP="0091666C">
      <w:pPr>
        <w:pStyle w:val="ListParagraph"/>
        <w:spacing w:after="0"/>
      </w:pPr>
    </w:p>
    <w:p w14:paraId="7737679F" w14:textId="3B2A9E57" w:rsidR="002A7F73" w:rsidRPr="00FE7E9A" w:rsidRDefault="002A7F73" w:rsidP="0091666C">
      <w:pPr>
        <w:pStyle w:val="ListParagraph"/>
        <w:numPr>
          <w:ilvl w:val="0"/>
          <w:numId w:val="305"/>
        </w:numPr>
        <w:spacing w:after="0"/>
      </w:pPr>
      <w:r w:rsidRPr="00636A15">
        <w:t xml:space="preserve">The QS and Commercial Assistant </w:t>
      </w:r>
      <w:r w:rsidR="007471D8">
        <w:t>are</w:t>
      </w:r>
      <w:r w:rsidRPr="00636A15">
        <w:t xml:space="preserve"> to be aware at all times of the guidance set out in</w:t>
      </w:r>
      <w:r w:rsidR="007471D8">
        <w:t xml:space="preserve"> </w:t>
      </w:r>
      <w:r w:rsidRPr="00636A15">
        <w:rPr>
          <w:b/>
          <w:bCs/>
        </w:rPr>
        <w:t>Payment Notices and Pay Less Notices</w:t>
      </w:r>
      <w:r w:rsidR="007471D8">
        <w:rPr>
          <w:b/>
          <w:bCs/>
        </w:rPr>
        <w:t xml:space="preserve"> </w:t>
      </w:r>
      <w:r w:rsidR="007471D8" w:rsidRPr="007471D8">
        <w:t>as detailed in this document</w:t>
      </w:r>
      <w:r w:rsidRPr="00636A15">
        <w:rPr>
          <w:b/>
          <w:bCs/>
        </w:rPr>
        <w:t>.</w:t>
      </w:r>
      <w:r w:rsidR="007471D8">
        <w:rPr>
          <w:b/>
          <w:bCs/>
        </w:rPr>
        <w:t xml:space="preserve"> </w:t>
      </w:r>
    </w:p>
    <w:p w14:paraId="238F4509" w14:textId="77777777" w:rsidR="002A7F73" w:rsidRDefault="002A7F73" w:rsidP="0091666C">
      <w:pPr>
        <w:pStyle w:val="ListParagraph"/>
      </w:pPr>
    </w:p>
    <w:p w14:paraId="4A5830ED" w14:textId="77777777" w:rsidR="002A7F73" w:rsidRDefault="002A7F73" w:rsidP="0091666C">
      <w:pPr>
        <w:pStyle w:val="ListParagraph"/>
        <w:numPr>
          <w:ilvl w:val="0"/>
          <w:numId w:val="305"/>
        </w:numPr>
        <w:spacing w:after="0"/>
      </w:pPr>
      <w:r>
        <w:t xml:space="preserve">Further points to consider are; </w:t>
      </w:r>
    </w:p>
    <w:p w14:paraId="3459D8F4" w14:textId="77777777" w:rsidR="002A7F73" w:rsidRDefault="002A7F73" w:rsidP="0091666C">
      <w:pPr>
        <w:pStyle w:val="ListParagraph"/>
      </w:pPr>
    </w:p>
    <w:p w14:paraId="75E4CED8" w14:textId="59CB3707" w:rsidR="002A7F73" w:rsidRPr="00340F92" w:rsidRDefault="002A7F73" w:rsidP="00892529">
      <w:pPr>
        <w:pStyle w:val="ListParagraph"/>
        <w:numPr>
          <w:ilvl w:val="0"/>
          <w:numId w:val="308"/>
        </w:numPr>
        <w:spacing w:line="240" w:lineRule="auto"/>
      </w:pPr>
      <w:r w:rsidRPr="00340F92">
        <w:t xml:space="preserve">All retentions we are holding need to be checked as per their </w:t>
      </w:r>
      <w:r w:rsidR="007471D8">
        <w:t>s</w:t>
      </w:r>
      <w:r w:rsidRPr="00340F92">
        <w:t>ub-</w:t>
      </w:r>
      <w:r w:rsidR="007471D8">
        <w:t>c</w:t>
      </w:r>
      <w:r w:rsidRPr="00340F92">
        <w:t>ontract, with only 50% to be released on practical completion.</w:t>
      </w:r>
    </w:p>
    <w:p w14:paraId="65E03C3D" w14:textId="678B7E79" w:rsidR="002A7F73" w:rsidRPr="00340F92" w:rsidRDefault="002A7F73" w:rsidP="006C52A9">
      <w:pPr>
        <w:pStyle w:val="ListParagraph"/>
        <w:numPr>
          <w:ilvl w:val="0"/>
          <w:numId w:val="308"/>
        </w:numPr>
        <w:spacing w:line="240" w:lineRule="auto"/>
      </w:pPr>
      <w:r w:rsidRPr="00340F92">
        <w:t xml:space="preserve">When saving certificates and reopening them </w:t>
      </w:r>
      <w:r w:rsidR="007471D8">
        <w:t>on the account</w:t>
      </w:r>
      <w:r w:rsidR="008569D6">
        <w:t>s software</w:t>
      </w:r>
      <w:r w:rsidRPr="00340F92">
        <w:t xml:space="preserve"> the dates </w:t>
      </w:r>
      <w:r w:rsidR="008569D6">
        <w:t>m</w:t>
      </w:r>
      <w:r w:rsidRPr="00340F92">
        <w:t>ust be checked at each interval until completed.</w:t>
      </w:r>
    </w:p>
    <w:p w14:paraId="6673CF18" w14:textId="16B45B37" w:rsidR="002A7F73" w:rsidRPr="00340F92" w:rsidRDefault="002A7F73" w:rsidP="006C52A9">
      <w:pPr>
        <w:pStyle w:val="ListParagraph"/>
        <w:numPr>
          <w:ilvl w:val="0"/>
          <w:numId w:val="308"/>
        </w:numPr>
        <w:spacing w:line="240" w:lineRule="auto"/>
      </w:pPr>
      <w:r w:rsidRPr="00340F92">
        <w:t xml:space="preserve">Official </w:t>
      </w:r>
      <w:r w:rsidR="008569D6">
        <w:t>p</w:t>
      </w:r>
      <w:r w:rsidRPr="00340F92">
        <w:t xml:space="preserve">urchase </w:t>
      </w:r>
      <w:r w:rsidR="008569D6">
        <w:t>o</w:t>
      </w:r>
      <w:r w:rsidRPr="00340F92">
        <w:t xml:space="preserve">rders must be raised for all </w:t>
      </w:r>
      <w:r w:rsidR="008569D6">
        <w:t>s</w:t>
      </w:r>
      <w:r w:rsidRPr="00340F92">
        <w:t>ub-</w:t>
      </w:r>
      <w:r w:rsidR="008569D6">
        <w:t>c</w:t>
      </w:r>
      <w:r w:rsidRPr="00340F92">
        <w:t>ontractors</w:t>
      </w:r>
      <w:r w:rsidR="00FB3ECB">
        <w:t>.</w:t>
      </w:r>
    </w:p>
    <w:p w14:paraId="03DCAAE2" w14:textId="5F5A0010" w:rsidR="002A7F73" w:rsidRPr="00340F92" w:rsidRDefault="002A7F73" w:rsidP="006C52A9">
      <w:pPr>
        <w:pStyle w:val="ListParagraph"/>
        <w:numPr>
          <w:ilvl w:val="0"/>
          <w:numId w:val="308"/>
        </w:numPr>
        <w:spacing w:line="240" w:lineRule="auto"/>
      </w:pPr>
      <w:r w:rsidRPr="00340F92">
        <w:t>All final applications must have the Final Account Statement</w:t>
      </w:r>
      <w:r w:rsidR="00A33580">
        <w:t xml:space="preserve"> 02-04-16</w:t>
      </w:r>
      <w:r w:rsidRPr="00340F92">
        <w:t xml:space="preserve"> completed, signed by the </w:t>
      </w:r>
      <w:r w:rsidR="00A33580">
        <w:t>s</w:t>
      </w:r>
      <w:r w:rsidRPr="00340F92">
        <w:t>ub</w:t>
      </w:r>
      <w:r w:rsidR="00A33580">
        <w:t>-contractor</w:t>
      </w:r>
      <w:r w:rsidRPr="00340F92">
        <w:t xml:space="preserve"> &amp; filed before the final payment is made.</w:t>
      </w:r>
    </w:p>
    <w:p w14:paraId="43944770" w14:textId="17BD4C20" w:rsidR="002A7F73" w:rsidRPr="000D23D9" w:rsidRDefault="002A7F73" w:rsidP="006C52A9">
      <w:pPr>
        <w:pStyle w:val="ListParagraph"/>
        <w:numPr>
          <w:ilvl w:val="0"/>
          <w:numId w:val="308"/>
        </w:numPr>
        <w:spacing w:line="240" w:lineRule="auto"/>
      </w:pPr>
      <w:r w:rsidRPr="00340F92">
        <w:t xml:space="preserve">Consideration is to be </w:t>
      </w:r>
      <w:r w:rsidR="00FB3ECB">
        <w:t>given to</w:t>
      </w:r>
      <w:r w:rsidRPr="00A33580">
        <w:t xml:space="preserve"> </w:t>
      </w:r>
      <w:r w:rsidR="00A33580" w:rsidRPr="00A33580">
        <w:t>the</w:t>
      </w:r>
      <w:r w:rsidRPr="00340F92">
        <w:rPr>
          <w:b/>
          <w:bCs/>
        </w:rPr>
        <w:t xml:space="preserve"> Cashflow Optimisation</w:t>
      </w:r>
      <w:r w:rsidR="00A33580">
        <w:rPr>
          <w:b/>
          <w:bCs/>
        </w:rPr>
        <w:t xml:space="preserve"> </w:t>
      </w:r>
      <w:r w:rsidR="00A33580" w:rsidRPr="007C3144">
        <w:t>section</w:t>
      </w:r>
      <w:r w:rsidR="00A33580">
        <w:rPr>
          <w:b/>
          <w:bCs/>
        </w:rPr>
        <w:t xml:space="preserve"> </w:t>
      </w:r>
      <w:r w:rsidR="00A33580" w:rsidRPr="00A33580">
        <w:t>as detailed within this document</w:t>
      </w:r>
      <w:r w:rsidR="00A33580">
        <w:t>.</w:t>
      </w:r>
    </w:p>
    <w:p w14:paraId="4DDCDCB9" w14:textId="52F446B9" w:rsidR="00BC207C" w:rsidRDefault="00000000" w:rsidP="00BC207C">
      <w:pPr>
        <w:jc w:val="both"/>
        <w:rPr>
          <w:b/>
          <w:bCs/>
        </w:rPr>
      </w:pPr>
      <w:r>
        <w:rPr>
          <w:b/>
          <w:bCs/>
        </w:rPr>
        <w:pict w14:anchorId="2D0C7BC0">
          <v:rect id="_x0000_i1032" style="width:0;height:1.5pt" o:hralign="center" o:hrstd="t" o:hr="t" fillcolor="#a0a0a0" stroked="f"/>
        </w:pict>
      </w:r>
    </w:p>
    <w:p w14:paraId="362CAD30" w14:textId="30734DEA" w:rsidR="00BC207C" w:rsidRDefault="00BC207C" w:rsidP="0066160F">
      <w:pPr>
        <w:rPr>
          <w:b/>
          <w:bCs/>
        </w:rPr>
      </w:pPr>
      <w:r w:rsidRPr="000D23D9">
        <w:rPr>
          <w:b/>
          <w:bCs/>
        </w:rPr>
        <w:t>4.</w:t>
      </w:r>
      <w:r>
        <w:rPr>
          <w:b/>
          <w:bCs/>
        </w:rPr>
        <w:t>6</w:t>
      </w:r>
      <w:r w:rsidRPr="000D23D9">
        <w:rPr>
          <w:b/>
          <w:bCs/>
        </w:rPr>
        <w:t xml:space="preserve"> Financial Reporting</w:t>
      </w:r>
    </w:p>
    <w:p w14:paraId="6AFCEB8B" w14:textId="6FA3FDC0" w:rsidR="00BC207C" w:rsidRPr="00777A1A" w:rsidRDefault="00BC207C" w:rsidP="0066160F">
      <w:pPr>
        <w:pStyle w:val="ListParagraph"/>
        <w:numPr>
          <w:ilvl w:val="0"/>
          <w:numId w:val="311"/>
        </w:numPr>
        <w:spacing w:after="0"/>
      </w:pPr>
      <w:r w:rsidRPr="00777A1A">
        <w:t>The Company operates on a strict cycle that is timetabled</w:t>
      </w:r>
      <w:r w:rsidR="00F60EF0">
        <w:t xml:space="preserve"> at the start of each</w:t>
      </w:r>
      <w:r w:rsidRPr="00777A1A">
        <w:t xml:space="preserve"> calendar year.</w:t>
      </w:r>
    </w:p>
    <w:p w14:paraId="03E51CED" w14:textId="77777777" w:rsidR="00BC207C" w:rsidRPr="00777A1A" w:rsidRDefault="00BC207C" w:rsidP="0066160F">
      <w:pPr>
        <w:pStyle w:val="ListParagraph"/>
        <w:spacing w:after="0"/>
      </w:pPr>
    </w:p>
    <w:p w14:paraId="07935318" w14:textId="77777777" w:rsidR="00BC207C" w:rsidRPr="00777A1A" w:rsidRDefault="00BC207C" w:rsidP="0066160F">
      <w:pPr>
        <w:pStyle w:val="ListParagraph"/>
        <w:numPr>
          <w:ilvl w:val="0"/>
          <w:numId w:val="311"/>
        </w:numPr>
        <w:spacing w:after="0"/>
      </w:pPr>
      <w:r w:rsidRPr="00777A1A">
        <w:t xml:space="preserve"> This timetable is agreed in conjunction between Commercial and Accounts within the first month of the year, if not prior. </w:t>
      </w:r>
    </w:p>
    <w:p w14:paraId="39E76C87" w14:textId="77777777" w:rsidR="00BC207C" w:rsidRPr="00777A1A" w:rsidRDefault="00BC207C" w:rsidP="0066160F">
      <w:pPr>
        <w:spacing w:after="0"/>
      </w:pPr>
    </w:p>
    <w:p w14:paraId="7E3B4258" w14:textId="77777777" w:rsidR="00BC207C" w:rsidRPr="00777A1A" w:rsidRDefault="00BC207C" w:rsidP="0066160F">
      <w:pPr>
        <w:pStyle w:val="ListParagraph"/>
        <w:numPr>
          <w:ilvl w:val="0"/>
          <w:numId w:val="311"/>
        </w:numPr>
        <w:spacing w:after="0"/>
      </w:pPr>
      <w:r w:rsidRPr="00777A1A">
        <w:t xml:space="preserve">The adherence by all parties as to the deadlines and achieving the dates stated is mandatory to ensure a smooth and seamless reporting period. </w:t>
      </w:r>
    </w:p>
    <w:p w14:paraId="426D18DD" w14:textId="77777777" w:rsidR="00BC207C" w:rsidRPr="00777A1A" w:rsidRDefault="00BC207C" w:rsidP="0066160F">
      <w:pPr>
        <w:pStyle w:val="ListParagraph"/>
        <w:spacing w:after="0"/>
      </w:pPr>
    </w:p>
    <w:p w14:paraId="6E5FA987" w14:textId="53C9B7D5" w:rsidR="00BC207C" w:rsidRPr="00777A1A" w:rsidRDefault="00BC207C" w:rsidP="0066160F">
      <w:pPr>
        <w:pStyle w:val="ListParagraph"/>
        <w:numPr>
          <w:ilvl w:val="0"/>
          <w:numId w:val="311"/>
        </w:numPr>
        <w:spacing w:after="0"/>
      </w:pPr>
      <w:r w:rsidRPr="00777A1A">
        <w:t xml:space="preserve">Any delay in in achieving the dates may have a consequential impact on the </w:t>
      </w:r>
      <w:r w:rsidR="004307AB" w:rsidRPr="00777A1A">
        <w:t>follow-on</w:t>
      </w:r>
      <w:r w:rsidRPr="00777A1A">
        <w:t xml:space="preserve"> reporting by </w:t>
      </w:r>
      <w:r w:rsidR="00DB0920">
        <w:t>other</w:t>
      </w:r>
      <w:r w:rsidRPr="00777A1A">
        <w:t xml:space="preserve"> department</w:t>
      </w:r>
      <w:r w:rsidR="00DB0920">
        <w:t>s</w:t>
      </w:r>
      <w:r w:rsidRPr="00777A1A">
        <w:t xml:space="preserve"> or activit</w:t>
      </w:r>
      <w:r w:rsidR="00DB0920">
        <w:t>ies</w:t>
      </w:r>
      <w:r w:rsidRPr="00777A1A">
        <w:t xml:space="preserve"> etc. </w:t>
      </w:r>
    </w:p>
    <w:p w14:paraId="66F798AD" w14:textId="77777777" w:rsidR="00BC207C" w:rsidRPr="00777A1A" w:rsidRDefault="00BC207C" w:rsidP="0066160F">
      <w:pPr>
        <w:pStyle w:val="ListParagraph"/>
        <w:spacing w:after="0"/>
      </w:pPr>
    </w:p>
    <w:p w14:paraId="43A90FC5" w14:textId="77777777" w:rsidR="00BC207C" w:rsidRDefault="00BC207C" w:rsidP="0066160F">
      <w:pPr>
        <w:pStyle w:val="ListParagraph"/>
        <w:numPr>
          <w:ilvl w:val="0"/>
          <w:numId w:val="311"/>
        </w:numPr>
        <w:spacing w:after="0"/>
        <w:rPr>
          <w:ins w:id="31" w:author="Kristian Mcclure" w:date="2026-06-25T21:30:00Z" w16du:dateUtc="2026-06-25T20:30:00Z"/>
        </w:rPr>
      </w:pPr>
      <w:r w:rsidRPr="00777A1A">
        <w:t xml:space="preserve">Copies of the Commercial Timetable are available upon request. </w:t>
      </w:r>
    </w:p>
    <w:p w14:paraId="31CFE3D7" w14:textId="77777777" w:rsidR="00325A20" w:rsidRDefault="00325A20">
      <w:pPr>
        <w:pStyle w:val="ListParagraph"/>
        <w:rPr>
          <w:ins w:id="32" w:author="Kristian Mcclure" w:date="2026-06-25T21:30:00Z" w16du:dateUtc="2026-06-25T20:30:00Z"/>
        </w:rPr>
        <w:pPrChange w:id="33" w:author="Kristian Mcclure" w:date="2026-06-25T21:30:00Z" w16du:dateUtc="2026-06-25T20:30:00Z">
          <w:pPr>
            <w:pStyle w:val="ListParagraph"/>
            <w:numPr>
              <w:numId w:val="311"/>
            </w:numPr>
            <w:spacing w:after="0"/>
            <w:ind w:hanging="360"/>
          </w:pPr>
        </w:pPrChange>
      </w:pPr>
    </w:p>
    <w:p w14:paraId="0D66203C" w14:textId="77777777" w:rsidR="00325A20" w:rsidRDefault="00325A20" w:rsidP="00325A20">
      <w:pPr>
        <w:pStyle w:val="ListParagraph"/>
        <w:numPr>
          <w:ilvl w:val="0"/>
          <w:numId w:val="311"/>
        </w:numPr>
        <w:spacing w:after="0"/>
        <w:rPr>
          <w:ins w:id="34" w:author="Kristian Mcclure" w:date="2026-06-25T21:30:00Z" w16du:dateUtc="2026-06-25T20:30:00Z"/>
        </w:rPr>
      </w:pPr>
      <w:ins w:id="35" w:author="Kristian Mcclure" w:date="2026-06-25T21:30:00Z" w16du:dateUtc="2026-06-25T20:30:00Z">
        <w:r>
          <w:t>The Commercial Manager is to be aware of all requirements and actions to be undertaken on the lead up to and prior to the close of the Financial Year Accounts, with such including but not limited to;</w:t>
        </w:r>
      </w:ins>
    </w:p>
    <w:p w14:paraId="21EF5EC3" w14:textId="77777777" w:rsidR="00325A20" w:rsidRDefault="00325A20" w:rsidP="00325A20">
      <w:pPr>
        <w:pStyle w:val="ListParagraph"/>
        <w:spacing w:after="0"/>
        <w:rPr>
          <w:ins w:id="36" w:author="Kristian Mcclure" w:date="2026-06-25T21:30:00Z" w16du:dateUtc="2026-06-25T20:30:00Z"/>
        </w:rPr>
      </w:pPr>
      <w:ins w:id="37" w:author="Kristian Mcclure" w:date="2026-06-25T21:30:00Z" w16du:dateUtc="2026-06-25T20:30:00Z">
        <w:r>
          <w:t xml:space="preserve"> - Liaison with the Management Accountant and review of the PM Commercial Sheets and consolidated Business Unit Reports</w:t>
        </w:r>
      </w:ins>
    </w:p>
    <w:p w14:paraId="771324D2" w14:textId="77777777" w:rsidR="00325A20" w:rsidRDefault="00325A20" w:rsidP="00325A20">
      <w:pPr>
        <w:pStyle w:val="ListParagraph"/>
        <w:spacing w:after="0"/>
        <w:rPr>
          <w:ins w:id="38" w:author="Kristian Mcclure" w:date="2026-06-25T21:30:00Z" w16du:dateUtc="2026-06-25T20:30:00Z"/>
        </w:rPr>
      </w:pPr>
    </w:p>
    <w:p w14:paraId="34787F28" w14:textId="77777777" w:rsidR="00325A20" w:rsidRDefault="00325A20" w:rsidP="00325A20">
      <w:pPr>
        <w:pStyle w:val="ListParagraph"/>
        <w:spacing w:after="0"/>
        <w:rPr>
          <w:ins w:id="39" w:author="Kristian Mcclure" w:date="2026-06-25T21:30:00Z" w16du:dateUtc="2026-06-25T20:30:00Z"/>
        </w:rPr>
      </w:pPr>
      <w:ins w:id="40" w:author="Kristian Mcclure" w:date="2026-06-25T21:30:00Z" w16du:dateUtc="2026-06-25T20:30:00Z">
        <w:r>
          <w:t xml:space="preserve"> - Review and actioning of all Retentions that are due to be Invoiced and Applied for, and paid prior to the end of the Financial Year</w:t>
        </w:r>
      </w:ins>
    </w:p>
    <w:p w14:paraId="0DB2E68B" w14:textId="77777777" w:rsidR="00325A20" w:rsidRDefault="00325A20" w:rsidP="00325A20">
      <w:pPr>
        <w:pStyle w:val="ListParagraph"/>
        <w:spacing w:after="0"/>
        <w:rPr>
          <w:ins w:id="41" w:author="Kristian Mcclure" w:date="2026-06-25T21:30:00Z" w16du:dateUtc="2026-06-25T20:30:00Z"/>
        </w:rPr>
      </w:pPr>
    </w:p>
    <w:p w14:paraId="23432123" w14:textId="77777777" w:rsidR="00325A20" w:rsidRDefault="00325A20" w:rsidP="00325A20">
      <w:pPr>
        <w:pStyle w:val="ListParagraph"/>
        <w:spacing w:after="0"/>
        <w:rPr>
          <w:ins w:id="42" w:author="Kristian Mcclure" w:date="2026-06-25T21:30:00Z" w16du:dateUtc="2026-06-25T20:30:00Z"/>
        </w:rPr>
      </w:pPr>
      <w:ins w:id="43" w:author="Kristian Mcclure" w:date="2026-06-25T21:30:00Z" w16du:dateUtc="2026-06-25T20:30:00Z">
        <w:r>
          <w:t xml:space="preserve"> - Review of any and all Invoices/ Applications to ensure all projects are up to date and that all relevant Payment Certificates have been received.</w:t>
        </w:r>
      </w:ins>
    </w:p>
    <w:p w14:paraId="615B0FDC" w14:textId="77777777" w:rsidR="00325A20" w:rsidRDefault="00325A20" w:rsidP="00325A20">
      <w:pPr>
        <w:pStyle w:val="ListParagraph"/>
        <w:spacing w:after="0"/>
        <w:rPr>
          <w:ins w:id="44" w:author="Kristian Mcclure" w:date="2026-06-25T21:30:00Z" w16du:dateUtc="2026-06-25T20:30:00Z"/>
        </w:rPr>
      </w:pPr>
    </w:p>
    <w:p w14:paraId="7D7C4415" w14:textId="77777777" w:rsidR="00325A20" w:rsidRDefault="00325A20" w:rsidP="00325A20">
      <w:pPr>
        <w:pStyle w:val="ListParagraph"/>
        <w:spacing w:after="0"/>
        <w:rPr>
          <w:ins w:id="45" w:author="Kristian Mcclure" w:date="2026-06-25T21:30:00Z" w16du:dateUtc="2026-06-25T20:30:00Z"/>
        </w:rPr>
      </w:pPr>
      <w:ins w:id="46" w:author="Kristian Mcclure" w:date="2026-06-25T21:30:00Z" w16du:dateUtc="2026-06-25T20:30:00Z">
        <w:r>
          <w:t xml:space="preserve"> - Chasing and ensuring payment of any overdue amounts from Clients</w:t>
        </w:r>
      </w:ins>
    </w:p>
    <w:p w14:paraId="234CDFAD" w14:textId="77777777" w:rsidR="00325A20" w:rsidRDefault="00325A20" w:rsidP="00325A20">
      <w:pPr>
        <w:pStyle w:val="ListParagraph"/>
        <w:spacing w:after="0"/>
        <w:rPr>
          <w:ins w:id="47" w:author="Kristian Mcclure" w:date="2026-06-25T21:30:00Z" w16du:dateUtc="2026-06-25T20:30:00Z"/>
        </w:rPr>
      </w:pPr>
    </w:p>
    <w:p w14:paraId="572DC80A" w14:textId="77777777" w:rsidR="00325A20" w:rsidRDefault="00325A20" w:rsidP="00325A20">
      <w:pPr>
        <w:pStyle w:val="ListParagraph"/>
        <w:spacing w:after="0"/>
        <w:rPr>
          <w:ins w:id="48" w:author="Kristian Mcclure" w:date="2026-06-25T21:30:00Z" w16du:dateUtc="2026-06-25T20:30:00Z"/>
        </w:rPr>
      </w:pPr>
      <w:ins w:id="49" w:author="Kristian Mcclure" w:date="2026-06-25T21:30:00Z" w16du:dateUtc="2026-06-25T20:30:00Z">
        <w:r>
          <w:t xml:space="preserve"> - Final Account Statements both Client and Sub-Contractors are saved in the relevant folder on SharePoint</w:t>
        </w:r>
      </w:ins>
    </w:p>
    <w:p w14:paraId="125FF975" w14:textId="77777777" w:rsidR="00325A20" w:rsidRDefault="00325A20" w:rsidP="00325A20">
      <w:pPr>
        <w:pStyle w:val="ListParagraph"/>
        <w:spacing w:after="0"/>
        <w:rPr>
          <w:ins w:id="50" w:author="Kristian Mcclure" w:date="2026-06-25T21:30:00Z" w16du:dateUtc="2026-06-25T20:30:00Z"/>
        </w:rPr>
      </w:pPr>
    </w:p>
    <w:p w14:paraId="06F1BE78" w14:textId="77777777" w:rsidR="00325A20" w:rsidRDefault="00325A20" w:rsidP="00325A20">
      <w:pPr>
        <w:pStyle w:val="ListParagraph"/>
        <w:spacing w:after="0"/>
        <w:rPr>
          <w:ins w:id="51" w:author="Kristian Mcclure" w:date="2026-06-25T21:30:00Z" w16du:dateUtc="2026-06-25T20:30:00Z"/>
        </w:rPr>
      </w:pPr>
      <w:ins w:id="52" w:author="Kristian Mcclure" w:date="2026-06-25T21:30:00Z" w16du:dateUtc="2026-06-25T20:30:00Z">
        <w:r>
          <w:t xml:space="preserve"> - Ensuring all Sub-Contractor Payment Certificates are up to date and on Construction Manager, and the Sub-Contract Tracker is updated accordingly</w:t>
        </w:r>
      </w:ins>
    </w:p>
    <w:p w14:paraId="0324C795" w14:textId="77777777" w:rsidR="00325A20" w:rsidRDefault="00325A20" w:rsidP="00325A20">
      <w:pPr>
        <w:pStyle w:val="ListParagraph"/>
        <w:spacing w:after="0"/>
        <w:rPr>
          <w:ins w:id="53" w:author="Kristian Mcclure" w:date="2026-06-25T21:30:00Z" w16du:dateUtc="2026-06-25T20:30:00Z"/>
        </w:rPr>
      </w:pPr>
    </w:p>
    <w:p w14:paraId="35094545" w14:textId="77777777" w:rsidR="00325A20" w:rsidRDefault="00325A20" w:rsidP="00325A20">
      <w:pPr>
        <w:pStyle w:val="ListParagraph"/>
        <w:spacing w:after="0"/>
        <w:rPr>
          <w:ins w:id="54" w:author="Kristian Mcclure" w:date="2026-06-25T21:30:00Z" w16du:dateUtc="2026-06-25T20:30:00Z"/>
        </w:rPr>
      </w:pPr>
      <w:ins w:id="55" w:author="Kristian Mcclure" w:date="2026-06-25T21:30:00Z" w16du:dateUtc="2026-06-25T20:30:00Z">
        <w:r>
          <w:t xml:space="preserve"> - Any other action or requirement of Accounts as fit and necessary </w:t>
        </w:r>
      </w:ins>
    </w:p>
    <w:p w14:paraId="3FB32D01" w14:textId="77777777" w:rsidR="00325A20" w:rsidRDefault="00325A20" w:rsidP="00325A20">
      <w:pPr>
        <w:pStyle w:val="ListParagraph"/>
        <w:spacing w:after="0"/>
        <w:rPr>
          <w:ins w:id="56" w:author="Kristian Mcclure" w:date="2026-06-25T21:30:00Z" w16du:dateUtc="2026-06-25T20:30:00Z"/>
        </w:rPr>
      </w:pPr>
    </w:p>
    <w:p w14:paraId="57D24E09" w14:textId="5246A96C" w:rsidR="00325A20" w:rsidRDefault="00325A20" w:rsidP="00325A20">
      <w:pPr>
        <w:pStyle w:val="ListParagraph"/>
        <w:numPr>
          <w:ilvl w:val="0"/>
          <w:numId w:val="457"/>
        </w:numPr>
        <w:spacing w:after="0"/>
        <w:rPr>
          <w:ins w:id="57" w:author="Kristian Mcclure" w:date="2026-06-25T21:30:00Z" w16du:dateUtc="2026-06-25T20:30:00Z"/>
        </w:rPr>
      </w:pPr>
      <w:ins w:id="58" w:author="Kristian Mcclure" w:date="2026-06-25T21:30:00Z" w16du:dateUtc="2026-06-25T20:30:00Z">
        <w:r>
          <w:t xml:space="preserve">It is prudent for the Commercial Manager and Management Accountant to meet and review the above </w:t>
        </w:r>
      </w:ins>
      <w:r w:rsidR="00ED2E51">
        <w:t>at least</w:t>
      </w:r>
      <w:ins w:id="59" w:author="Kristian Mcclure" w:date="2026-06-25T21:30:00Z" w16du:dateUtc="2026-06-25T20:30:00Z">
        <w:r>
          <w:t xml:space="preserve"> every quarter to ensure and minimise any delays or issues to the close of the Financial Year Reports. </w:t>
        </w:r>
      </w:ins>
    </w:p>
    <w:p w14:paraId="4402930B" w14:textId="77777777" w:rsidR="00325A20" w:rsidRPr="00777A1A" w:rsidRDefault="00325A20">
      <w:pPr>
        <w:pStyle w:val="ListParagraph"/>
        <w:spacing w:after="0"/>
        <w:pPrChange w:id="60" w:author="Kristian Mcclure" w:date="2026-06-25T21:30:00Z" w16du:dateUtc="2026-06-25T20:30:00Z">
          <w:pPr>
            <w:pStyle w:val="ListParagraph"/>
            <w:numPr>
              <w:numId w:val="311"/>
            </w:numPr>
            <w:spacing w:after="0"/>
            <w:ind w:hanging="360"/>
          </w:pPr>
        </w:pPrChange>
      </w:pPr>
    </w:p>
    <w:p w14:paraId="47CEDA1F" w14:textId="77777777" w:rsidR="00BC207C" w:rsidRPr="00827C4D" w:rsidRDefault="00BC207C" w:rsidP="0066160F">
      <w:pPr>
        <w:rPr>
          <w:color w:val="D86DCB" w:themeColor="accent5" w:themeTint="99"/>
        </w:rPr>
      </w:pPr>
    </w:p>
    <w:p w14:paraId="6592C421" w14:textId="3A73F9D1" w:rsidR="00BC207C" w:rsidRPr="00A72193" w:rsidRDefault="00BC207C" w:rsidP="0066160F">
      <w:pPr>
        <w:rPr>
          <w:b/>
          <w:bCs/>
        </w:rPr>
      </w:pPr>
      <w:r w:rsidRPr="000D23D9">
        <w:rPr>
          <w:b/>
          <w:bCs/>
        </w:rPr>
        <w:t>4.</w:t>
      </w:r>
      <w:r w:rsidR="00A148D2">
        <w:rPr>
          <w:b/>
          <w:bCs/>
        </w:rPr>
        <w:t>6</w:t>
      </w:r>
      <w:r w:rsidRPr="000D23D9">
        <w:rPr>
          <w:b/>
          <w:bCs/>
        </w:rPr>
        <w:t xml:space="preserve">.1 Project Analysis </w:t>
      </w:r>
      <w:r w:rsidR="00280287">
        <w:rPr>
          <w:b/>
          <w:bCs/>
        </w:rPr>
        <w:t>Sheet</w:t>
      </w:r>
    </w:p>
    <w:p w14:paraId="4A7B2345" w14:textId="5C35D228" w:rsidR="00BC207C" w:rsidRDefault="00BC207C" w:rsidP="0066160F">
      <w:pPr>
        <w:pStyle w:val="ListParagraph"/>
        <w:numPr>
          <w:ilvl w:val="0"/>
          <w:numId w:val="309"/>
        </w:numPr>
      </w:pPr>
      <w:r>
        <w:t xml:space="preserve">Accounts close the costs for the relevant period as per the </w:t>
      </w:r>
      <w:r w:rsidR="00F01631">
        <w:t>c</w:t>
      </w:r>
      <w:r>
        <w:t xml:space="preserve">ommercial </w:t>
      </w:r>
      <w:r w:rsidR="000E4C4A">
        <w:t>t</w:t>
      </w:r>
      <w:r>
        <w:t>imetable. This is typically between the 11</w:t>
      </w:r>
      <w:r w:rsidRPr="000B371C">
        <w:rPr>
          <w:vertAlign w:val="superscript"/>
        </w:rPr>
        <w:t>th</w:t>
      </w:r>
      <w:r>
        <w:t xml:space="preserve"> – 14</w:t>
      </w:r>
      <w:r w:rsidRPr="000B371C">
        <w:rPr>
          <w:vertAlign w:val="superscript"/>
        </w:rPr>
        <w:t>th</w:t>
      </w:r>
      <w:r>
        <w:t xml:space="preserve"> of the current month (subject to weekends).</w:t>
      </w:r>
    </w:p>
    <w:p w14:paraId="7104DC83" w14:textId="77777777" w:rsidR="00BC207C" w:rsidRDefault="00BC207C" w:rsidP="0066160F">
      <w:pPr>
        <w:pStyle w:val="ListParagraph"/>
      </w:pPr>
    </w:p>
    <w:p w14:paraId="628C949C" w14:textId="3612BEFF" w:rsidR="00BC207C" w:rsidRDefault="00BC207C" w:rsidP="0066160F">
      <w:pPr>
        <w:pStyle w:val="ListParagraph"/>
        <w:numPr>
          <w:ilvl w:val="0"/>
          <w:numId w:val="309"/>
        </w:numPr>
      </w:pPr>
      <w:r>
        <w:t xml:space="preserve">Dates for the monthly </w:t>
      </w:r>
      <w:r w:rsidR="000E4C4A">
        <w:t>p</w:t>
      </w:r>
      <w:r>
        <w:t xml:space="preserve">roject </w:t>
      </w:r>
      <w:r w:rsidR="000E4C4A">
        <w:t>c</w:t>
      </w:r>
      <w:r>
        <w:t xml:space="preserve">ommercial </w:t>
      </w:r>
      <w:r w:rsidR="000E4C4A">
        <w:t>r</w:t>
      </w:r>
      <w:r>
        <w:t>eviews will be calendarized in advanced with the invites being issued by the Commercial Assistant to the relevant persons. These are typically between 20</w:t>
      </w:r>
      <w:r w:rsidRPr="00CF6262">
        <w:rPr>
          <w:vertAlign w:val="superscript"/>
        </w:rPr>
        <w:t>th</w:t>
      </w:r>
      <w:r>
        <w:t xml:space="preserve"> – 25</w:t>
      </w:r>
      <w:r w:rsidRPr="00CF6262">
        <w:rPr>
          <w:vertAlign w:val="superscript"/>
        </w:rPr>
        <w:t>th</w:t>
      </w:r>
      <w:r>
        <w:t xml:space="preserve"> of the month (subject to weekends).  </w:t>
      </w:r>
    </w:p>
    <w:p w14:paraId="462E0ACD" w14:textId="77777777" w:rsidR="00BC207C" w:rsidRDefault="00BC207C" w:rsidP="0066160F">
      <w:pPr>
        <w:pStyle w:val="ListParagraph"/>
      </w:pPr>
    </w:p>
    <w:p w14:paraId="6F61240D" w14:textId="580A87BA" w:rsidR="00BC207C" w:rsidRDefault="00BC207C" w:rsidP="0066160F">
      <w:pPr>
        <w:pStyle w:val="ListParagraph"/>
        <w:numPr>
          <w:ilvl w:val="0"/>
          <w:numId w:val="309"/>
        </w:numPr>
        <w:spacing w:after="0"/>
      </w:pPr>
      <w:r>
        <w:t xml:space="preserve">Upon </w:t>
      </w:r>
      <w:r w:rsidR="000E4C4A">
        <w:t>c</w:t>
      </w:r>
      <w:r>
        <w:t xml:space="preserve">ost </w:t>
      </w:r>
      <w:r w:rsidR="000E4C4A">
        <w:t>c</w:t>
      </w:r>
      <w:r>
        <w:t xml:space="preserve">lose </w:t>
      </w:r>
      <w:r w:rsidR="000E4C4A">
        <w:t>a</w:t>
      </w:r>
      <w:r>
        <w:t xml:space="preserve">ccounts advise the </w:t>
      </w:r>
      <w:r w:rsidR="000E4C4A">
        <w:t>c</w:t>
      </w:r>
      <w:r>
        <w:t xml:space="preserve">ommercial team of this </w:t>
      </w:r>
      <w:r w:rsidR="00754719">
        <w:t>to</w:t>
      </w:r>
      <w:r>
        <w:t xml:space="preserve"> commence the </w:t>
      </w:r>
      <w:r w:rsidR="000E4C4A">
        <w:t>c</w:t>
      </w:r>
      <w:r>
        <w:t xml:space="preserve">ommercial </w:t>
      </w:r>
      <w:r w:rsidR="000E4C4A">
        <w:t>r</w:t>
      </w:r>
      <w:r>
        <w:t xml:space="preserve">eporting for that period. </w:t>
      </w:r>
    </w:p>
    <w:p w14:paraId="7CB0EECB" w14:textId="77777777" w:rsidR="00BC207C" w:rsidRDefault="00BC207C" w:rsidP="0066160F">
      <w:pPr>
        <w:spacing w:after="0"/>
      </w:pPr>
    </w:p>
    <w:p w14:paraId="2AC5ED7D" w14:textId="338AD0BE" w:rsidR="00BC207C" w:rsidRDefault="00BC207C" w:rsidP="0066160F">
      <w:pPr>
        <w:pStyle w:val="ListParagraph"/>
        <w:numPr>
          <w:ilvl w:val="0"/>
          <w:numId w:val="309"/>
        </w:numPr>
        <w:spacing w:after="0"/>
      </w:pPr>
      <w:r w:rsidRPr="00AF4E9B">
        <w:t xml:space="preserve">The QS is to produce the Project Analysis </w:t>
      </w:r>
      <w:r w:rsidR="000E4C4A">
        <w:t>Sheet</w:t>
      </w:r>
      <w:r w:rsidR="000748FA">
        <w:t xml:space="preserve"> 02-04-02</w:t>
      </w:r>
      <w:r>
        <w:t xml:space="preserve"> </w:t>
      </w:r>
      <w:r w:rsidRPr="00AF4E9B">
        <w:t>and</w:t>
      </w:r>
      <w:r w:rsidR="000748FA">
        <w:t xml:space="preserve"> </w:t>
      </w:r>
      <w:r w:rsidRPr="00AF4E9B">
        <w:t xml:space="preserve">liaise as required with the PM to assess programme and resource requirements. </w:t>
      </w:r>
    </w:p>
    <w:p w14:paraId="0634A51D" w14:textId="77777777" w:rsidR="00BC207C" w:rsidRPr="00AF4E9B" w:rsidRDefault="00BC207C" w:rsidP="0066160F">
      <w:pPr>
        <w:pStyle w:val="ListParagraph"/>
        <w:spacing w:after="0"/>
      </w:pPr>
    </w:p>
    <w:p w14:paraId="2CAEEEB3" w14:textId="77777777" w:rsidR="00BC207C" w:rsidRPr="000D23D9" w:rsidRDefault="00BC207C" w:rsidP="0066160F">
      <w:pPr>
        <w:numPr>
          <w:ilvl w:val="0"/>
          <w:numId w:val="309"/>
        </w:numPr>
      </w:pPr>
      <w:r w:rsidRPr="000D23D9">
        <w:t xml:space="preserve">Monthly reports shall include: </w:t>
      </w:r>
    </w:p>
    <w:p w14:paraId="4E082676" w14:textId="77777777" w:rsidR="00BC207C" w:rsidRPr="000D23D9" w:rsidRDefault="00BC207C" w:rsidP="0066160F">
      <w:pPr>
        <w:numPr>
          <w:ilvl w:val="1"/>
          <w:numId w:val="309"/>
        </w:numPr>
      </w:pPr>
      <w:r w:rsidRPr="000D23D9">
        <w:t xml:space="preserve">Costs to date </w:t>
      </w:r>
    </w:p>
    <w:p w14:paraId="29B86A1D" w14:textId="77777777" w:rsidR="00BC207C" w:rsidRDefault="00BC207C" w:rsidP="0066160F">
      <w:pPr>
        <w:numPr>
          <w:ilvl w:val="1"/>
          <w:numId w:val="309"/>
        </w:numPr>
      </w:pPr>
      <w:r w:rsidRPr="000D23D9">
        <w:t xml:space="preserve">Forecast costs and value </w:t>
      </w:r>
    </w:p>
    <w:p w14:paraId="22CBADEF" w14:textId="45405A32" w:rsidR="00BC207C" w:rsidRPr="000D23D9" w:rsidRDefault="00BC207C" w:rsidP="0066160F">
      <w:pPr>
        <w:numPr>
          <w:ilvl w:val="1"/>
          <w:numId w:val="309"/>
        </w:numPr>
      </w:pPr>
      <w:r>
        <w:lastRenderedPageBreak/>
        <w:t>Sales</w:t>
      </w:r>
    </w:p>
    <w:p w14:paraId="7ADC63AA" w14:textId="77777777" w:rsidR="00BC207C" w:rsidRPr="000D23D9" w:rsidRDefault="00BC207C" w:rsidP="0066160F">
      <w:pPr>
        <w:numPr>
          <w:ilvl w:val="1"/>
          <w:numId w:val="309"/>
        </w:numPr>
      </w:pPr>
      <w:r w:rsidRPr="000D23D9">
        <w:t xml:space="preserve">Projected margin </w:t>
      </w:r>
    </w:p>
    <w:p w14:paraId="73E879A6" w14:textId="77777777" w:rsidR="00BC207C" w:rsidRPr="006A1BA2" w:rsidRDefault="00BC207C" w:rsidP="0066160F">
      <w:pPr>
        <w:spacing w:after="0"/>
      </w:pPr>
    </w:p>
    <w:p w14:paraId="388FD01D" w14:textId="67FD0654" w:rsidR="00BC207C" w:rsidRPr="006A1BA2" w:rsidRDefault="00BC207C" w:rsidP="0066160F">
      <w:pPr>
        <w:pStyle w:val="ListParagraph"/>
        <w:numPr>
          <w:ilvl w:val="0"/>
          <w:numId w:val="309"/>
        </w:numPr>
        <w:spacing w:after="0"/>
      </w:pPr>
      <w:r w:rsidRPr="006A1BA2">
        <w:t xml:space="preserve">Whilst the QS is responsible for preparing the </w:t>
      </w:r>
      <w:r w:rsidR="00E503D7">
        <w:t>project analysis sheet</w:t>
      </w:r>
      <w:r w:rsidRPr="006A1BA2">
        <w:t>, ultimately it is the P</w:t>
      </w:r>
      <w:r w:rsidR="00BB2729">
        <w:t>roject Manager</w:t>
      </w:r>
      <w:r w:rsidRPr="006A1BA2">
        <w:t xml:space="preserve"> who is responsible for the commercial performance of the project.</w:t>
      </w:r>
    </w:p>
    <w:p w14:paraId="002FB74A" w14:textId="77777777" w:rsidR="00BC207C" w:rsidRPr="006A1BA2" w:rsidRDefault="00BC207C" w:rsidP="0066160F">
      <w:pPr>
        <w:pStyle w:val="ListParagraph"/>
        <w:spacing w:after="0"/>
      </w:pPr>
      <w:r w:rsidRPr="006A1BA2">
        <w:t xml:space="preserve"> </w:t>
      </w:r>
    </w:p>
    <w:p w14:paraId="419741B0" w14:textId="276DC387" w:rsidR="00BC207C" w:rsidRPr="006A1BA2" w:rsidRDefault="00BC207C" w:rsidP="0066160F">
      <w:pPr>
        <w:pStyle w:val="ListParagraph"/>
        <w:numPr>
          <w:ilvl w:val="0"/>
          <w:numId w:val="309"/>
        </w:numPr>
        <w:spacing w:after="0"/>
      </w:pPr>
      <w:r w:rsidRPr="006A1BA2">
        <w:t>The P</w:t>
      </w:r>
      <w:r w:rsidR="00BB2729">
        <w:t>roject Manager</w:t>
      </w:r>
      <w:r w:rsidRPr="006A1BA2">
        <w:t xml:space="preserve"> is to ensure that they are fully </w:t>
      </w:r>
      <w:r w:rsidR="00ED56D5">
        <w:t>aligned</w:t>
      </w:r>
      <w:r w:rsidRPr="006A1BA2">
        <w:t xml:space="preserve"> </w:t>
      </w:r>
      <w:r w:rsidR="00ED56D5">
        <w:t>with</w:t>
      </w:r>
      <w:r w:rsidRPr="006A1BA2">
        <w:t xml:space="preserve"> the key assumptions underpinning the forecasts, especially with regards to programme durations and resource requirements. </w:t>
      </w:r>
    </w:p>
    <w:p w14:paraId="62BFD26E" w14:textId="77777777" w:rsidR="00BC207C" w:rsidRPr="006A1BA2" w:rsidRDefault="00BC207C" w:rsidP="0066160F">
      <w:pPr>
        <w:spacing w:after="0"/>
      </w:pPr>
    </w:p>
    <w:p w14:paraId="73F8B7D9" w14:textId="246F3107" w:rsidR="00BC207C" w:rsidRPr="006A1BA2" w:rsidRDefault="00BC207C" w:rsidP="0066160F">
      <w:pPr>
        <w:pStyle w:val="ListParagraph"/>
        <w:numPr>
          <w:ilvl w:val="0"/>
          <w:numId w:val="309"/>
        </w:numPr>
        <w:spacing w:after="0"/>
      </w:pPr>
      <w:r w:rsidRPr="006A1BA2">
        <w:t>The QS and P</w:t>
      </w:r>
      <w:r w:rsidR="009A13DB">
        <w:t>roject Manager</w:t>
      </w:r>
      <w:r w:rsidRPr="006A1BA2">
        <w:t xml:space="preserve"> will present the </w:t>
      </w:r>
      <w:r w:rsidR="003474E1">
        <w:t>project analysis sheet</w:t>
      </w:r>
      <w:r w:rsidRPr="006A1BA2">
        <w:t xml:space="preserve"> to the</w:t>
      </w:r>
      <w:r>
        <w:t xml:space="preserve"> </w:t>
      </w:r>
      <w:r w:rsidR="0050725F">
        <w:t>Directors and Commercial Manager</w:t>
      </w:r>
      <w:r w:rsidRPr="006A1BA2">
        <w:t xml:space="preserve"> at the monthly reviews, </w:t>
      </w:r>
      <w:r>
        <w:t>on the dates</w:t>
      </w:r>
      <w:r w:rsidRPr="006A1BA2">
        <w:t xml:space="preserve"> calendarized.</w:t>
      </w:r>
    </w:p>
    <w:p w14:paraId="27B203A2" w14:textId="77777777" w:rsidR="00BC207C" w:rsidRPr="006A1BA2" w:rsidRDefault="00BC207C" w:rsidP="0066160F">
      <w:pPr>
        <w:pStyle w:val="ListParagraph"/>
        <w:spacing w:after="0"/>
      </w:pPr>
      <w:r w:rsidRPr="006A1BA2">
        <w:t xml:space="preserve"> </w:t>
      </w:r>
    </w:p>
    <w:p w14:paraId="734224CE" w14:textId="7C996FAC" w:rsidR="00BC207C" w:rsidRPr="006A1BA2" w:rsidRDefault="00BC207C" w:rsidP="0066160F">
      <w:pPr>
        <w:pStyle w:val="ListParagraph"/>
        <w:numPr>
          <w:ilvl w:val="0"/>
          <w:numId w:val="309"/>
        </w:numPr>
        <w:spacing w:after="0"/>
      </w:pPr>
      <w:r w:rsidRPr="006A1BA2">
        <w:t xml:space="preserve">Training and guides as to the </w:t>
      </w:r>
      <w:r w:rsidR="003474E1">
        <w:t>project analysis sheet</w:t>
      </w:r>
      <w:r w:rsidRPr="006A1BA2">
        <w:t xml:space="preserve">, how to source the information, and data input are available under separate cover. </w:t>
      </w:r>
    </w:p>
    <w:p w14:paraId="4B8AF390" w14:textId="77777777" w:rsidR="00BC207C" w:rsidRPr="006A1BA2" w:rsidRDefault="00BC207C" w:rsidP="0066160F">
      <w:pPr>
        <w:spacing w:after="0"/>
      </w:pPr>
    </w:p>
    <w:p w14:paraId="2CAEB78D" w14:textId="5FAAFA64" w:rsidR="00BC207C" w:rsidRDefault="00BC207C" w:rsidP="0066160F">
      <w:pPr>
        <w:pStyle w:val="ListParagraph"/>
        <w:numPr>
          <w:ilvl w:val="0"/>
          <w:numId w:val="309"/>
        </w:numPr>
        <w:spacing w:after="0"/>
        <w:rPr>
          <w:ins w:id="61" w:author="Kristian Mcclure" w:date="2026-06-25T21:34:00Z" w16du:dateUtc="2026-06-25T20:34:00Z"/>
        </w:rPr>
      </w:pPr>
      <w:r w:rsidRPr="006A1BA2">
        <w:t xml:space="preserve">The </w:t>
      </w:r>
      <w:r w:rsidR="000F123C">
        <w:t>Commercial Manager</w:t>
      </w:r>
      <w:r w:rsidRPr="006A1BA2">
        <w:t xml:space="preserve"> following the monthly meeting is to take the forecast </w:t>
      </w:r>
      <w:r w:rsidR="00C62E8C">
        <w:t>s</w:t>
      </w:r>
      <w:r w:rsidRPr="006A1BA2">
        <w:t xml:space="preserve">ales, </w:t>
      </w:r>
      <w:r w:rsidR="00C62E8C">
        <w:t>c</w:t>
      </w:r>
      <w:r w:rsidRPr="006A1BA2">
        <w:t xml:space="preserve">osts, and margins etc, and complete the </w:t>
      </w:r>
      <w:r w:rsidR="004A6935">
        <w:t>Monthly Project Commercial R</w:t>
      </w:r>
      <w:r w:rsidRPr="006A1BA2">
        <w:t>eports</w:t>
      </w:r>
      <w:r w:rsidR="00EE6D86">
        <w:t xml:space="preserve"> 02-04-13 for each Project Manager</w:t>
      </w:r>
      <w:r w:rsidRPr="006A1BA2">
        <w:t xml:space="preserve"> for inclusion into the </w:t>
      </w:r>
      <w:r w:rsidR="004A6935">
        <w:t>accounts</w:t>
      </w:r>
      <w:r w:rsidRPr="006A1BA2">
        <w:t xml:space="preserve">. </w:t>
      </w:r>
    </w:p>
    <w:p w14:paraId="497241DA" w14:textId="77777777" w:rsidR="00325A20" w:rsidRDefault="00325A20">
      <w:pPr>
        <w:pStyle w:val="ListParagraph"/>
        <w:rPr>
          <w:ins w:id="62" w:author="Kristian Mcclure" w:date="2026-06-25T21:34:00Z" w16du:dateUtc="2026-06-25T20:34:00Z"/>
        </w:rPr>
        <w:pPrChange w:id="63" w:author="Kristian Mcclure" w:date="2026-06-25T21:34:00Z" w16du:dateUtc="2026-06-25T20:34:00Z">
          <w:pPr>
            <w:pStyle w:val="ListParagraph"/>
            <w:numPr>
              <w:numId w:val="309"/>
            </w:numPr>
            <w:tabs>
              <w:tab w:val="num" w:pos="720"/>
            </w:tabs>
            <w:spacing w:after="0"/>
            <w:ind w:hanging="360"/>
          </w:pPr>
        </w:pPrChange>
      </w:pPr>
    </w:p>
    <w:p w14:paraId="7816B2EB" w14:textId="37F16C89" w:rsidR="00B908E8" w:rsidRDefault="00325A20" w:rsidP="0066160F">
      <w:pPr>
        <w:pStyle w:val="ListParagraph"/>
        <w:numPr>
          <w:ilvl w:val="0"/>
          <w:numId w:val="309"/>
        </w:numPr>
        <w:spacing w:after="0"/>
        <w:rPr>
          <w:ins w:id="64" w:author="Kristian Mcclure" w:date="2026-06-25T21:40:00Z" w16du:dateUtc="2026-06-25T20:40:00Z"/>
        </w:rPr>
      </w:pPr>
      <w:ins w:id="65" w:author="Kristian Mcclure" w:date="2026-06-25T21:34:00Z" w16du:dateUtc="2026-06-25T20:34:00Z">
        <w:r>
          <w:t>During the review of the Commercial Reports, the Commercial Manager is</w:t>
        </w:r>
      </w:ins>
      <w:ins w:id="66" w:author="Kristian Mcclure" w:date="2026-06-25T21:48:00Z" w16du:dateUtc="2026-06-25T20:48:00Z">
        <w:r w:rsidR="005A23F4">
          <w:t xml:space="preserve"> expected</w:t>
        </w:r>
      </w:ins>
      <w:ins w:id="67" w:author="Kristian Mcclure" w:date="2026-06-25T21:34:00Z" w16du:dateUtc="2026-06-25T20:34:00Z">
        <w:r>
          <w:t xml:space="preserve"> to </w:t>
        </w:r>
      </w:ins>
      <w:ins w:id="68" w:author="Kristian Mcclure" w:date="2026-06-25T21:48:00Z" w16du:dateUtc="2026-06-25T20:48:00Z">
        <w:r w:rsidR="005A23F4">
          <w:t>review</w:t>
        </w:r>
      </w:ins>
      <w:ins w:id="69" w:author="Kristian Mcclure" w:date="2026-06-25T21:38:00Z" w16du:dateUtc="2026-06-25T20:38:00Z">
        <w:r w:rsidR="00B908E8">
          <w:t xml:space="preserve"> and check</w:t>
        </w:r>
      </w:ins>
      <w:ins w:id="70" w:author="Kristian Mcclure" w:date="2026-06-25T21:34:00Z" w16du:dateUtc="2026-06-25T20:34:00Z">
        <w:r>
          <w:t xml:space="preserve"> all aspects of </w:t>
        </w:r>
      </w:ins>
      <w:ins w:id="71" w:author="Kristian Mcclure" w:date="2026-06-25T21:39:00Z" w16du:dateUtc="2026-06-25T20:39:00Z">
        <w:r w:rsidR="00B908E8">
          <w:t>each Commerical Report</w:t>
        </w:r>
      </w:ins>
      <w:ins w:id="72" w:author="Kristian Mcclure" w:date="2026-06-25T21:35:00Z" w16du:dateUtc="2026-06-25T20:35:00Z">
        <w:r>
          <w:t>, ensuring that</w:t>
        </w:r>
      </w:ins>
      <w:ins w:id="73" w:author="Kristian Mcclure" w:date="2026-06-25T21:48:00Z" w16du:dateUtc="2026-06-25T20:48:00Z">
        <w:r w:rsidR="005A23F4">
          <w:t>;</w:t>
        </w:r>
      </w:ins>
    </w:p>
    <w:p w14:paraId="19DAD969" w14:textId="77777777" w:rsidR="00B908E8" w:rsidRDefault="00B908E8">
      <w:pPr>
        <w:pStyle w:val="ListParagraph"/>
        <w:rPr>
          <w:ins w:id="74" w:author="Kristian Mcclure" w:date="2026-06-25T21:40:00Z" w16du:dateUtc="2026-06-25T20:40:00Z"/>
        </w:rPr>
        <w:pPrChange w:id="75" w:author="Kristian Mcclure" w:date="2026-06-25T21:40:00Z" w16du:dateUtc="2026-06-25T20:40:00Z">
          <w:pPr>
            <w:pStyle w:val="ListParagraph"/>
            <w:numPr>
              <w:numId w:val="309"/>
            </w:numPr>
            <w:tabs>
              <w:tab w:val="num" w:pos="720"/>
            </w:tabs>
            <w:spacing w:after="0"/>
            <w:ind w:hanging="360"/>
          </w:pPr>
        </w:pPrChange>
      </w:pPr>
    </w:p>
    <w:p w14:paraId="5170AB1D" w14:textId="646344B6" w:rsidR="00B908E8" w:rsidRDefault="00325A20" w:rsidP="00B908E8">
      <w:pPr>
        <w:pStyle w:val="ListParagraph"/>
        <w:numPr>
          <w:ilvl w:val="1"/>
          <w:numId w:val="309"/>
        </w:numPr>
        <w:spacing w:after="0"/>
        <w:rPr>
          <w:ins w:id="76" w:author="Kristian Mcclure" w:date="2026-06-25T21:40:00Z" w16du:dateUtc="2026-06-25T20:40:00Z"/>
        </w:rPr>
      </w:pPr>
      <w:ins w:id="77" w:author="Kristian Mcclure" w:date="2026-06-25T21:35:00Z" w16du:dateUtc="2026-06-25T20:35:00Z">
        <w:r>
          <w:t>Forecast Sales and Costs (</w:t>
        </w:r>
      </w:ins>
      <w:ins w:id="78" w:author="Kristian Mcclure" w:date="2026-06-25T21:36:00Z" w16du:dateUtc="2026-06-25T20:36:00Z">
        <w:r>
          <w:t>incurred, open, and cost to complete)</w:t>
        </w:r>
      </w:ins>
      <w:ins w:id="79" w:author="Kristian Mcclure" w:date="2026-06-25T21:35:00Z" w16du:dateUtc="2026-06-25T20:35:00Z">
        <w:r>
          <w:t xml:space="preserve"> are accurate</w:t>
        </w:r>
      </w:ins>
      <w:ins w:id="80" w:author="Kristian Mcclure" w:date="2026-06-25T21:48:00Z" w16du:dateUtc="2026-06-25T20:48:00Z">
        <w:r w:rsidR="005A23F4">
          <w:t xml:space="preserve"> as to the </w:t>
        </w:r>
      </w:ins>
      <w:ins w:id="81" w:author="Kristian Mcclure" w:date="2026-06-25T21:49:00Z" w16du:dateUtc="2026-06-25T20:49:00Z">
        <w:r w:rsidR="005A23F4">
          <w:t>Finance System &amp; Cost Reports,</w:t>
        </w:r>
      </w:ins>
      <w:ins w:id="82" w:author="Kristian Mcclure" w:date="2026-06-25T21:35:00Z" w16du:dateUtc="2026-06-25T20:35:00Z">
        <w:r>
          <w:t xml:space="preserve"> and reflective of the Project Analysis Reports,</w:t>
        </w:r>
      </w:ins>
      <w:ins w:id="83" w:author="Kristian Mcclure" w:date="2026-06-25T21:40:00Z" w16du:dateUtc="2026-06-25T20:40:00Z">
        <w:r w:rsidR="00B908E8">
          <w:t xml:space="preserve"> </w:t>
        </w:r>
      </w:ins>
    </w:p>
    <w:p w14:paraId="4BDE5E12" w14:textId="6D0702E6" w:rsidR="00B908E8" w:rsidRDefault="00B908E8" w:rsidP="00B908E8">
      <w:pPr>
        <w:pStyle w:val="ListParagraph"/>
        <w:numPr>
          <w:ilvl w:val="1"/>
          <w:numId w:val="309"/>
        </w:numPr>
        <w:spacing w:after="0"/>
        <w:rPr>
          <w:ins w:id="84" w:author="Kristian Mcclure" w:date="2026-06-25T21:41:00Z" w16du:dateUtc="2026-06-25T20:41:00Z"/>
        </w:rPr>
      </w:pPr>
      <w:ins w:id="85" w:author="Kristian Mcclure" w:date="2026-06-25T21:40:00Z" w16du:dateUtc="2026-06-25T20:40:00Z">
        <w:r>
          <w:t xml:space="preserve">All projects </w:t>
        </w:r>
      </w:ins>
      <w:ins w:id="86" w:author="Kristian Mcclure" w:date="2026-06-25T21:41:00Z" w16du:dateUtc="2026-06-25T20:41:00Z">
        <w:r>
          <w:t>are in a strong WIP and Cash</w:t>
        </w:r>
      </w:ins>
      <w:ins w:id="87" w:author="Kristian Mcclure" w:date="2026-06-25T21:49:00Z" w16du:dateUtc="2026-06-25T20:49:00Z">
        <w:r w:rsidR="005A23F4">
          <w:t xml:space="preserve"> Positive</w:t>
        </w:r>
      </w:ins>
      <w:ins w:id="88" w:author="Kristian Mcclure" w:date="2026-06-25T21:41:00Z" w16du:dateUtc="2026-06-25T20:41:00Z">
        <w:r>
          <w:t xml:space="preserve"> Position, </w:t>
        </w:r>
      </w:ins>
      <w:ins w:id="89" w:author="Kristian Mcclure" w:date="2026-06-25T21:40:00Z" w16du:dateUtc="2026-06-25T20:40:00Z">
        <w:r>
          <w:t>hav</w:t>
        </w:r>
      </w:ins>
      <w:ins w:id="90" w:author="Kristian Mcclure" w:date="2026-06-25T21:44:00Z" w16du:dateUtc="2026-06-25T20:44:00Z">
        <w:r>
          <w:t>ing</w:t>
        </w:r>
      </w:ins>
      <w:ins w:id="91" w:author="Kristian Mcclure" w:date="2026-06-25T21:40:00Z" w16du:dateUtc="2026-06-25T20:40:00Z">
        <w:r>
          <w:t xml:space="preserve"> been applied / invoiced</w:t>
        </w:r>
      </w:ins>
      <w:ins w:id="92" w:author="Kristian Mcclure" w:date="2026-06-25T21:41:00Z" w16du:dateUtc="2026-06-25T20:41:00Z">
        <w:r>
          <w:t xml:space="preserve"> on time in the period</w:t>
        </w:r>
      </w:ins>
      <w:ins w:id="93" w:author="Kristian Mcclure" w:date="2026-06-25T21:40:00Z" w16du:dateUtc="2026-06-25T20:40:00Z">
        <w:r>
          <w:t xml:space="preserve"> &amp; that this at least covers the cost of sales &amp; percentage for overhead</w:t>
        </w:r>
      </w:ins>
      <w:ins w:id="94" w:author="Kristian Mcclure" w:date="2026-06-25T21:44:00Z" w16du:dateUtc="2026-06-25T20:44:00Z">
        <w:r>
          <w:t xml:space="preserve">. </w:t>
        </w:r>
        <w:r w:rsidRPr="005A23F4">
          <w:rPr>
            <w:i/>
            <w:iCs/>
            <w:rPrChange w:id="95" w:author="Kristian Mcclure" w:date="2026-06-25T21:49:00Z" w16du:dateUtc="2026-06-25T20:49:00Z">
              <w:rPr/>
            </w:rPrChange>
          </w:rPr>
          <w:t xml:space="preserve">Note: where Applications are the mechanism to claim monies there may be </w:t>
        </w:r>
      </w:ins>
      <w:ins w:id="96" w:author="Kristian Mcclure" w:date="2026-06-25T21:45:00Z" w16du:dateUtc="2026-06-25T20:45:00Z">
        <w:r w:rsidRPr="005A23F4">
          <w:rPr>
            <w:i/>
            <w:iCs/>
            <w:rPrChange w:id="97" w:author="Kristian Mcclure" w:date="2026-06-25T21:49:00Z" w16du:dateUtc="2026-06-25T20:49:00Z">
              <w:rPr/>
            </w:rPrChange>
          </w:rPr>
          <w:t>a delay in Invoiced value, therefore the Commercial Manager is to take this into account</w:t>
        </w:r>
      </w:ins>
    </w:p>
    <w:p w14:paraId="39C6D262" w14:textId="30DF5168" w:rsidR="00B908E8" w:rsidRDefault="00B908E8" w:rsidP="00B908E8">
      <w:pPr>
        <w:pStyle w:val="ListParagraph"/>
        <w:numPr>
          <w:ilvl w:val="1"/>
          <w:numId w:val="309"/>
        </w:numPr>
        <w:spacing w:after="0"/>
        <w:rPr>
          <w:ins w:id="98" w:author="Kristian Mcclure" w:date="2026-06-25T21:42:00Z" w16du:dateUtc="2026-06-25T20:42:00Z"/>
        </w:rPr>
      </w:pPr>
      <w:ins w:id="99" w:author="Kristian Mcclure" w:date="2026-06-25T21:42:00Z" w16du:dateUtc="2026-06-25T20:42:00Z">
        <w:r>
          <w:t>Project Retention is populated where appropriate</w:t>
        </w:r>
      </w:ins>
    </w:p>
    <w:p w14:paraId="2E34D5EF" w14:textId="64E5241E" w:rsidR="00B908E8" w:rsidRDefault="00B908E8" w:rsidP="00B908E8">
      <w:pPr>
        <w:pStyle w:val="ListParagraph"/>
        <w:numPr>
          <w:ilvl w:val="1"/>
          <w:numId w:val="309"/>
        </w:numPr>
        <w:spacing w:after="0"/>
        <w:rPr>
          <w:ins w:id="100" w:author="Kristian Mcclure" w:date="2026-06-25T21:42:00Z" w16du:dateUtc="2026-06-25T20:42:00Z"/>
        </w:rPr>
      </w:pPr>
      <w:ins w:id="101" w:author="Kristian Mcclure" w:date="2026-06-25T21:42:00Z" w16du:dateUtc="2026-06-25T20:42:00Z">
        <w:r>
          <w:t>Final Retention date</w:t>
        </w:r>
      </w:ins>
      <w:ins w:id="102" w:author="Kristian Mcclure" w:date="2026-06-25T21:43:00Z" w16du:dateUtc="2026-06-25T20:43:00Z">
        <w:r>
          <w:t>s</w:t>
        </w:r>
      </w:ins>
      <w:ins w:id="103" w:author="Kristian Mcclure" w:date="2026-06-25T21:42:00Z" w16du:dateUtc="2026-06-25T20:42:00Z">
        <w:r>
          <w:t xml:space="preserve"> </w:t>
        </w:r>
      </w:ins>
      <w:ins w:id="104" w:author="Kristian Mcclure" w:date="2026-06-25T21:43:00Z" w16du:dateUtc="2026-06-25T20:43:00Z">
        <w:r>
          <w:t>are</w:t>
        </w:r>
      </w:ins>
      <w:ins w:id="105" w:author="Kristian Mcclure" w:date="2026-06-25T21:42:00Z" w16du:dateUtc="2026-06-25T20:42:00Z">
        <w:r>
          <w:t xml:space="preserve"> accurate and reflective of when the final retention is due to be claimed</w:t>
        </w:r>
      </w:ins>
    </w:p>
    <w:p w14:paraId="714F7A37" w14:textId="62BB6F9C" w:rsidR="00B908E8" w:rsidRDefault="00B908E8" w:rsidP="00B908E8">
      <w:pPr>
        <w:pStyle w:val="ListParagraph"/>
        <w:numPr>
          <w:ilvl w:val="1"/>
          <w:numId w:val="309"/>
        </w:numPr>
        <w:spacing w:after="0"/>
        <w:rPr>
          <w:ins w:id="106" w:author="Kristian Mcclure" w:date="2026-06-25T21:41:00Z" w16du:dateUtc="2026-06-25T20:41:00Z"/>
        </w:rPr>
      </w:pPr>
      <w:ins w:id="107" w:author="Kristian Mcclure" w:date="2026-06-25T21:42:00Z" w16du:dateUtc="2026-06-25T20:42:00Z">
        <w:r>
          <w:t>Project Completion Date</w:t>
        </w:r>
      </w:ins>
      <w:ins w:id="108" w:author="Kristian Mcclure" w:date="2026-06-25T21:43:00Z" w16du:dateUtc="2026-06-25T20:43:00Z">
        <w:r>
          <w:t>s</w:t>
        </w:r>
      </w:ins>
      <w:ins w:id="109" w:author="Kristian Mcclure" w:date="2026-06-25T21:42:00Z" w16du:dateUtc="2026-06-25T20:42:00Z">
        <w:r>
          <w:t xml:space="preserve"> </w:t>
        </w:r>
      </w:ins>
      <w:ins w:id="110" w:author="Kristian Mcclure" w:date="2026-06-25T21:43:00Z" w16du:dateUtc="2026-06-25T20:43:00Z">
        <w:r>
          <w:t>are</w:t>
        </w:r>
      </w:ins>
      <w:ins w:id="111" w:author="Kristian Mcclure" w:date="2026-06-25T21:42:00Z" w16du:dateUtc="2026-06-25T20:42:00Z">
        <w:r>
          <w:t xml:space="preserve"> </w:t>
        </w:r>
      </w:ins>
      <w:ins w:id="112" w:author="Kristian Mcclure" w:date="2026-06-25T21:43:00Z" w16du:dateUtc="2026-06-25T20:43:00Z">
        <w:r>
          <w:t>correct and reflective of the latest/ forecast Completion Date</w:t>
        </w:r>
      </w:ins>
    </w:p>
    <w:p w14:paraId="7DF174B7" w14:textId="77777777" w:rsidR="00B908E8" w:rsidRDefault="00B908E8" w:rsidP="00B908E8">
      <w:pPr>
        <w:pStyle w:val="ListParagraph"/>
        <w:numPr>
          <w:ilvl w:val="1"/>
          <w:numId w:val="309"/>
        </w:numPr>
        <w:spacing w:after="0"/>
        <w:rPr>
          <w:ins w:id="113" w:author="Kristian Mcclure" w:date="2026-06-25T21:45:00Z" w16du:dateUtc="2026-06-25T20:45:00Z"/>
        </w:rPr>
      </w:pPr>
      <w:ins w:id="114" w:author="Kristian Mcclure" w:date="2026-06-25T21:40:00Z" w16du:dateUtc="2026-06-25T20:40:00Z">
        <w:r>
          <w:t>Check all possible retentions have been applied</w:t>
        </w:r>
      </w:ins>
      <w:ins w:id="115" w:author="Kristian Mcclure" w:date="2026-06-25T21:45:00Z" w16du:dateUtc="2026-06-25T20:45:00Z">
        <w:r>
          <w:t>/ invoiced</w:t>
        </w:r>
      </w:ins>
      <w:ins w:id="116" w:author="Kristian Mcclure" w:date="2026-06-25T21:40:00Z" w16du:dateUtc="2026-06-25T20:40:00Z">
        <w:r>
          <w:t xml:space="preserve"> </w:t>
        </w:r>
      </w:ins>
      <w:ins w:id="117" w:author="Kristian Mcclure" w:date="2026-06-25T21:45:00Z" w16du:dateUtc="2026-06-25T20:45:00Z">
        <w:r>
          <w:t>accordingly</w:t>
        </w:r>
      </w:ins>
    </w:p>
    <w:p w14:paraId="72C1EEF2" w14:textId="3BAFC025" w:rsidR="00B908E8" w:rsidRDefault="00B908E8" w:rsidP="00B908E8">
      <w:pPr>
        <w:pStyle w:val="ListParagraph"/>
        <w:numPr>
          <w:ilvl w:val="1"/>
          <w:numId w:val="309"/>
        </w:numPr>
        <w:spacing w:after="0"/>
        <w:rPr>
          <w:ins w:id="118" w:author="Kristian Mcclure" w:date="2026-06-25T21:46:00Z" w16du:dateUtc="2026-06-25T20:46:00Z"/>
        </w:rPr>
      </w:pPr>
      <w:ins w:id="119" w:author="Kristian Mcclure" w:date="2026-06-25T21:40:00Z" w16du:dateUtc="2026-06-25T20:40:00Z">
        <w:r>
          <w:lastRenderedPageBreak/>
          <w:t>Check</w:t>
        </w:r>
      </w:ins>
      <w:ins w:id="120" w:author="Kristian Mcclure" w:date="2026-06-25T21:45:00Z" w16du:dateUtc="2026-06-25T20:45:00Z">
        <w:r>
          <w:t xml:space="preserve"> Left To In</w:t>
        </w:r>
      </w:ins>
      <w:ins w:id="121" w:author="Kristian Mcclure" w:date="2026-06-25T21:46:00Z" w16du:dateUtc="2026-06-25T20:46:00Z">
        <w:r>
          <w:t>voice and</w:t>
        </w:r>
      </w:ins>
      <w:ins w:id="122" w:author="Kristian Mcclure" w:date="2026-06-25T21:40:00Z" w16du:dateUtc="2026-06-25T20:40:00Z">
        <w:r>
          <w:t xml:space="preserve"> that there is nothing left to</w:t>
        </w:r>
      </w:ins>
      <w:ins w:id="123" w:author="Kristian Mcclure" w:date="2026-06-25T21:46:00Z" w16du:dateUtc="2026-06-25T20:46:00Z">
        <w:r>
          <w:t xml:space="preserve"> claim</w:t>
        </w:r>
      </w:ins>
      <w:ins w:id="124" w:author="Kristian Mcclure" w:date="2026-06-25T21:40:00Z" w16du:dateUtc="2026-06-25T20:40:00Z">
        <w:r>
          <w:t xml:space="preserve"> on completed projects</w:t>
        </w:r>
      </w:ins>
      <w:ins w:id="125" w:author="Kristian Mcclure" w:date="2026-06-25T21:46:00Z" w16du:dateUtc="2026-06-25T20:46:00Z">
        <w:r>
          <w:t>, and that these align with Final Accounts. Any discrepancies are to be reviewed</w:t>
        </w:r>
      </w:ins>
      <w:ins w:id="126" w:author="Kristian Mcclure" w:date="2026-06-25T21:50:00Z" w16du:dateUtc="2026-06-25T20:50:00Z">
        <w:r w:rsidR="00DD40DD">
          <w:t xml:space="preserve">/ </w:t>
        </w:r>
      </w:ins>
      <w:ins w:id="127" w:author="Kristian Mcclure" w:date="2026-06-25T21:46:00Z" w16du:dateUtc="2026-06-25T20:46:00Z">
        <w:r>
          <w:t>investigated</w:t>
        </w:r>
      </w:ins>
      <w:ins w:id="128" w:author="Kristian Mcclure" w:date="2026-06-25T21:50:00Z" w16du:dateUtc="2026-06-25T20:50:00Z">
        <w:r w:rsidR="00DD40DD">
          <w:t>, and claimed where required.</w:t>
        </w:r>
      </w:ins>
      <w:ins w:id="129" w:author="Kristian Mcclure" w:date="2026-06-25T21:46:00Z" w16du:dateUtc="2026-06-25T20:46:00Z">
        <w:r>
          <w:t xml:space="preserve"> </w:t>
        </w:r>
      </w:ins>
    </w:p>
    <w:p w14:paraId="3F3FCC5B" w14:textId="40437448" w:rsidR="00B908E8" w:rsidRDefault="00B908E8" w:rsidP="00B908E8">
      <w:pPr>
        <w:pStyle w:val="ListParagraph"/>
        <w:numPr>
          <w:ilvl w:val="1"/>
          <w:numId w:val="309"/>
        </w:numPr>
        <w:spacing w:after="0"/>
        <w:rPr>
          <w:ins w:id="130" w:author="Kristian Mcclure" w:date="2026-06-25T21:40:00Z" w16du:dateUtc="2026-06-25T20:40:00Z"/>
        </w:rPr>
      </w:pPr>
      <w:ins w:id="131" w:author="Kristian Mcclure" w:date="2026-06-25T21:40:00Z" w16du:dateUtc="2026-06-25T20:40:00Z">
        <w:r>
          <w:t>If there is any remaining profit / turnover on completed projects</w:t>
        </w:r>
      </w:ins>
      <w:ins w:id="132" w:author="Kristian Mcclure" w:date="2026-06-25T21:46:00Z" w16du:dateUtc="2026-06-25T20:46:00Z">
        <w:r>
          <w:t xml:space="preserve">, review and </w:t>
        </w:r>
      </w:ins>
      <w:ins w:id="133" w:author="Kristian Mcclure" w:date="2026-06-25T21:40:00Z" w16du:dateUtc="2026-06-25T20:40:00Z">
        <w:r>
          <w:t>investigate</w:t>
        </w:r>
      </w:ins>
      <w:ins w:id="134" w:author="Kristian Mcclure" w:date="2026-06-25T21:47:00Z" w16du:dateUtc="2026-06-25T20:47:00Z">
        <w:r>
          <w:t xml:space="preserve">, releasing or </w:t>
        </w:r>
        <w:r w:rsidR="005A23F4">
          <w:t>correcting any Forecasts as appropriate</w:t>
        </w:r>
      </w:ins>
      <w:ins w:id="135" w:author="Kristian Mcclure" w:date="2026-06-25T21:40:00Z" w16du:dateUtc="2026-06-25T20:40:00Z">
        <w:r>
          <w:t xml:space="preserve"> </w:t>
        </w:r>
      </w:ins>
      <w:ins w:id="136" w:author="Kristian Mcclure" w:date="2026-06-25T21:39:00Z" w16du:dateUtc="2026-06-25T20:39:00Z">
        <w:r>
          <w:t xml:space="preserve"> </w:t>
        </w:r>
      </w:ins>
    </w:p>
    <w:p w14:paraId="30C67B3B" w14:textId="12F021C9" w:rsidR="00325A20" w:rsidRDefault="005A23F4">
      <w:pPr>
        <w:pStyle w:val="ListParagraph"/>
        <w:numPr>
          <w:ilvl w:val="1"/>
          <w:numId w:val="309"/>
        </w:numPr>
        <w:spacing w:after="0"/>
        <w:pPrChange w:id="137" w:author="Kristian Mcclure" w:date="2026-06-25T21:40:00Z" w16du:dateUtc="2026-06-25T20:40:00Z">
          <w:pPr>
            <w:pStyle w:val="ListParagraph"/>
            <w:numPr>
              <w:numId w:val="309"/>
            </w:numPr>
            <w:tabs>
              <w:tab w:val="num" w:pos="720"/>
            </w:tabs>
            <w:spacing w:after="0"/>
            <w:ind w:hanging="360"/>
          </w:pPr>
        </w:pPrChange>
      </w:pPr>
      <w:ins w:id="138" w:author="Kristian Mcclure" w:date="2026-06-25T21:47:00Z" w16du:dateUtc="2026-06-25T20:47:00Z">
        <w:r>
          <w:t>A</w:t>
        </w:r>
      </w:ins>
      <w:ins w:id="139" w:author="Kristian Mcclure" w:date="2026-06-25T21:39:00Z" w16du:dateUtc="2026-06-25T20:39:00Z">
        <w:r w:rsidR="00B908E8">
          <w:t>ll values align correctly on the consolidated Business Unit Report,</w:t>
        </w:r>
      </w:ins>
      <w:ins w:id="140" w:author="Kristian Mcclure" w:date="2026-06-25T21:35:00Z" w16du:dateUtc="2026-06-25T20:35:00Z">
        <w:r w:rsidR="00325A20">
          <w:t xml:space="preserve"> </w:t>
        </w:r>
      </w:ins>
      <w:ins w:id="141" w:author="Kristian Mcclure" w:date="2026-06-25T21:36:00Z" w16du:dateUtc="2026-06-25T20:36:00Z">
        <w:r w:rsidR="00325A20">
          <w:t xml:space="preserve">and that </w:t>
        </w:r>
      </w:ins>
      <w:ins w:id="142" w:author="Kristian Mcclure" w:date="2026-06-25T21:47:00Z" w16du:dateUtc="2026-06-25T20:47:00Z">
        <w:r>
          <w:t>there is no discrepancies between the documents that may be carried through to the nex</w:t>
        </w:r>
      </w:ins>
      <w:ins w:id="143" w:author="Kristian Mcclure" w:date="2026-06-25T21:48:00Z" w16du:dateUtc="2026-06-25T20:48:00Z">
        <w:r>
          <w:t xml:space="preserve">t stage of reporting etc. </w:t>
        </w:r>
      </w:ins>
    </w:p>
    <w:p w14:paraId="45C466B4" w14:textId="77777777" w:rsidR="00BC207C" w:rsidRDefault="00BC207C" w:rsidP="0066160F">
      <w:pPr>
        <w:pStyle w:val="ListParagraph"/>
      </w:pPr>
    </w:p>
    <w:p w14:paraId="1AA4D000" w14:textId="319C2840" w:rsidR="00BC207C" w:rsidRPr="006A1BA2" w:rsidRDefault="00BC207C" w:rsidP="0066160F">
      <w:pPr>
        <w:pStyle w:val="ListParagraph"/>
        <w:numPr>
          <w:ilvl w:val="0"/>
          <w:numId w:val="309"/>
        </w:numPr>
        <w:spacing w:after="0"/>
      </w:pPr>
      <w:r>
        <w:t xml:space="preserve">Upon completion of the </w:t>
      </w:r>
      <w:r w:rsidR="00470BF9">
        <w:t>Monthly Project Commercial Reports 02-04-13</w:t>
      </w:r>
      <w:r>
        <w:t xml:space="preserve">, the </w:t>
      </w:r>
      <w:r w:rsidR="00EE6D86">
        <w:t xml:space="preserve">Commercial Manager </w:t>
      </w:r>
      <w:r>
        <w:t xml:space="preserve">is to inform </w:t>
      </w:r>
      <w:r w:rsidR="00470BF9">
        <w:t>a</w:t>
      </w:r>
      <w:r>
        <w:t>ccounts and</w:t>
      </w:r>
      <w:r w:rsidR="00470BF9">
        <w:t xml:space="preserve"> the Director</w:t>
      </w:r>
      <w:r>
        <w:t xml:space="preserve"> as to the reported positions and any movements (positive and negative) to the reported </w:t>
      </w:r>
      <w:r w:rsidR="00470BF9">
        <w:t>gross profit</w:t>
      </w:r>
      <w:r>
        <w:t xml:space="preserve"> position. </w:t>
      </w:r>
    </w:p>
    <w:p w14:paraId="3FCC43DA" w14:textId="77777777" w:rsidR="00BC207C" w:rsidRDefault="00BC207C" w:rsidP="0066160F">
      <w:pPr>
        <w:ind w:left="720"/>
      </w:pPr>
    </w:p>
    <w:p w14:paraId="1A53D059" w14:textId="70AAECC1" w:rsidR="00BC207C" w:rsidRPr="00CD5558" w:rsidRDefault="00BC207C" w:rsidP="0066160F">
      <w:r w:rsidRPr="000D23D9">
        <w:rPr>
          <w:b/>
          <w:bCs/>
        </w:rPr>
        <w:t>4.</w:t>
      </w:r>
      <w:r w:rsidR="00A148D2">
        <w:rPr>
          <w:b/>
          <w:bCs/>
        </w:rPr>
        <w:t>6</w:t>
      </w:r>
      <w:r w:rsidRPr="000D23D9">
        <w:rPr>
          <w:b/>
          <w:bCs/>
        </w:rPr>
        <w:t>.2 Risk and Opportunity Management</w:t>
      </w:r>
    </w:p>
    <w:p w14:paraId="1C6CAB1E" w14:textId="509428C3" w:rsidR="00BC207C" w:rsidRPr="00CD5558" w:rsidRDefault="00BC207C" w:rsidP="0066160F">
      <w:pPr>
        <w:numPr>
          <w:ilvl w:val="0"/>
          <w:numId w:val="310"/>
        </w:numPr>
      </w:pPr>
      <w:r w:rsidRPr="00CD5558">
        <w:t>A live risk and opportunity register shall be maintained, using Risk and Opportunity Register</w:t>
      </w:r>
      <w:r w:rsidR="000050B7">
        <w:t xml:space="preserve"> 02-04-53</w:t>
      </w:r>
      <w:r w:rsidRPr="00CD5558">
        <w:t xml:space="preserve">. </w:t>
      </w:r>
    </w:p>
    <w:p w14:paraId="0FED6E00" w14:textId="77777777" w:rsidR="00BC207C" w:rsidRPr="000D23D9" w:rsidRDefault="00BC207C" w:rsidP="0066160F">
      <w:pPr>
        <w:numPr>
          <w:ilvl w:val="0"/>
          <w:numId w:val="310"/>
        </w:numPr>
      </w:pPr>
      <w:r w:rsidRPr="000D23D9">
        <w:t xml:space="preserve">Financial impacts must be reflected in forecasts. </w:t>
      </w:r>
    </w:p>
    <w:p w14:paraId="0C957C7E" w14:textId="674A4969" w:rsidR="005C6A64" w:rsidRDefault="00000000" w:rsidP="0066160F">
      <w:pPr>
        <w:rPr>
          <w:b/>
          <w:bCs/>
        </w:rPr>
      </w:pPr>
      <w:r>
        <w:rPr>
          <w:b/>
          <w:bCs/>
        </w:rPr>
        <w:pict w14:anchorId="5DD59F3A">
          <v:rect id="_x0000_i1033" style="width:0;height:1.5pt" o:hrstd="t" o:hr="t" fillcolor="#a0a0a0" stroked="f"/>
        </w:pict>
      </w:r>
    </w:p>
    <w:p w14:paraId="68498E9D" w14:textId="2582236B" w:rsidR="00A148D2" w:rsidRPr="000D23D9" w:rsidRDefault="00A148D2" w:rsidP="0066160F">
      <w:pPr>
        <w:rPr>
          <w:b/>
          <w:bCs/>
        </w:rPr>
      </w:pPr>
      <w:r w:rsidRPr="000D23D9">
        <w:rPr>
          <w:b/>
          <w:bCs/>
        </w:rPr>
        <w:t>4.</w:t>
      </w:r>
      <w:r w:rsidR="00A340DA">
        <w:rPr>
          <w:b/>
          <w:bCs/>
        </w:rPr>
        <w:t>7</w:t>
      </w:r>
      <w:r w:rsidRPr="000D23D9">
        <w:rPr>
          <w:b/>
          <w:bCs/>
        </w:rPr>
        <w:t xml:space="preserve"> Records Management</w:t>
      </w:r>
    </w:p>
    <w:p w14:paraId="68F10974" w14:textId="77777777" w:rsidR="00A148D2" w:rsidRPr="000D23D9" w:rsidRDefault="00A148D2" w:rsidP="0066160F">
      <w:pPr>
        <w:numPr>
          <w:ilvl w:val="0"/>
          <w:numId w:val="312"/>
        </w:numPr>
      </w:pPr>
      <w:r w:rsidRPr="000D23D9">
        <w:t xml:space="preserve">The QS and PM shall maintain comprehensive project records, including: </w:t>
      </w:r>
    </w:p>
    <w:p w14:paraId="0204A0FA" w14:textId="77777777" w:rsidR="00A148D2" w:rsidRPr="000D23D9" w:rsidRDefault="00A148D2" w:rsidP="0066160F">
      <w:pPr>
        <w:numPr>
          <w:ilvl w:val="1"/>
          <w:numId w:val="312"/>
        </w:numPr>
      </w:pPr>
      <w:r w:rsidRPr="000D23D9">
        <w:t xml:space="preserve">Progress reports </w:t>
      </w:r>
    </w:p>
    <w:p w14:paraId="06A057A3" w14:textId="77777777" w:rsidR="00A148D2" w:rsidRPr="000D23D9" w:rsidRDefault="00A148D2" w:rsidP="0066160F">
      <w:pPr>
        <w:numPr>
          <w:ilvl w:val="1"/>
          <w:numId w:val="312"/>
        </w:numPr>
      </w:pPr>
      <w:r w:rsidRPr="000D23D9">
        <w:t xml:space="preserve">Programmes </w:t>
      </w:r>
      <w:r>
        <w:t>inc drop lines and revisions</w:t>
      </w:r>
    </w:p>
    <w:p w14:paraId="504EC043" w14:textId="77777777" w:rsidR="00A148D2" w:rsidRDefault="00A148D2" w:rsidP="0066160F">
      <w:pPr>
        <w:numPr>
          <w:ilvl w:val="1"/>
          <w:numId w:val="312"/>
        </w:numPr>
      </w:pPr>
      <w:r>
        <w:t xml:space="preserve">Marked-up progress </w:t>
      </w:r>
      <w:r w:rsidRPr="000D23D9">
        <w:t xml:space="preserve">Drawings </w:t>
      </w:r>
    </w:p>
    <w:p w14:paraId="7832B613" w14:textId="77777777" w:rsidR="00A148D2" w:rsidRPr="000D23D9" w:rsidRDefault="00A148D2" w:rsidP="0066160F">
      <w:pPr>
        <w:numPr>
          <w:ilvl w:val="1"/>
          <w:numId w:val="312"/>
        </w:numPr>
      </w:pPr>
      <w:r>
        <w:t>Drawing registers</w:t>
      </w:r>
    </w:p>
    <w:p w14:paraId="4C7FEF76" w14:textId="77777777" w:rsidR="00A148D2" w:rsidRDefault="00A148D2" w:rsidP="0066160F">
      <w:pPr>
        <w:numPr>
          <w:ilvl w:val="1"/>
          <w:numId w:val="312"/>
        </w:numPr>
      </w:pPr>
      <w:r w:rsidRPr="000D23D9">
        <w:t xml:space="preserve">Site records </w:t>
      </w:r>
      <w:r>
        <w:t>&amp; dairies</w:t>
      </w:r>
    </w:p>
    <w:p w14:paraId="631265BF" w14:textId="77777777" w:rsidR="00A148D2" w:rsidRPr="000D23D9" w:rsidRDefault="00A148D2" w:rsidP="0066160F">
      <w:pPr>
        <w:numPr>
          <w:ilvl w:val="1"/>
          <w:numId w:val="312"/>
        </w:numPr>
      </w:pPr>
      <w:r>
        <w:t>Handover sheets/ trackers</w:t>
      </w:r>
    </w:p>
    <w:p w14:paraId="53D62F18" w14:textId="77777777" w:rsidR="00A148D2" w:rsidRPr="000D23D9" w:rsidRDefault="00A148D2" w:rsidP="0066160F">
      <w:pPr>
        <w:numPr>
          <w:ilvl w:val="1"/>
          <w:numId w:val="312"/>
        </w:numPr>
      </w:pPr>
      <w:r w:rsidRPr="000D23D9">
        <w:t xml:space="preserve">Correspondence </w:t>
      </w:r>
    </w:p>
    <w:p w14:paraId="5AD99C56" w14:textId="2006EC61" w:rsidR="00A148D2" w:rsidRPr="000D23D9" w:rsidRDefault="00000000" w:rsidP="0066160F">
      <w:r>
        <w:rPr>
          <w:b/>
          <w:bCs/>
        </w:rPr>
        <w:pict w14:anchorId="27EF3D14">
          <v:rect id="_x0000_i1034" style="width:0;height:1.5pt" o:hrstd="t" o:hr="t" fillcolor="#a0a0a0" stroked="f"/>
        </w:pict>
      </w:r>
    </w:p>
    <w:p w14:paraId="694F694E" w14:textId="557548A6" w:rsidR="00A148D2" w:rsidRPr="000D23D9" w:rsidRDefault="00A148D2" w:rsidP="0066160F">
      <w:pPr>
        <w:rPr>
          <w:b/>
          <w:bCs/>
        </w:rPr>
      </w:pPr>
      <w:r w:rsidRPr="000D23D9">
        <w:rPr>
          <w:b/>
          <w:bCs/>
        </w:rPr>
        <w:t>4.</w:t>
      </w:r>
      <w:r w:rsidR="00A340DA">
        <w:rPr>
          <w:b/>
          <w:bCs/>
        </w:rPr>
        <w:t>8</w:t>
      </w:r>
      <w:r w:rsidRPr="000D23D9">
        <w:rPr>
          <w:b/>
          <w:bCs/>
        </w:rPr>
        <w:t xml:space="preserve"> Insurance Claims</w:t>
      </w:r>
    </w:p>
    <w:p w14:paraId="2687BBEA" w14:textId="3BC3541E" w:rsidR="00A148D2" w:rsidRPr="004839E7" w:rsidRDefault="00A148D2" w:rsidP="0066160F">
      <w:pPr>
        <w:numPr>
          <w:ilvl w:val="0"/>
          <w:numId w:val="313"/>
        </w:numPr>
      </w:pPr>
      <w:r w:rsidRPr="004839E7">
        <w:t xml:space="preserve">When an event occurs that is likely to be an Insurance claim, the </w:t>
      </w:r>
      <w:r w:rsidR="002645BF">
        <w:t>Commerc</w:t>
      </w:r>
      <w:r w:rsidR="004619BE">
        <w:t>i</w:t>
      </w:r>
      <w:r w:rsidR="002645BF">
        <w:t>al Manager</w:t>
      </w:r>
      <w:r w:rsidRPr="004839E7">
        <w:t xml:space="preserve"> is to inform the Insurance Broker. </w:t>
      </w:r>
    </w:p>
    <w:p w14:paraId="4040CD09" w14:textId="1CD53D2A" w:rsidR="00A148D2" w:rsidRPr="004839E7" w:rsidRDefault="00A148D2" w:rsidP="0066160F">
      <w:pPr>
        <w:numPr>
          <w:ilvl w:val="0"/>
          <w:numId w:val="313"/>
        </w:numPr>
      </w:pPr>
      <w:r w:rsidRPr="004839E7">
        <w:lastRenderedPageBreak/>
        <w:t xml:space="preserve">The </w:t>
      </w:r>
      <w:r w:rsidR="00C468D5">
        <w:t>Commercial Manager</w:t>
      </w:r>
      <w:r w:rsidRPr="004839E7">
        <w:t xml:space="preserve"> is to be the key contact for the company in its dealings with the broker and the insurance company when a claim arises</w:t>
      </w:r>
      <w:r w:rsidR="00C468D5">
        <w:t xml:space="preserve"> </w:t>
      </w:r>
      <w:r w:rsidRPr="004839E7">
        <w:t xml:space="preserve">as and when necessary. </w:t>
      </w:r>
    </w:p>
    <w:p w14:paraId="1106A19F" w14:textId="3D5DFD19" w:rsidR="00A148D2" w:rsidRDefault="00A148D2" w:rsidP="0066160F">
      <w:pPr>
        <w:pStyle w:val="ListParagraph"/>
        <w:numPr>
          <w:ilvl w:val="0"/>
          <w:numId w:val="313"/>
        </w:numPr>
      </w:pPr>
      <w:r w:rsidRPr="004839E7">
        <w:t>The P</w:t>
      </w:r>
      <w:r w:rsidR="0040058A">
        <w:t>roject Manager</w:t>
      </w:r>
      <w:r w:rsidRPr="004839E7">
        <w:t xml:space="preserve"> is to provide technical or other project documentation in support of any claim the company might have to pursue or defend.</w:t>
      </w:r>
    </w:p>
    <w:p w14:paraId="467311F3" w14:textId="77777777" w:rsidR="00A148D2" w:rsidRDefault="00A148D2" w:rsidP="0066160F">
      <w:pPr>
        <w:pStyle w:val="ListParagraph"/>
      </w:pPr>
    </w:p>
    <w:p w14:paraId="4784722A" w14:textId="32AD266F" w:rsidR="00A148D2" w:rsidRPr="004839E7" w:rsidRDefault="0040058A" w:rsidP="0066160F">
      <w:pPr>
        <w:pStyle w:val="ListParagraph"/>
        <w:numPr>
          <w:ilvl w:val="0"/>
          <w:numId w:val="313"/>
        </w:numPr>
      </w:pPr>
      <w:r>
        <w:t>The Project Manager is</w:t>
      </w:r>
      <w:r w:rsidR="00A148D2">
        <w:t xml:space="preserve"> to ensure that all relevant documents and records associated are stored </w:t>
      </w:r>
      <w:r>
        <w:t xml:space="preserve">in the project folder </w:t>
      </w:r>
      <w:r w:rsidR="00A148D2">
        <w:t xml:space="preserve">on SharePoint in </w:t>
      </w:r>
      <w:r>
        <w:t>location 04</w:t>
      </w:r>
      <w:r w:rsidR="0066160F">
        <w:t xml:space="preserve"> in the</w:t>
      </w:r>
      <w:r w:rsidR="00A148D2">
        <w:t xml:space="preserve"> appropriate location for ease of access and location. </w:t>
      </w:r>
    </w:p>
    <w:p w14:paraId="3F1C9BC3" w14:textId="77777777" w:rsidR="00A148D2" w:rsidRPr="004839E7" w:rsidRDefault="00A148D2" w:rsidP="0066160F">
      <w:pPr>
        <w:pStyle w:val="ListParagraph"/>
      </w:pPr>
      <w:r w:rsidRPr="004839E7">
        <w:t xml:space="preserve"> </w:t>
      </w:r>
    </w:p>
    <w:p w14:paraId="47904DE6" w14:textId="0E9E2802" w:rsidR="00A148D2" w:rsidRPr="004839E7" w:rsidRDefault="00A148D2" w:rsidP="0066160F">
      <w:pPr>
        <w:pStyle w:val="ListParagraph"/>
        <w:numPr>
          <w:ilvl w:val="0"/>
          <w:numId w:val="313"/>
        </w:numPr>
      </w:pPr>
      <w:r w:rsidRPr="004839E7">
        <w:t xml:space="preserve">The </w:t>
      </w:r>
      <w:r w:rsidR="0066160F">
        <w:t>Commercial Manager</w:t>
      </w:r>
      <w:r w:rsidRPr="004839E7">
        <w:t xml:space="preserve"> will liaise with the </w:t>
      </w:r>
      <w:r w:rsidR="0066160F">
        <w:t>Project Manager</w:t>
      </w:r>
      <w:r w:rsidRPr="004839E7">
        <w:t xml:space="preserve"> and others, as appropriate, to help ensure the timely production of any information the insurer needs, and to help ensure the company acts in accordance with the requirements of its policies.</w:t>
      </w:r>
    </w:p>
    <w:p w14:paraId="06094407" w14:textId="55442EC8" w:rsidR="00A148D2" w:rsidRPr="000D23D9" w:rsidRDefault="00000000" w:rsidP="0066160F">
      <w:r>
        <w:rPr>
          <w:b/>
          <w:bCs/>
        </w:rPr>
        <w:pict w14:anchorId="44A6FCFC">
          <v:rect id="_x0000_i1035" style="width:0;height:1.5pt" o:hrstd="t" o:hr="t" fillcolor="#a0a0a0" stroked="f"/>
        </w:pict>
      </w:r>
    </w:p>
    <w:p w14:paraId="2C83815C" w14:textId="7CD9467C" w:rsidR="00A148D2" w:rsidRPr="000D23D9" w:rsidRDefault="00A148D2" w:rsidP="0066160F">
      <w:pPr>
        <w:rPr>
          <w:b/>
          <w:bCs/>
        </w:rPr>
      </w:pPr>
      <w:r w:rsidRPr="000D23D9">
        <w:rPr>
          <w:b/>
          <w:bCs/>
        </w:rPr>
        <w:t>4.</w:t>
      </w:r>
      <w:r w:rsidR="00A340DA">
        <w:rPr>
          <w:b/>
          <w:bCs/>
        </w:rPr>
        <w:t>9</w:t>
      </w:r>
      <w:r w:rsidRPr="000D23D9">
        <w:rPr>
          <w:b/>
          <w:bCs/>
        </w:rPr>
        <w:t xml:space="preserve"> Project Completion</w:t>
      </w:r>
    </w:p>
    <w:p w14:paraId="4C065E78" w14:textId="4CA35AA3" w:rsidR="00A148D2" w:rsidRPr="000D23D9" w:rsidRDefault="00A148D2" w:rsidP="0066160F">
      <w:pPr>
        <w:rPr>
          <w:b/>
          <w:bCs/>
        </w:rPr>
      </w:pPr>
      <w:r w:rsidRPr="000D23D9">
        <w:rPr>
          <w:b/>
          <w:bCs/>
        </w:rPr>
        <w:t>4.</w:t>
      </w:r>
      <w:r w:rsidR="00A340DA">
        <w:rPr>
          <w:b/>
          <w:bCs/>
        </w:rPr>
        <w:t>9</w:t>
      </w:r>
      <w:r w:rsidRPr="000D23D9">
        <w:rPr>
          <w:b/>
          <w:bCs/>
        </w:rPr>
        <w:t>.1 Upstream Final Account</w:t>
      </w:r>
    </w:p>
    <w:p w14:paraId="2B62F657" w14:textId="05F90EF5" w:rsidR="00A148D2" w:rsidRDefault="00A148D2" w:rsidP="0066160F">
      <w:pPr>
        <w:pStyle w:val="ListParagraph"/>
        <w:numPr>
          <w:ilvl w:val="0"/>
          <w:numId w:val="316"/>
        </w:numPr>
      </w:pPr>
      <w:r>
        <w:t xml:space="preserve">Project </w:t>
      </w:r>
      <w:r w:rsidR="00747771">
        <w:t>f</w:t>
      </w:r>
      <w:r>
        <w:t xml:space="preserve">inal </w:t>
      </w:r>
      <w:r w:rsidR="00747771">
        <w:t>a</w:t>
      </w:r>
      <w:r>
        <w:t>ccount is to be collated and submit</w:t>
      </w:r>
      <w:r w:rsidR="00747771">
        <w:t>ted</w:t>
      </w:r>
      <w:r>
        <w:t xml:space="preserve"> with the accompanying </w:t>
      </w:r>
      <w:r w:rsidR="00747771">
        <w:t xml:space="preserve">Project </w:t>
      </w:r>
      <w:r>
        <w:t>Final Account Statement</w:t>
      </w:r>
      <w:r w:rsidR="00747771">
        <w:t xml:space="preserve"> 02-04-16</w:t>
      </w:r>
      <w:r>
        <w:t xml:space="preserve">, in accordance with </w:t>
      </w:r>
      <w:r w:rsidR="00747771">
        <w:t>c</w:t>
      </w:r>
      <w:r>
        <w:t xml:space="preserve">ontract </w:t>
      </w:r>
      <w:r w:rsidR="00747771">
        <w:t>d</w:t>
      </w:r>
      <w:r>
        <w:t>eadlines</w:t>
      </w:r>
      <w:r w:rsidR="00747771">
        <w:t>.</w:t>
      </w:r>
    </w:p>
    <w:p w14:paraId="0E912BCB" w14:textId="77777777" w:rsidR="00A148D2" w:rsidRDefault="00A148D2" w:rsidP="0066160F">
      <w:pPr>
        <w:pStyle w:val="ListParagraph"/>
      </w:pPr>
    </w:p>
    <w:p w14:paraId="7249C975" w14:textId="44B96DBB" w:rsidR="00A148D2" w:rsidRDefault="00A148D2" w:rsidP="0066160F">
      <w:pPr>
        <w:pStyle w:val="ListParagraph"/>
        <w:numPr>
          <w:ilvl w:val="0"/>
          <w:numId w:val="316"/>
        </w:numPr>
      </w:pPr>
      <w:r w:rsidRPr="00816590">
        <w:t xml:space="preserve">Upstream accounts should ideally be agreed </w:t>
      </w:r>
      <w:r w:rsidR="004E0DAE">
        <w:t>swift</w:t>
      </w:r>
      <w:r w:rsidR="00B00A27">
        <w:t>ly</w:t>
      </w:r>
      <w:r w:rsidRPr="00816590">
        <w:t xml:space="preserve">. </w:t>
      </w:r>
    </w:p>
    <w:p w14:paraId="13C28EFC" w14:textId="77777777" w:rsidR="00A148D2" w:rsidRDefault="00A148D2" w:rsidP="0066160F">
      <w:pPr>
        <w:pStyle w:val="ListParagraph"/>
      </w:pPr>
    </w:p>
    <w:p w14:paraId="29F4083B" w14:textId="3F66C5BE" w:rsidR="00A148D2" w:rsidRDefault="00A148D2" w:rsidP="0066160F">
      <w:pPr>
        <w:pStyle w:val="ListParagraph"/>
        <w:numPr>
          <w:ilvl w:val="0"/>
          <w:numId w:val="316"/>
        </w:numPr>
      </w:pPr>
      <w:r w:rsidRPr="00816590">
        <w:t xml:space="preserve">The Director or their delegated person is authorised to sign off the client’s final account statement. </w:t>
      </w:r>
    </w:p>
    <w:p w14:paraId="11EC7922" w14:textId="6D8F2BF8" w:rsidR="00A148D2" w:rsidRPr="000D23D9" w:rsidRDefault="00A148D2" w:rsidP="0066160F">
      <w:pPr>
        <w:rPr>
          <w:b/>
          <w:bCs/>
        </w:rPr>
      </w:pPr>
      <w:r w:rsidRPr="000D23D9">
        <w:rPr>
          <w:b/>
          <w:bCs/>
        </w:rPr>
        <w:t>4.</w:t>
      </w:r>
      <w:r w:rsidR="00A340DA">
        <w:rPr>
          <w:b/>
          <w:bCs/>
        </w:rPr>
        <w:t>9</w:t>
      </w:r>
      <w:r w:rsidRPr="000D23D9">
        <w:rPr>
          <w:b/>
          <w:bCs/>
        </w:rPr>
        <w:t>.2 Downstream Final Account</w:t>
      </w:r>
    </w:p>
    <w:p w14:paraId="37EFBB95" w14:textId="3E27F54E" w:rsidR="00A148D2" w:rsidRDefault="00A148D2" w:rsidP="0066160F">
      <w:pPr>
        <w:numPr>
          <w:ilvl w:val="0"/>
          <w:numId w:val="314"/>
        </w:numPr>
      </w:pPr>
      <w:r w:rsidRPr="000D23D9">
        <w:t xml:space="preserve">All </w:t>
      </w:r>
      <w:r w:rsidR="009678CE">
        <w:t>s</w:t>
      </w:r>
      <w:r w:rsidRPr="000D23D9">
        <w:t>ub</w:t>
      </w:r>
      <w:r w:rsidR="009678CE">
        <w:t>-</w:t>
      </w:r>
      <w:r w:rsidRPr="000D23D9">
        <w:t xml:space="preserve">contract accounts must be </w:t>
      </w:r>
      <w:r w:rsidR="009678CE">
        <w:t>settled</w:t>
      </w:r>
      <w:r w:rsidRPr="000D23D9">
        <w:t xml:space="preserve"> in alignment with upstream settlement. </w:t>
      </w:r>
    </w:p>
    <w:p w14:paraId="02FC1FBF" w14:textId="277069B0" w:rsidR="00A148D2" w:rsidRPr="000D23D9" w:rsidRDefault="00A148D2" w:rsidP="0066160F">
      <w:pPr>
        <w:numPr>
          <w:ilvl w:val="0"/>
          <w:numId w:val="314"/>
        </w:numPr>
      </w:pPr>
      <w:r w:rsidRPr="008126C2">
        <w:t xml:space="preserve">Agreement of the </w:t>
      </w:r>
      <w:r w:rsidR="00083C18">
        <w:t xml:space="preserve">sub-contractor </w:t>
      </w:r>
      <w:r w:rsidR="009678CE">
        <w:t xml:space="preserve">final </w:t>
      </w:r>
      <w:r w:rsidRPr="008126C2">
        <w:t xml:space="preserve">account will be confirmed by receipt of a signed </w:t>
      </w:r>
      <w:r w:rsidR="000133BA">
        <w:t>Sub-Contractor Final Account S</w:t>
      </w:r>
      <w:r w:rsidRPr="008126C2">
        <w:t xml:space="preserve">tatement </w:t>
      </w:r>
      <w:r w:rsidR="000133BA">
        <w:t>02-04-16</w:t>
      </w:r>
      <w:r w:rsidRPr="008126C2">
        <w:t>.</w:t>
      </w:r>
    </w:p>
    <w:p w14:paraId="1D5A82FC" w14:textId="3922F80C" w:rsidR="00A148D2" w:rsidRPr="000D23D9" w:rsidRDefault="00A148D2" w:rsidP="0066160F">
      <w:pPr>
        <w:rPr>
          <w:b/>
          <w:bCs/>
        </w:rPr>
      </w:pPr>
      <w:r w:rsidRPr="000D23D9">
        <w:rPr>
          <w:b/>
          <w:bCs/>
        </w:rPr>
        <w:t>4.</w:t>
      </w:r>
      <w:r w:rsidR="00A340DA">
        <w:rPr>
          <w:b/>
          <w:bCs/>
        </w:rPr>
        <w:t>9</w:t>
      </w:r>
      <w:r w:rsidRPr="000D23D9">
        <w:rPr>
          <w:b/>
          <w:bCs/>
        </w:rPr>
        <w:t>.3 Contract Close-Out</w:t>
      </w:r>
    </w:p>
    <w:p w14:paraId="345FB18D" w14:textId="391143B1" w:rsidR="00A148D2" w:rsidRDefault="00A148D2" w:rsidP="0066160F">
      <w:pPr>
        <w:pStyle w:val="ListParagraph"/>
        <w:numPr>
          <w:ilvl w:val="0"/>
          <w:numId w:val="315"/>
        </w:numPr>
        <w:spacing w:after="0"/>
      </w:pPr>
      <w:r>
        <w:t xml:space="preserve">Upon achieving </w:t>
      </w:r>
      <w:r w:rsidR="000133BA">
        <w:t>p</w:t>
      </w:r>
      <w:r>
        <w:t xml:space="preserve">ractical </w:t>
      </w:r>
      <w:r w:rsidR="000133BA">
        <w:t>c</w:t>
      </w:r>
      <w:r>
        <w:t xml:space="preserve">ompletion of the project or our </w:t>
      </w:r>
      <w:r w:rsidR="000133BA">
        <w:t>w</w:t>
      </w:r>
      <w:r>
        <w:t>orks, the QS is to issue a Completion Notice</w:t>
      </w:r>
      <w:r w:rsidR="00F72298">
        <w:t xml:space="preserve"> 02</w:t>
      </w:r>
      <w:r w:rsidR="001C3E99">
        <w:t>-04-54 to</w:t>
      </w:r>
      <w:r>
        <w:t xml:space="preserve"> the </w:t>
      </w:r>
      <w:r w:rsidR="001C3E99">
        <w:t>c</w:t>
      </w:r>
      <w:r>
        <w:t xml:space="preserve">lient. </w:t>
      </w:r>
    </w:p>
    <w:p w14:paraId="562B3AF3" w14:textId="77777777" w:rsidR="00A148D2" w:rsidRDefault="00A148D2" w:rsidP="0066160F">
      <w:pPr>
        <w:pStyle w:val="ListParagraph"/>
        <w:spacing w:after="0"/>
      </w:pPr>
    </w:p>
    <w:p w14:paraId="5381561E" w14:textId="3BC255DA" w:rsidR="00A148D2" w:rsidRPr="00736B6D" w:rsidRDefault="00A148D2" w:rsidP="0066160F">
      <w:pPr>
        <w:pStyle w:val="ListParagraph"/>
        <w:numPr>
          <w:ilvl w:val="0"/>
          <w:numId w:val="315"/>
        </w:numPr>
        <w:spacing w:after="0"/>
      </w:pPr>
      <w:r w:rsidRPr="00736B6D">
        <w:t>The QS and P</w:t>
      </w:r>
      <w:r w:rsidR="001C3E99">
        <w:t>roject Manager</w:t>
      </w:r>
      <w:r w:rsidRPr="00736B6D">
        <w:t xml:space="preserve"> is to ensure the company is in receipt of a practical completion certificate and certificate of making good defects. </w:t>
      </w:r>
    </w:p>
    <w:p w14:paraId="23D18E93" w14:textId="77777777" w:rsidR="00A148D2" w:rsidRPr="007B272E" w:rsidRDefault="00A148D2" w:rsidP="0066160F">
      <w:pPr>
        <w:pStyle w:val="ListParagraph"/>
        <w:spacing w:after="0"/>
      </w:pPr>
    </w:p>
    <w:p w14:paraId="3957506E" w14:textId="77777777" w:rsidR="00A148D2" w:rsidRPr="007B272E" w:rsidRDefault="00A148D2" w:rsidP="0066160F">
      <w:pPr>
        <w:pStyle w:val="ListParagraph"/>
        <w:numPr>
          <w:ilvl w:val="0"/>
          <w:numId w:val="315"/>
        </w:numPr>
        <w:spacing w:after="0"/>
      </w:pPr>
      <w:r w:rsidRPr="007B272E">
        <w:t>In any event, the QS is to record in writing the date when completion of the works is achieved.</w:t>
      </w:r>
    </w:p>
    <w:p w14:paraId="65B55A2F" w14:textId="77777777" w:rsidR="00A148D2" w:rsidRPr="007B272E" w:rsidRDefault="00A148D2" w:rsidP="0066160F">
      <w:pPr>
        <w:spacing w:after="0"/>
      </w:pPr>
    </w:p>
    <w:p w14:paraId="7E53BD5F" w14:textId="43541B19" w:rsidR="002A7F73" w:rsidRPr="000D23D9" w:rsidRDefault="00A148D2" w:rsidP="00DB518E">
      <w:r w:rsidRPr="007B272E">
        <w:t xml:space="preserve">When projects are complete &amp; all retentions applied and paid, the project is to be marked as complete and shall be formally closed and </w:t>
      </w:r>
      <w:r w:rsidR="00D974BB">
        <w:t xml:space="preserve">removed from </w:t>
      </w:r>
      <w:r w:rsidRPr="007B272E">
        <w:t xml:space="preserve">the </w:t>
      </w:r>
      <w:r w:rsidR="00FB1CB2">
        <w:t>monthly c</w:t>
      </w:r>
      <w:r w:rsidRPr="007B272E">
        <w:t xml:space="preserve">ommercial </w:t>
      </w:r>
      <w:r w:rsidR="00FB1CB2">
        <w:t>r</w:t>
      </w:r>
      <w:r w:rsidRPr="007B272E">
        <w:t xml:space="preserve">eport </w:t>
      </w:r>
      <w:r w:rsidR="00D974BB">
        <w:t>and marked as closed on the</w:t>
      </w:r>
      <w:r w:rsidRPr="007B272E">
        <w:t xml:space="preserve"> </w:t>
      </w:r>
      <w:r w:rsidR="00FB1CB2">
        <w:t>account</w:t>
      </w:r>
      <w:r w:rsidR="00D974BB">
        <w:t>’</w:t>
      </w:r>
      <w:r w:rsidR="00FB1CB2">
        <w:t>s software</w:t>
      </w:r>
      <w:r w:rsidRPr="007B272E">
        <w:t xml:space="preserve">. </w:t>
      </w:r>
      <w:r w:rsidR="00D974BB" w:rsidRPr="00320D94">
        <w:t>Furthermore,</w:t>
      </w:r>
      <w:r w:rsidR="00320D94" w:rsidRPr="00320D94">
        <w:t xml:space="preserve"> the contract folder on Share</w:t>
      </w:r>
      <w:r w:rsidR="00BA4289">
        <w:t>P</w:t>
      </w:r>
      <w:r w:rsidR="00320D94" w:rsidRPr="00320D94">
        <w:t>oint will be moved to completed contracts.</w:t>
      </w:r>
    </w:p>
    <w:p w14:paraId="42D25F09" w14:textId="7D6E1708" w:rsidR="001C1C28" w:rsidRDefault="00000000" w:rsidP="001C1C28">
      <w:r>
        <w:rPr>
          <w:b/>
          <w:bCs/>
        </w:rPr>
        <w:pict w14:anchorId="05934296">
          <v:rect id="_x0000_i1036" style="width:0;height:1.5pt" o:hralign="center" o:hrstd="t" o:hr="t" fillcolor="#a0a0a0" stroked="f"/>
        </w:pict>
      </w:r>
    </w:p>
    <w:p w14:paraId="1B94C492" w14:textId="77777777" w:rsidR="001C1C28" w:rsidRDefault="001C1C28" w:rsidP="001C1C28">
      <w:r>
        <w:rPr>
          <w:b/>
        </w:rPr>
        <w:t>5. Compliance / Key Rules</w:t>
      </w:r>
    </w:p>
    <w:p w14:paraId="3545E8E3" w14:textId="77777777" w:rsidR="001C1C28" w:rsidRDefault="001C1C28" w:rsidP="001621E0">
      <w:pPr>
        <w:pStyle w:val="ListParagraph"/>
        <w:numPr>
          <w:ilvl w:val="0"/>
          <w:numId w:val="341"/>
        </w:numPr>
      </w:pPr>
      <w:r>
        <w:t>Commercial reporting dates must be adhered to.</w:t>
      </w:r>
    </w:p>
    <w:p w14:paraId="560409C1" w14:textId="77777777" w:rsidR="001C1C28" w:rsidRDefault="001C1C28" w:rsidP="001621E0">
      <w:pPr>
        <w:pStyle w:val="ListParagraph"/>
        <w:numPr>
          <w:ilvl w:val="0"/>
          <w:numId w:val="341"/>
        </w:numPr>
      </w:pPr>
      <w:r>
        <w:t>All applications and invoicing must be accurate and traceable.</w:t>
      </w:r>
    </w:p>
    <w:p w14:paraId="73F72147" w14:textId="77777777" w:rsidR="001C1C28" w:rsidRDefault="001C1C28" w:rsidP="001621E0">
      <w:pPr>
        <w:pStyle w:val="ListParagraph"/>
        <w:numPr>
          <w:ilvl w:val="0"/>
          <w:numId w:val="341"/>
        </w:numPr>
      </w:pPr>
      <w:r>
        <w:t>Completed projects must be closed correctly.</w:t>
      </w:r>
    </w:p>
    <w:p w14:paraId="6AC49DC5" w14:textId="77777777" w:rsidR="001C1C28" w:rsidRDefault="001C1C28" w:rsidP="001621E0">
      <w:pPr>
        <w:pStyle w:val="ListParagraph"/>
        <w:numPr>
          <w:ilvl w:val="0"/>
          <w:numId w:val="341"/>
        </w:numPr>
      </w:pPr>
      <w:r>
        <w:t>Commercial reporting must align with management accounts.</w:t>
      </w:r>
    </w:p>
    <w:p w14:paraId="13E58DDF" w14:textId="77777777" w:rsidR="001C1C28" w:rsidRDefault="001C1C28" w:rsidP="001621E0">
      <w:pPr>
        <w:pStyle w:val="ListParagraph"/>
        <w:numPr>
          <w:ilvl w:val="0"/>
          <w:numId w:val="341"/>
        </w:numPr>
      </w:pPr>
      <w:r>
        <w:t>Cashflow forecasting must remain up to date.</w:t>
      </w:r>
    </w:p>
    <w:p w14:paraId="68806EDD" w14:textId="79472EDE" w:rsidR="001C1C28" w:rsidRDefault="00000000" w:rsidP="001C1C28">
      <w:r>
        <w:rPr>
          <w:b/>
          <w:bCs/>
        </w:rPr>
        <w:pict w14:anchorId="3734A268">
          <v:rect id="_x0000_i1037" style="width:0;height:1.5pt" o:hralign="center" o:hrstd="t" o:hr="t" fillcolor="#a0a0a0" stroked="f"/>
        </w:pict>
      </w:r>
    </w:p>
    <w:p w14:paraId="2229FFBC" w14:textId="77777777" w:rsidR="001C1C28" w:rsidRPr="00325A20" w:rsidRDefault="001C1C28" w:rsidP="001C1C28">
      <w:pPr>
        <w:rPr>
          <w:lang w:val="fr-FR"/>
        </w:rPr>
      </w:pPr>
      <w:r w:rsidRPr="00A07C0B">
        <w:rPr>
          <w:b/>
          <w:lang w:val="fr-FR"/>
        </w:rPr>
        <w:t xml:space="preserve">6. Records / </w:t>
      </w:r>
      <w:r w:rsidRPr="00325A20">
        <w:rPr>
          <w:b/>
          <w:lang w:val="fr-FR"/>
        </w:rPr>
        <w:t>Documentation</w:t>
      </w:r>
    </w:p>
    <w:p w14:paraId="5FB68B16" w14:textId="4B4668A7" w:rsidR="00325A20" w:rsidRPr="00325A20" w:rsidRDefault="00325A20" w:rsidP="0024463A">
      <w:pPr>
        <w:pStyle w:val="ListParagraph"/>
        <w:numPr>
          <w:ilvl w:val="0"/>
          <w:numId w:val="340"/>
        </w:numPr>
        <w:rPr>
          <w:ins w:id="144" w:author="Kristian Mcclure" w:date="2026-06-25T21:31:00Z" w16du:dateUtc="2026-06-25T20:31:00Z"/>
          <w:lang w:val="fr-FR"/>
        </w:rPr>
      </w:pPr>
      <w:ins w:id="145" w:author="Kristian Mcclure" w:date="2026-06-25T21:31:00Z" w16du:dateUtc="2026-06-25T20:31:00Z">
        <w:r w:rsidRPr="00325A20">
          <w:rPr>
            <w:bCs/>
          </w:rPr>
          <w:t xml:space="preserve">02-04-55 </w:t>
        </w:r>
        <w:r w:rsidRPr="00325A20">
          <w:rPr>
            <w:lang w:val="fr-FR"/>
            <w:rPrChange w:id="146" w:author="Kristian Mcclure" w:date="2026-06-25T21:31:00Z" w16du:dateUtc="2026-06-25T20:31:00Z">
              <w:rPr>
                <w:highlight w:val="yellow"/>
                <w:lang w:val="fr-FR"/>
              </w:rPr>
            </w:rPrChange>
          </w:rPr>
          <w:t>- Bid/ No Bid document</w:t>
        </w:r>
      </w:ins>
    </w:p>
    <w:p w14:paraId="1A1D40C5" w14:textId="4EA9B5F6" w:rsidR="00A07C0B" w:rsidRPr="0024463A" w:rsidRDefault="00A07C0B" w:rsidP="0024463A">
      <w:pPr>
        <w:pStyle w:val="ListParagraph"/>
        <w:numPr>
          <w:ilvl w:val="0"/>
          <w:numId w:val="340"/>
        </w:numPr>
        <w:rPr>
          <w:lang w:val="fr-FR"/>
        </w:rPr>
      </w:pPr>
      <w:r w:rsidRPr="0024463A">
        <w:rPr>
          <w:lang w:val="fr-FR"/>
        </w:rPr>
        <w:t>02-04-42 - Client T&amp;Cs Comments &amp; Risk Analysis</w:t>
      </w:r>
    </w:p>
    <w:p w14:paraId="6F4A86D4" w14:textId="77777777" w:rsidR="00A07C0B" w:rsidRPr="00A07C0B" w:rsidRDefault="00A07C0B" w:rsidP="0024463A">
      <w:pPr>
        <w:pStyle w:val="ListParagraph"/>
        <w:numPr>
          <w:ilvl w:val="0"/>
          <w:numId w:val="340"/>
        </w:numPr>
      </w:pPr>
      <w:r w:rsidRPr="00A07C0B">
        <w:t>02-04-02 – Project Analysis Sheet</w:t>
      </w:r>
    </w:p>
    <w:p w14:paraId="192354E0" w14:textId="77777777" w:rsidR="00A07C0B" w:rsidRPr="00A07C0B" w:rsidRDefault="00A07C0B" w:rsidP="0024463A">
      <w:pPr>
        <w:pStyle w:val="ListParagraph"/>
        <w:numPr>
          <w:ilvl w:val="0"/>
          <w:numId w:val="340"/>
        </w:numPr>
      </w:pPr>
      <w:r w:rsidRPr="00A07C0B">
        <w:t>02-04-53 - Risk &amp; Opportunity Register</w:t>
      </w:r>
    </w:p>
    <w:p w14:paraId="7B7BD18A" w14:textId="77777777" w:rsidR="00A07C0B" w:rsidRPr="00A07C0B" w:rsidRDefault="00A07C0B" w:rsidP="0024463A">
      <w:pPr>
        <w:pStyle w:val="ListParagraph"/>
        <w:numPr>
          <w:ilvl w:val="0"/>
          <w:numId w:val="340"/>
        </w:numPr>
      </w:pPr>
      <w:r w:rsidRPr="00A07C0B">
        <w:t>02-04-43 - Labour Productivity Document</w:t>
      </w:r>
    </w:p>
    <w:p w14:paraId="582295DD" w14:textId="77777777" w:rsidR="00A07C0B" w:rsidRPr="00A07C0B" w:rsidRDefault="00A07C0B" w:rsidP="0024463A">
      <w:pPr>
        <w:pStyle w:val="ListParagraph"/>
        <w:numPr>
          <w:ilvl w:val="0"/>
          <w:numId w:val="340"/>
        </w:numPr>
      </w:pPr>
      <w:r w:rsidRPr="00A07C0B">
        <w:t>02-04-13 – Monthly Project Commercial Report</w:t>
      </w:r>
    </w:p>
    <w:p w14:paraId="41DC2D81" w14:textId="77777777" w:rsidR="00A07C0B" w:rsidRPr="00A07C0B" w:rsidRDefault="00A07C0B" w:rsidP="0024463A">
      <w:pPr>
        <w:pStyle w:val="ListParagraph"/>
        <w:numPr>
          <w:ilvl w:val="0"/>
          <w:numId w:val="340"/>
        </w:numPr>
      </w:pPr>
      <w:r w:rsidRPr="00A07C0B">
        <w:t>02-04-36 - Contract Handover Meeting Minutes</w:t>
      </w:r>
    </w:p>
    <w:p w14:paraId="36CA8F1F" w14:textId="77777777" w:rsidR="00A07C0B" w:rsidRPr="00A07C0B" w:rsidRDefault="00A07C0B" w:rsidP="0024463A">
      <w:pPr>
        <w:pStyle w:val="ListParagraph"/>
        <w:numPr>
          <w:ilvl w:val="0"/>
          <w:numId w:val="340"/>
        </w:numPr>
      </w:pPr>
      <w:r w:rsidRPr="00A07C0B">
        <w:t>02-04-01 – Job Opening Sheet</w:t>
      </w:r>
    </w:p>
    <w:p w14:paraId="13E16943" w14:textId="77777777" w:rsidR="00A07C0B" w:rsidRPr="00A07C0B" w:rsidRDefault="00A07C0B" w:rsidP="0024463A">
      <w:pPr>
        <w:pStyle w:val="ListParagraph"/>
        <w:numPr>
          <w:ilvl w:val="0"/>
          <w:numId w:val="340"/>
        </w:numPr>
      </w:pPr>
      <w:r w:rsidRPr="00A07C0B">
        <w:t>02-04-02 – Project Analysis Sheet</w:t>
      </w:r>
    </w:p>
    <w:p w14:paraId="498FF061" w14:textId="77777777" w:rsidR="00A07C0B" w:rsidRPr="00A07C0B" w:rsidRDefault="00A07C0B" w:rsidP="0024463A">
      <w:pPr>
        <w:pStyle w:val="ListParagraph"/>
        <w:numPr>
          <w:ilvl w:val="0"/>
          <w:numId w:val="340"/>
        </w:numPr>
      </w:pPr>
      <w:r w:rsidRPr="00A07C0B">
        <w:t>02-04-43 - Labour Productivity Document</w:t>
      </w:r>
    </w:p>
    <w:p w14:paraId="32058631" w14:textId="77777777" w:rsidR="00A07C0B" w:rsidRPr="00A07C0B" w:rsidRDefault="00A07C0B" w:rsidP="0024463A">
      <w:pPr>
        <w:pStyle w:val="ListParagraph"/>
        <w:numPr>
          <w:ilvl w:val="0"/>
          <w:numId w:val="340"/>
        </w:numPr>
      </w:pPr>
      <w:r w:rsidRPr="00A07C0B">
        <w:t>02-04-44 – Order Acknowledgement</w:t>
      </w:r>
    </w:p>
    <w:p w14:paraId="18F9CE2F" w14:textId="77777777" w:rsidR="00A07C0B" w:rsidRPr="00A07C0B" w:rsidRDefault="00A07C0B" w:rsidP="0024463A">
      <w:pPr>
        <w:pStyle w:val="ListParagraph"/>
        <w:numPr>
          <w:ilvl w:val="0"/>
          <w:numId w:val="340"/>
        </w:numPr>
      </w:pPr>
      <w:r w:rsidRPr="00A07C0B">
        <w:t>02-04-45 - Powers &amp; Obligations Template</w:t>
      </w:r>
    </w:p>
    <w:p w14:paraId="4267A662" w14:textId="77777777" w:rsidR="00A07C0B" w:rsidRPr="00A07C0B" w:rsidRDefault="00A07C0B" w:rsidP="0024463A">
      <w:pPr>
        <w:pStyle w:val="ListParagraph"/>
        <w:numPr>
          <w:ilvl w:val="0"/>
          <w:numId w:val="340"/>
        </w:numPr>
      </w:pPr>
      <w:r w:rsidRPr="00A07C0B">
        <w:t xml:space="preserve">02-04-46 - Notice to Commence </w:t>
      </w:r>
    </w:p>
    <w:p w14:paraId="0D7DBA90" w14:textId="77777777" w:rsidR="00A07C0B" w:rsidRPr="00A07C0B" w:rsidRDefault="00A07C0B" w:rsidP="0024463A">
      <w:pPr>
        <w:pStyle w:val="ListParagraph"/>
        <w:numPr>
          <w:ilvl w:val="0"/>
          <w:numId w:val="340"/>
        </w:numPr>
      </w:pPr>
      <w:r w:rsidRPr="00A07C0B">
        <w:t>02-04-33 – Sub-Contract Tender Enquiry</w:t>
      </w:r>
    </w:p>
    <w:p w14:paraId="2B6ADA9D" w14:textId="6DF8FDC1" w:rsidR="00A07C0B" w:rsidRPr="00A07C0B" w:rsidRDefault="00A07C0B" w:rsidP="0024463A">
      <w:pPr>
        <w:pStyle w:val="ListParagraph"/>
        <w:numPr>
          <w:ilvl w:val="0"/>
          <w:numId w:val="340"/>
        </w:numPr>
      </w:pPr>
      <w:r w:rsidRPr="00A07C0B">
        <w:t>02-04-</w:t>
      </w:r>
      <w:r w:rsidR="00780150">
        <w:t>20</w:t>
      </w:r>
      <w:r w:rsidRPr="00A07C0B">
        <w:t xml:space="preserve"> – </w:t>
      </w:r>
      <w:r w:rsidR="00780150">
        <w:t>Purchasing Sheet</w:t>
      </w:r>
    </w:p>
    <w:p w14:paraId="3D518AA2" w14:textId="77777777" w:rsidR="00A07C0B" w:rsidRPr="00A07C0B" w:rsidRDefault="00A07C0B" w:rsidP="0024463A">
      <w:pPr>
        <w:pStyle w:val="ListParagraph"/>
        <w:numPr>
          <w:ilvl w:val="0"/>
          <w:numId w:val="340"/>
        </w:numPr>
      </w:pPr>
      <w:r w:rsidRPr="00A07C0B">
        <w:t>02-04-31a – Sub-Contractor Purchase Order</w:t>
      </w:r>
    </w:p>
    <w:p w14:paraId="7C403B45" w14:textId="77777777" w:rsidR="00A07C0B" w:rsidRPr="00A07C0B" w:rsidRDefault="00A07C0B" w:rsidP="0024463A">
      <w:pPr>
        <w:pStyle w:val="ListParagraph"/>
        <w:numPr>
          <w:ilvl w:val="0"/>
          <w:numId w:val="340"/>
        </w:numPr>
      </w:pPr>
      <w:r w:rsidRPr="00A07C0B">
        <w:t>02-04-31b – Sub-Contractor Purchase Order</w:t>
      </w:r>
    </w:p>
    <w:p w14:paraId="472EBEC7" w14:textId="77777777" w:rsidR="00A07C0B" w:rsidRPr="00A07C0B" w:rsidRDefault="00A07C0B" w:rsidP="0024463A">
      <w:pPr>
        <w:pStyle w:val="ListParagraph"/>
        <w:numPr>
          <w:ilvl w:val="0"/>
          <w:numId w:val="340"/>
        </w:numPr>
      </w:pPr>
      <w:r w:rsidRPr="00A07C0B">
        <w:t>02-04-32 – Subcontract Pre-Let Minutes</w:t>
      </w:r>
    </w:p>
    <w:p w14:paraId="6759A3BE" w14:textId="77777777" w:rsidR="00A07C0B" w:rsidRPr="00A07C0B" w:rsidRDefault="00A07C0B" w:rsidP="0024463A">
      <w:pPr>
        <w:pStyle w:val="ListParagraph"/>
        <w:numPr>
          <w:ilvl w:val="0"/>
          <w:numId w:val="340"/>
        </w:numPr>
      </w:pPr>
      <w:r w:rsidRPr="00A07C0B">
        <w:t>02-04-48 – Sub-Contract Tracker</w:t>
      </w:r>
    </w:p>
    <w:p w14:paraId="74EBACDA" w14:textId="77777777" w:rsidR="00A07C0B" w:rsidRPr="00A07C0B" w:rsidRDefault="00A07C0B" w:rsidP="0024463A">
      <w:pPr>
        <w:pStyle w:val="ListParagraph"/>
        <w:numPr>
          <w:ilvl w:val="0"/>
          <w:numId w:val="340"/>
        </w:numPr>
      </w:pPr>
      <w:r w:rsidRPr="00A07C0B">
        <w:t>02-04-48 - Sub-Contract Tracker</w:t>
      </w:r>
    </w:p>
    <w:p w14:paraId="10531891" w14:textId="77777777" w:rsidR="00A07C0B" w:rsidRPr="00A07C0B" w:rsidRDefault="00A07C0B" w:rsidP="0024463A">
      <w:pPr>
        <w:pStyle w:val="ListParagraph"/>
        <w:numPr>
          <w:ilvl w:val="0"/>
          <w:numId w:val="340"/>
        </w:numPr>
      </w:pPr>
      <w:r w:rsidRPr="00A07C0B">
        <w:t>02-04-05 – Sub-Contractor Application for Payment</w:t>
      </w:r>
    </w:p>
    <w:p w14:paraId="5EE21F68" w14:textId="77777777" w:rsidR="00A07C0B" w:rsidRPr="00A07C0B" w:rsidRDefault="00A07C0B" w:rsidP="0024463A">
      <w:pPr>
        <w:pStyle w:val="ListParagraph"/>
        <w:numPr>
          <w:ilvl w:val="0"/>
          <w:numId w:val="340"/>
        </w:numPr>
      </w:pPr>
      <w:r w:rsidRPr="00A07C0B">
        <w:lastRenderedPageBreak/>
        <w:t>02-04-16 – Sub-Contractor Final Account Statement</w:t>
      </w:r>
    </w:p>
    <w:p w14:paraId="23DBC37B" w14:textId="77777777" w:rsidR="00A07C0B" w:rsidRPr="00A07C0B" w:rsidRDefault="00A07C0B" w:rsidP="0024463A">
      <w:pPr>
        <w:pStyle w:val="ListParagraph"/>
        <w:numPr>
          <w:ilvl w:val="0"/>
          <w:numId w:val="340"/>
        </w:numPr>
      </w:pPr>
      <w:r w:rsidRPr="00A07C0B">
        <w:t>02-01-03 – Invoice Request</w:t>
      </w:r>
    </w:p>
    <w:p w14:paraId="40E71256" w14:textId="4CBD6C67" w:rsidR="00A07C0B" w:rsidRPr="00A07C0B" w:rsidRDefault="00A07C0B" w:rsidP="0024463A">
      <w:pPr>
        <w:pStyle w:val="ListParagraph"/>
        <w:numPr>
          <w:ilvl w:val="0"/>
          <w:numId w:val="340"/>
        </w:numPr>
      </w:pPr>
      <w:r w:rsidRPr="00A07C0B">
        <w:t>02-04-30 – Variation Template</w:t>
      </w:r>
    </w:p>
    <w:p w14:paraId="7BB7401C" w14:textId="565DF2FD" w:rsidR="00A07C0B" w:rsidRPr="00A07C0B" w:rsidRDefault="00A07C0B" w:rsidP="0024463A">
      <w:pPr>
        <w:pStyle w:val="ListParagraph"/>
        <w:numPr>
          <w:ilvl w:val="0"/>
          <w:numId w:val="340"/>
        </w:numPr>
      </w:pPr>
      <w:r w:rsidRPr="00A07C0B">
        <w:t>02-04-34 – Variation Register</w:t>
      </w:r>
    </w:p>
    <w:p w14:paraId="40236E54" w14:textId="42C504B6" w:rsidR="00A07C0B" w:rsidRPr="00A07C0B" w:rsidRDefault="00A07C0B" w:rsidP="0024463A">
      <w:pPr>
        <w:pStyle w:val="ListParagraph"/>
        <w:numPr>
          <w:ilvl w:val="0"/>
          <w:numId w:val="340"/>
        </w:numPr>
      </w:pPr>
      <w:r w:rsidRPr="00A07C0B">
        <w:t>02-11-01 - Quotation Template</w:t>
      </w:r>
    </w:p>
    <w:p w14:paraId="2A4C659B" w14:textId="482B84E3" w:rsidR="00A07C0B" w:rsidRPr="00A07C0B" w:rsidRDefault="00A07C0B" w:rsidP="0024463A">
      <w:pPr>
        <w:pStyle w:val="ListParagraph"/>
        <w:numPr>
          <w:ilvl w:val="0"/>
          <w:numId w:val="340"/>
        </w:numPr>
      </w:pPr>
      <w:r w:rsidRPr="00A07C0B">
        <w:t>02-04-39 – Early Warning Notice / Register</w:t>
      </w:r>
    </w:p>
    <w:p w14:paraId="4FE2C406" w14:textId="346D2622" w:rsidR="00A07C0B" w:rsidRPr="00A07C0B" w:rsidRDefault="00A07C0B" w:rsidP="0024463A">
      <w:pPr>
        <w:pStyle w:val="ListParagraph"/>
        <w:numPr>
          <w:ilvl w:val="0"/>
          <w:numId w:val="340"/>
        </w:numPr>
      </w:pPr>
      <w:r w:rsidRPr="00A07C0B">
        <w:t>02-04-50 - Notice of Delay</w:t>
      </w:r>
    </w:p>
    <w:p w14:paraId="4986F66B" w14:textId="3179FE2A" w:rsidR="00A07C0B" w:rsidRPr="00A07C0B" w:rsidRDefault="00A07C0B" w:rsidP="0024463A">
      <w:pPr>
        <w:pStyle w:val="ListParagraph"/>
        <w:numPr>
          <w:ilvl w:val="0"/>
          <w:numId w:val="340"/>
        </w:numPr>
      </w:pPr>
      <w:r w:rsidRPr="00A07C0B">
        <w:t>02-04-51 - EOT Initial Assessment</w:t>
      </w:r>
    </w:p>
    <w:p w14:paraId="59A83159" w14:textId="34D4241E" w:rsidR="00A07C0B" w:rsidRPr="00A07C0B" w:rsidRDefault="00A07C0B" w:rsidP="0024463A">
      <w:pPr>
        <w:pStyle w:val="ListParagraph"/>
        <w:numPr>
          <w:ilvl w:val="0"/>
          <w:numId w:val="340"/>
        </w:numPr>
      </w:pPr>
      <w:r w:rsidRPr="00A07C0B">
        <w:t>02-04-52 - Loss &amp; Expense Initial Assessment</w:t>
      </w:r>
    </w:p>
    <w:p w14:paraId="247A124E" w14:textId="74C20D56" w:rsidR="00A07C0B" w:rsidRPr="00A07C0B" w:rsidRDefault="00A07C0B" w:rsidP="0024463A">
      <w:pPr>
        <w:pStyle w:val="ListParagraph"/>
        <w:numPr>
          <w:ilvl w:val="0"/>
          <w:numId w:val="340"/>
        </w:numPr>
      </w:pPr>
      <w:r w:rsidRPr="00A07C0B">
        <w:t>02-04-22 – Project Final Account Statement</w:t>
      </w:r>
    </w:p>
    <w:p w14:paraId="7A1CEE2F" w14:textId="6A8EFCCD" w:rsidR="00A07C0B" w:rsidRPr="00A07C0B" w:rsidRDefault="00A07C0B" w:rsidP="0024463A">
      <w:pPr>
        <w:pStyle w:val="ListParagraph"/>
        <w:numPr>
          <w:ilvl w:val="0"/>
          <w:numId w:val="340"/>
        </w:numPr>
      </w:pPr>
      <w:r w:rsidRPr="00A07C0B">
        <w:t>02-04-16 – Sub-Contractor Final Account Statement</w:t>
      </w:r>
    </w:p>
    <w:p w14:paraId="42EA7596" w14:textId="3446E26D" w:rsidR="00A07C0B" w:rsidRDefault="00A07C0B" w:rsidP="0024463A">
      <w:pPr>
        <w:pStyle w:val="ListParagraph"/>
        <w:numPr>
          <w:ilvl w:val="0"/>
          <w:numId w:val="340"/>
        </w:numPr>
      </w:pPr>
      <w:r w:rsidRPr="00A07C0B">
        <w:t>02-04-54 - Completion Notice</w:t>
      </w:r>
    </w:p>
    <w:p w14:paraId="12C7735D" w14:textId="62653DF0" w:rsidR="00DE5BD6" w:rsidRDefault="00DE5BD6" w:rsidP="0024463A">
      <w:pPr>
        <w:pStyle w:val="ListParagraph"/>
        <w:numPr>
          <w:ilvl w:val="0"/>
          <w:numId w:val="340"/>
        </w:numPr>
      </w:pPr>
      <w:r>
        <w:t>02-05-01-18 – Procurement Tracker</w:t>
      </w:r>
    </w:p>
    <w:p w14:paraId="271C126B" w14:textId="18B9A6C3" w:rsidR="00403B6E" w:rsidRPr="00A07C0B" w:rsidRDefault="00403B6E" w:rsidP="0024463A">
      <w:pPr>
        <w:pStyle w:val="ListParagraph"/>
        <w:numPr>
          <w:ilvl w:val="0"/>
          <w:numId w:val="340"/>
        </w:numPr>
      </w:pPr>
      <w:r>
        <w:t xml:space="preserve">02-04-55 </w:t>
      </w:r>
      <w:r w:rsidR="00BF4372">
        <w:t>–</w:t>
      </w:r>
      <w:r>
        <w:t xml:space="preserve"> Bid</w:t>
      </w:r>
      <w:r w:rsidR="00A61592">
        <w:t>,</w:t>
      </w:r>
      <w:r w:rsidR="00BF4372">
        <w:t xml:space="preserve"> No-Bid Document</w:t>
      </w:r>
    </w:p>
    <w:p w14:paraId="51BB790A" w14:textId="40394722" w:rsidR="001C1C28" w:rsidRDefault="00000000" w:rsidP="001C1C28">
      <w:r>
        <w:rPr>
          <w:b/>
          <w:bCs/>
        </w:rPr>
        <w:pict w14:anchorId="0E6B2A0F">
          <v:rect id="_x0000_i1038" style="width:0;height:1.5pt" o:hralign="center" o:hrstd="t" o:hr="t" fillcolor="#a0a0a0" stroked="f"/>
        </w:pict>
      </w:r>
    </w:p>
    <w:p w14:paraId="201F4E06" w14:textId="77777777" w:rsidR="001C1C28" w:rsidRDefault="001C1C28" w:rsidP="001C1C28">
      <w:r>
        <w:rPr>
          <w:b/>
        </w:rPr>
        <w:t>7. Monitoring &amp; Review</w:t>
      </w:r>
    </w:p>
    <w:p w14:paraId="6C010A67" w14:textId="77777777" w:rsidR="001C1C28" w:rsidRDefault="001C1C28" w:rsidP="001C1C28">
      <w:r>
        <w:t>The Commercial Manager shall:</w:t>
      </w:r>
    </w:p>
    <w:p w14:paraId="7EF90388" w14:textId="77777777" w:rsidR="001C1C28" w:rsidRDefault="001C1C28" w:rsidP="001621E0">
      <w:pPr>
        <w:pStyle w:val="ListParagraph"/>
        <w:numPr>
          <w:ilvl w:val="0"/>
          <w:numId w:val="342"/>
        </w:numPr>
      </w:pPr>
      <w:r>
        <w:t>Review all live commercial reporting monthly</w:t>
      </w:r>
    </w:p>
    <w:p w14:paraId="32096AD3" w14:textId="77777777" w:rsidR="001C1C28" w:rsidRDefault="001C1C28" w:rsidP="001621E0">
      <w:pPr>
        <w:pStyle w:val="ListParagraph"/>
        <w:numPr>
          <w:ilvl w:val="0"/>
          <w:numId w:val="342"/>
        </w:numPr>
      </w:pPr>
      <w:r>
        <w:t>Monitor project profitability</w:t>
      </w:r>
    </w:p>
    <w:p w14:paraId="2E53E237" w14:textId="77777777" w:rsidR="001C1C28" w:rsidRDefault="001C1C28" w:rsidP="001621E0">
      <w:pPr>
        <w:pStyle w:val="ListParagraph"/>
        <w:numPr>
          <w:ilvl w:val="0"/>
          <w:numId w:val="342"/>
        </w:numPr>
      </w:pPr>
      <w:r>
        <w:t>Ensure reporting aligns with management accounts</w:t>
      </w:r>
    </w:p>
    <w:p w14:paraId="631A2F58" w14:textId="77777777" w:rsidR="001C1C28" w:rsidRDefault="001C1C28" w:rsidP="001621E0">
      <w:pPr>
        <w:pStyle w:val="ListParagraph"/>
        <w:numPr>
          <w:ilvl w:val="0"/>
          <w:numId w:val="342"/>
        </w:numPr>
      </w:pPr>
      <w:r>
        <w:t>Escalate risks and issues immediately</w:t>
      </w:r>
    </w:p>
    <w:p w14:paraId="7E973B3A" w14:textId="4C122960" w:rsidR="001C1C28" w:rsidRDefault="00000000" w:rsidP="001C1C28">
      <w:r>
        <w:rPr>
          <w:b/>
          <w:bCs/>
        </w:rPr>
        <w:pict w14:anchorId="43F5E9AB">
          <v:rect id="_x0000_i1039" style="width:0;height:1.5pt" o:hralign="center" o:hrstd="t" o:hr="t" fillcolor="#a0a0a0" stroked="f"/>
        </w:pict>
      </w:r>
    </w:p>
    <w:p w14:paraId="0AC80E5E" w14:textId="77777777" w:rsidR="001C1C28" w:rsidRDefault="001C1C28" w:rsidP="001C1C28">
      <w:r>
        <w:rPr>
          <w:b/>
        </w:rPr>
        <w:t>8. References</w:t>
      </w:r>
    </w:p>
    <w:p w14:paraId="37DBEE03" w14:textId="77777777" w:rsidR="001C1C28" w:rsidRDefault="001C1C28" w:rsidP="001621E0">
      <w:pPr>
        <w:pStyle w:val="ListParagraph"/>
        <w:numPr>
          <w:ilvl w:val="0"/>
          <w:numId w:val="343"/>
        </w:numPr>
      </w:pPr>
      <w:r>
        <w:t>Section 4 – Design &amp; Project Management</w:t>
      </w:r>
    </w:p>
    <w:p w14:paraId="7E49C0A7" w14:textId="3BC110A4" w:rsidR="001C1C28" w:rsidRDefault="00000000" w:rsidP="001C1C28">
      <w:r>
        <w:rPr>
          <w:b/>
          <w:bCs/>
        </w:rPr>
        <w:pict w14:anchorId="6A723DFD">
          <v:rect id="_x0000_i1040" style="width:0;height:1.5pt" o:hralign="center" o:hrstd="t" o:hr="t" fillcolor="#a0a0a0" stroked="f"/>
        </w:pict>
      </w:r>
    </w:p>
    <w:p w14:paraId="6E70C72B" w14:textId="77777777" w:rsidR="001C1C28" w:rsidRDefault="001C1C28" w:rsidP="001C1C28">
      <w:r>
        <w:rPr>
          <w:b/>
        </w:rPr>
        <w:t>9. Key Principles</w:t>
      </w:r>
    </w:p>
    <w:p w14:paraId="7795AA3D" w14:textId="77777777" w:rsidR="001C1C28" w:rsidRDefault="001C1C28" w:rsidP="001621E0">
      <w:pPr>
        <w:pStyle w:val="ListParagraph"/>
        <w:numPr>
          <w:ilvl w:val="0"/>
          <w:numId w:val="343"/>
        </w:numPr>
      </w:pPr>
      <w:r>
        <w:t>Commercial control must be proactive</w:t>
      </w:r>
    </w:p>
    <w:p w14:paraId="43B0DC79" w14:textId="77777777" w:rsidR="001C1C28" w:rsidRDefault="001C1C28" w:rsidP="001621E0">
      <w:pPr>
        <w:pStyle w:val="ListParagraph"/>
        <w:numPr>
          <w:ilvl w:val="0"/>
          <w:numId w:val="343"/>
        </w:numPr>
      </w:pPr>
      <w:r>
        <w:t>Reporting must be accurate and timely</w:t>
      </w:r>
    </w:p>
    <w:p w14:paraId="7306E09A" w14:textId="77777777" w:rsidR="001C1C28" w:rsidRDefault="001C1C28" w:rsidP="001621E0">
      <w:pPr>
        <w:pStyle w:val="ListParagraph"/>
        <w:numPr>
          <w:ilvl w:val="0"/>
          <w:numId w:val="343"/>
        </w:numPr>
      </w:pPr>
      <w:r>
        <w:t>Risks must be identified early</w:t>
      </w:r>
    </w:p>
    <w:p w14:paraId="69E35B32" w14:textId="77777777" w:rsidR="001C1C28" w:rsidRDefault="001C1C28" w:rsidP="001621E0">
      <w:pPr>
        <w:pStyle w:val="ListParagraph"/>
        <w:numPr>
          <w:ilvl w:val="0"/>
          <w:numId w:val="343"/>
        </w:numPr>
      </w:pPr>
      <w:r>
        <w:t>Cashflow management is critical</w:t>
      </w:r>
    </w:p>
    <w:p w14:paraId="3DE2054F" w14:textId="195B6B57" w:rsidR="00C83383" w:rsidRPr="001621E0" w:rsidRDefault="001C1C28" w:rsidP="001621E0">
      <w:pPr>
        <w:pStyle w:val="ListParagraph"/>
        <w:numPr>
          <w:ilvl w:val="0"/>
          <w:numId w:val="343"/>
        </w:numPr>
        <w:rPr>
          <w:rFonts w:asciiTheme="majorHAnsi" w:eastAsiaTheme="majorEastAsia" w:hAnsiTheme="majorHAnsi" w:cstheme="majorBidi"/>
          <w:b/>
          <w:color w:val="0F4761" w:themeColor="accent1" w:themeShade="BF"/>
          <w:sz w:val="28"/>
          <w:szCs w:val="40"/>
        </w:rPr>
      </w:pPr>
      <w:r>
        <w:t>All commercial records must be auditable</w:t>
      </w:r>
    </w:p>
    <w:p w14:paraId="0D319DD1" w14:textId="610606B0" w:rsidR="002449D8" w:rsidRDefault="002449D8">
      <w:pPr>
        <w:rPr>
          <w:b/>
          <w:sz w:val="28"/>
        </w:rPr>
        <w:sectPr w:rsidR="002449D8" w:rsidSect="002449D8">
          <w:footerReference w:type="default" r:id="rId15"/>
          <w:pgSz w:w="11907" w:h="16840" w:code="9"/>
          <w:pgMar w:top="1440" w:right="1440" w:bottom="1440" w:left="1440" w:header="709" w:footer="709" w:gutter="0"/>
          <w:cols w:space="708"/>
          <w:docGrid w:linePitch="360"/>
        </w:sectPr>
      </w:pPr>
    </w:p>
    <w:p w14:paraId="7D13C390" w14:textId="50F9B33D" w:rsidR="005666F0" w:rsidRPr="00CC26EB" w:rsidRDefault="00962A8A" w:rsidP="00207361">
      <w:pPr>
        <w:pStyle w:val="Heading2"/>
        <w:ind w:left="-851"/>
        <w:rPr>
          <w:b/>
          <w:bCs/>
          <w:sz w:val="18"/>
          <w:szCs w:val="18"/>
        </w:rPr>
      </w:pPr>
      <w:bookmarkStart w:id="147" w:name="_Toc232964153"/>
      <w:r w:rsidRPr="00387B36">
        <w:rPr>
          <w:rFonts w:cs="Times New Roman"/>
          <w:noProof/>
        </w:rPr>
        <w:lastRenderedPageBreak/>
        <mc:AlternateContent>
          <mc:Choice Requires="wps">
            <w:drawing>
              <wp:anchor distT="0" distB="0" distL="114300" distR="114300" simplePos="0" relativeHeight="251728896" behindDoc="0" locked="0" layoutInCell="1" allowOverlap="1" wp14:anchorId="4BE16C47" wp14:editId="168B77A0">
                <wp:simplePos x="0" y="0"/>
                <wp:positionH relativeFrom="column">
                  <wp:posOffset>6418053</wp:posOffset>
                </wp:positionH>
                <wp:positionV relativeFrom="paragraph">
                  <wp:posOffset>431321</wp:posOffset>
                </wp:positionV>
                <wp:extent cx="2524125" cy="5762445"/>
                <wp:effectExtent l="0" t="0" r="28575" b="10160"/>
                <wp:wrapNone/>
                <wp:docPr id="1308345758" name="AutoShape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4125" cy="576244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72A45B" w14:textId="77777777" w:rsidR="005666F0" w:rsidRDefault="005666F0" w:rsidP="00962A8A">
                            <w:pPr>
                              <w:spacing w:after="0"/>
                              <w:rPr>
                                <w:b/>
                                <w:sz w:val="14"/>
                              </w:rPr>
                            </w:pPr>
                            <w:r>
                              <w:rPr>
                                <w:b/>
                                <w:sz w:val="14"/>
                              </w:rPr>
                              <w:t>4</w:t>
                            </w:r>
                            <w:r w:rsidRPr="009F4703">
                              <w:rPr>
                                <w:b/>
                                <w:sz w:val="14"/>
                              </w:rPr>
                              <w:t xml:space="preserve">.        </w:t>
                            </w:r>
                            <w:r>
                              <w:rPr>
                                <w:b/>
                                <w:sz w:val="14"/>
                              </w:rPr>
                              <w:t>Upstream Account Management</w:t>
                            </w:r>
                          </w:p>
                          <w:p w14:paraId="4D180D4D" w14:textId="77777777" w:rsidR="005666F0" w:rsidRPr="00863114" w:rsidRDefault="005666F0" w:rsidP="00962A8A">
                            <w:pPr>
                              <w:spacing w:after="0"/>
                              <w:ind w:left="357"/>
                              <w:rPr>
                                <w:b/>
                                <w:sz w:val="14"/>
                              </w:rPr>
                            </w:pPr>
                            <w:r>
                              <w:rPr>
                                <w:b/>
                                <w:sz w:val="14"/>
                              </w:rPr>
                              <w:t>Applications for Payment / Invoicing</w:t>
                            </w:r>
                          </w:p>
                          <w:p w14:paraId="2EC31F6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sidRPr="009A271E">
                              <w:rPr>
                                <w:rFonts w:cs="Calibri"/>
                                <w:sz w:val="14"/>
                                <w:szCs w:val="14"/>
                                <w:lang w:eastAsia="en-GB"/>
                              </w:rPr>
                              <w:t xml:space="preserve">Applications must be submitted strictly in accordance with contract </w:t>
                            </w:r>
                          </w:p>
                          <w:p w14:paraId="0E99C4B6"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Where invoices are triggers for payment, invoice requests to be raised and submitted to accounts</w:t>
                            </w:r>
                          </w:p>
                          <w:p w14:paraId="3C1C365C"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Applications to be raised on accounts software</w:t>
                            </w:r>
                          </w:p>
                          <w:p w14:paraId="215E42C3"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Application schedule and summary are to be PDF’d and submitted as per the contract</w:t>
                            </w:r>
                          </w:p>
                          <w:p w14:paraId="3833F66D"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Copy of issued application or invoice request to be saved on SharePoint</w:t>
                            </w:r>
                          </w:p>
                          <w:p w14:paraId="3C81874B" w14:textId="77777777" w:rsidR="005666F0" w:rsidRPr="008040BD" w:rsidRDefault="005666F0" w:rsidP="005666F0">
                            <w:pPr>
                              <w:pStyle w:val="ListParagraph"/>
                              <w:spacing w:after="0"/>
                              <w:ind w:left="357"/>
                              <w:rPr>
                                <w:rFonts w:cs="Calibri"/>
                                <w:b/>
                                <w:bCs/>
                                <w:sz w:val="14"/>
                                <w:szCs w:val="14"/>
                                <w:lang w:eastAsia="en-GB"/>
                              </w:rPr>
                            </w:pPr>
                            <w:r>
                              <w:rPr>
                                <w:rFonts w:cs="Calibri"/>
                                <w:b/>
                                <w:bCs/>
                                <w:sz w:val="14"/>
                                <w:szCs w:val="14"/>
                                <w:lang w:eastAsia="en-GB"/>
                              </w:rPr>
                              <w:t>Payment Certification</w:t>
                            </w:r>
                          </w:p>
                          <w:p w14:paraId="50301DF7"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Payment certification to be reviewed and challenged where required/ appropriate</w:t>
                            </w:r>
                          </w:p>
                          <w:p w14:paraId="60FA5EC6"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Payment dates are to be monitored to ensure prompt payment</w:t>
                            </w:r>
                          </w:p>
                          <w:p w14:paraId="0012CE2A" w14:textId="77777777" w:rsidR="005666F0" w:rsidRPr="001A4736" w:rsidRDefault="005666F0" w:rsidP="005666F0">
                            <w:pPr>
                              <w:pStyle w:val="ListParagraph"/>
                              <w:spacing w:after="0"/>
                              <w:ind w:left="360"/>
                              <w:rPr>
                                <w:rFonts w:cs="Calibri"/>
                                <w:b/>
                                <w:bCs/>
                                <w:sz w:val="14"/>
                                <w:szCs w:val="14"/>
                                <w:lang w:eastAsia="en-GB"/>
                              </w:rPr>
                            </w:pPr>
                            <w:r w:rsidRPr="001A4736">
                              <w:rPr>
                                <w:rFonts w:cs="Calibri"/>
                                <w:b/>
                                <w:bCs/>
                                <w:sz w:val="14"/>
                                <w:szCs w:val="14"/>
                                <w:lang w:eastAsia="en-GB"/>
                              </w:rPr>
                              <w:t>Variations/ Change Management</w:t>
                            </w:r>
                          </w:p>
                          <w:p w14:paraId="6C7BDAE0"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variations to be recorded and notified to the client as per contract requirements</w:t>
                            </w:r>
                          </w:p>
                          <w:p w14:paraId="6688B75D"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Variations to be properly valued and submitted in line with contract requirements</w:t>
                            </w:r>
                          </w:p>
                          <w:p w14:paraId="25EF594E"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No variation works to proceed without formal agreed instruction </w:t>
                            </w:r>
                          </w:p>
                          <w:p w14:paraId="6A41DC1A"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Variations are to be prepared and submitted on the correct documentation</w:t>
                            </w:r>
                          </w:p>
                          <w:p w14:paraId="7BA5B852"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Information and records supporting a variation to be saved on SharePoint in the project folder</w:t>
                            </w:r>
                          </w:p>
                          <w:p w14:paraId="1F9D0AB1" w14:textId="77777777" w:rsidR="005666F0" w:rsidRPr="001A4736" w:rsidRDefault="005666F0" w:rsidP="005666F0">
                            <w:pPr>
                              <w:pStyle w:val="ListParagraph"/>
                              <w:spacing w:after="0"/>
                              <w:ind w:left="360"/>
                              <w:rPr>
                                <w:rFonts w:cs="Calibri"/>
                                <w:b/>
                                <w:bCs/>
                                <w:sz w:val="14"/>
                                <w:szCs w:val="14"/>
                                <w:lang w:eastAsia="en-GB"/>
                              </w:rPr>
                            </w:pPr>
                            <w:r w:rsidRPr="001A4736">
                              <w:rPr>
                                <w:rFonts w:cs="Calibri"/>
                                <w:b/>
                                <w:bCs/>
                                <w:sz w:val="14"/>
                                <w:szCs w:val="14"/>
                                <w:lang w:eastAsia="en-GB"/>
                              </w:rPr>
                              <w:t>Early Warnings</w:t>
                            </w:r>
                          </w:p>
                          <w:p w14:paraId="66AFE72A"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early warning notices to be issued as required by the contract</w:t>
                            </w:r>
                          </w:p>
                          <w:p w14:paraId="05441F50"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Early warning register to be updated regularly and reflective of all those notices issued</w:t>
                            </w:r>
                          </w:p>
                          <w:p w14:paraId="2171E681" w14:textId="77777777" w:rsidR="005666F0" w:rsidRPr="00EA0CA6" w:rsidRDefault="005666F0" w:rsidP="005666F0">
                            <w:pPr>
                              <w:pStyle w:val="ListParagraph"/>
                              <w:spacing w:after="0"/>
                              <w:ind w:left="357"/>
                              <w:rPr>
                                <w:rFonts w:cs="Calibri"/>
                                <w:b/>
                                <w:bCs/>
                                <w:sz w:val="14"/>
                                <w:szCs w:val="14"/>
                                <w:lang w:eastAsia="en-GB"/>
                              </w:rPr>
                            </w:pPr>
                            <w:r>
                              <w:rPr>
                                <w:rFonts w:cs="Calibri"/>
                                <w:b/>
                                <w:bCs/>
                                <w:sz w:val="14"/>
                                <w:szCs w:val="14"/>
                                <w:lang w:eastAsia="en-GB"/>
                              </w:rPr>
                              <w:t>Claims and Notifications</w:t>
                            </w:r>
                          </w:p>
                          <w:p w14:paraId="29A49D4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Notices in regard to delays, disruption, loss &amp; expense etc are to be drafted for review and internal agreement </w:t>
                            </w:r>
                          </w:p>
                          <w:p w14:paraId="2B33AD40"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notices require approval prior to issue</w:t>
                            </w:r>
                          </w:p>
                          <w:p w14:paraId="788A4A03"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Template to be utilised when applicable</w:t>
                            </w:r>
                          </w:p>
                          <w:p w14:paraId="6C464627"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rPr>
                            </w:pPr>
                            <w:r w:rsidRPr="00B74306">
                              <w:rPr>
                                <w:rFonts w:cs="Calibri"/>
                                <w:sz w:val="14"/>
                                <w:szCs w:val="14"/>
                                <w:lang w:eastAsia="en-GB"/>
                              </w:rPr>
                              <w:t xml:space="preserve">Notices are to be agreed with Directors and </w:t>
                            </w:r>
                            <w:r>
                              <w:rPr>
                                <w:rFonts w:cs="Calibri"/>
                                <w:sz w:val="14"/>
                                <w:szCs w:val="14"/>
                                <w:lang w:eastAsia="en-GB"/>
                              </w:rPr>
                              <w:t>p</w:t>
                            </w:r>
                            <w:r w:rsidRPr="00B74306">
                              <w:rPr>
                                <w:rFonts w:cs="Calibri"/>
                                <w:sz w:val="14"/>
                                <w:szCs w:val="14"/>
                                <w:lang w:eastAsia="en-GB"/>
                              </w:rPr>
                              <w:t>rior to formal submission</w:t>
                            </w:r>
                            <w:r>
                              <w:rPr>
                                <w:rFonts w:cs="Calibri"/>
                                <w:sz w:val="14"/>
                                <w:szCs w:val="14"/>
                                <w:lang w:eastAsia="en-GB"/>
                              </w:rPr>
                              <w:t xml:space="preserve"> to the client</w:t>
                            </w:r>
                            <w:r w:rsidRPr="00B74306">
                              <w:rPr>
                                <w:rFonts w:cs="Calibri"/>
                                <w:sz w:val="14"/>
                                <w:szCs w:val="14"/>
                                <w:lang w:eastAsia="en-GB"/>
                              </w:rPr>
                              <w:t>.</w:t>
                            </w:r>
                          </w:p>
                          <w:p w14:paraId="5EFE4A1D" w14:textId="77777777" w:rsidR="005666F0" w:rsidRPr="00001054" w:rsidRDefault="005666F0" w:rsidP="005666F0">
                            <w:pPr>
                              <w:pStyle w:val="ListParagraph"/>
                              <w:spacing w:after="0"/>
                              <w:ind w:left="357"/>
                              <w:rPr>
                                <w:rFonts w:cs="Calibri"/>
                                <w:b/>
                                <w:bCs/>
                                <w:sz w:val="14"/>
                                <w:szCs w:val="14"/>
                                <w:lang w:eastAsia="en-GB"/>
                              </w:rPr>
                            </w:pPr>
                            <w:r w:rsidRPr="00001054">
                              <w:rPr>
                                <w:rFonts w:cs="Calibri"/>
                                <w:b/>
                                <w:bCs/>
                                <w:sz w:val="14"/>
                                <w:szCs w:val="14"/>
                                <w:lang w:eastAsia="en-GB"/>
                              </w:rPr>
                              <w:t xml:space="preserve">Progressive Account Agreement </w:t>
                            </w:r>
                          </w:p>
                          <w:p w14:paraId="5C6E35CA"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Regular financial and forecast account updates must be provided to the client</w:t>
                            </w:r>
                          </w:p>
                          <w:p w14:paraId="0B127ED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Accounts are to be actively and progressively agreed throughout the course of the works </w:t>
                            </w:r>
                          </w:p>
                          <w:p w14:paraId="5F99E77C"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 quotation schedules to be kept up to date</w:t>
                            </w:r>
                          </w:p>
                          <w:p w14:paraId="2E525BE9" w14:textId="77777777" w:rsidR="005666F0" w:rsidRPr="00001054" w:rsidRDefault="005666F0" w:rsidP="005666F0">
                            <w:pPr>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E16C47" id="_x0000_t109" coordsize="21600,21600" o:spt="109" path="m,l,21600r21600,l21600,xe">
                <v:stroke joinstyle="miter"/>
                <v:path gradientshapeok="t" o:connecttype="rect"/>
              </v:shapetype>
              <v:shape id="AutoShape 638" o:spid="_x0000_s1045" type="#_x0000_t109" style="position:absolute;left:0;text-align:left;margin-left:505.35pt;margin-top:33.95pt;width:198.75pt;height:453.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" filled="f" strokeweight="1.5pt">
                <v:textbox>
                  <w:txbxContent>
                    <w:p w14:paraId="5472A45B" w14:textId="77777777" w:rsidR="005666F0" w:rsidRDefault="005666F0" w:rsidP="00962A8A">
                      <w:pPr>
                        <w:spacing w:after="0"/>
                        <w:rPr>
                          <w:b/>
                          <w:sz w:val="14"/>
                        </w:rPr>
                      </w:pPr>
                      <w:r>
                        <w:rPr>
                          <w:b/>
                          <w:sz w:val="14"/>
                        </w:rPr>
                        <w:t>4</w:t>
                      </w:r>
                      <w:r w:rsidRPr="009F4703">
                        <w:rPr>
                          <w:b/>
                          <w:sz w:val="14"/>
                        </w:rPr>
                        <w:t xml:space="preserve">.        </w:t>
                      </w:r>
                      <w:r>
                        <w:rPr>
                          <w:b/>
                          <w:sz w:val="14"/>
                        </w:rPr>
                        <w:t>Upstream Account Management</w:t>
                      </w:r>
                    </w:p>
                    <w:p w14:paraId="4D180D4D" w14:textId="77777777" w:rsidR="005666F0" w:rsidRPr="00863114" w:rsidRDefault="005666F0" w:rsidP="00962A8A">
                      <w:pPr>
                        <w:spacing w:after="0"/>
                        <w:ind w:left="357"/>
                        <w:rPr>
                          <w:b/>
                          <w:sz w:val="14"/>
                        </w:rPr>
                      </w:pPr>
                      <w:r>
                        <w:rPr>
                          <w:b/>
                          <w:sz w:val="14"/>
                        </w:rPr>
                        <w:t>Applications for Payment / Invoicing</w:t>
                      </w:r>
                    </w:p>
                    <w:p w14:paraId="2EC31F6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sidRPr="009A271E">
                        <w:rPr>
                          <w:rFonts w:cs="Calibri"/>
                          <w:sz w:val="14"/>
                          <w:szCs w:val="14"/>
                          <w:lang w:eastAsia="en-GB"/>
                        </w:rPr>
                        <w:t xml:space="preserve">Applications must be submitted strictly in accordance with contract </w:t>
                      </w:r>
                    </w:p>
                    <w:p w14:paraId="0E99C4B6"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Where invoices are triggers for payment, invoice requests to be raised and submitted to accounts</w:t>
                      </w:r>
                    </w:p>
                    <w:p w14:paraId="3C1C365C"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Applications to be raised on accounts software</w:t>
                      </w:r>
                    </w:p>
                    <w:p w14:paraId="215E42C3"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Application schedule and summary are to be PDF’d and submitted as per the contract</w:t>
                      </w:r>
                    </w:p>
                    <w:p w14:paraId="3833F66D"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Copy of issued application or invoice request to be saved on SharePoint</w:t>
                      </w:r>
                    </w:p>
                    <w:p w14:paraId="3C81874B" w14:textId="77777777" w:rsidR="005666F0" w:rsidRPr="008040BD" w:rsidRDefault="005666F0" w:rsidP="005666F0">
                      <w:pPr>
                        <w:pStyle w:val="ListParagraph"/>
                        <w:spacing w:after="0"/>
                        <w:ind w:left="357"/>
                        <w:rPr>
                          <w:rFonts w:cs="Calibri"/>
                          <w:b/>
                          <w:bCs/>
                          <w:sz w:val="14"/>
                          <w:szCs w:val="14"/>
                          <w:lang w:eastAsia="en-GB"/>
                        </w:rPr>
                      </w:pPr>
                      <w:r>
                        <w:rPr>
                          <w:rFonts w:cs="Calibri"/>
                          <w:b/>
                          <w:bCs/>
                          <w:sz w:val="14"/>
                          <w:szCs w:val="14"/>
                          <w:lang w:eastAsia="en-GB"/>
                        </w:rPr>
                        <w:t>Payment Certification</w:t>
                      </w:r>
                    </w:p>
                    <w:p w14:paraId="50301DF7"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Payment certification to be reviewed and challenged where required/ appropriate</w:t>
                      </w:r>
                    </w:p>
                    <w:p w14:paraId="60FA5EC6"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Payment dates are to be monitored to ensure prompt payment</w:t>
                      </w:r>
                    </w:p>
                    <w:p w14:paraId="0012CE2A" w14:textId="77777777" w:rsidR="005666F0" w:rsidRPr="001A4736" w:rsidRDefault="005666F0" w:rsidP="005666F0">
                      <w:pPr>
                        <w:pStyle w:val="ListParagraph"/>
                        <w:spacing w:after="0"/>
                        <w:ind w:left="360"/>
                        <w:rPr>
                          <w:rFonts w:cs="Calibri"/>
                          <w:b/>
                          <w:bCs/>
                          <w:sz w:val="14"/>
                          <w:szCs w:val="14"/>
                          <w:lang w:eastAsia="en-GB"/>
                        </w:rPr>
                      </w:pPr>
                      <w:r w:rsidRPr="001A4736">
                        <w:rPr>
                          <w:rFonts w:cs="Calibri"/>
                          <w:b/>
                          <w:bCs/>
                          <w:sz w:val="14"/>
                          <w:szCs w:val="14"/>
                          <w:lang w:eastAsia="en-GB"/>
                        </w:rPr>
                        <w:t>Variations/ Change Management</w:t>
                      </w:r>
                    </w:p>
                    <w:p w14:paraId="6C7BDAE0"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variations to be recorded and notified to the client as per contract requirements</w:t>
                      </w:r>
                    </w:p>
                    <w:p w14:paraId="6688B75D"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Variations to be properly valued and submitted in line with contract requirements</w:t>
                      </w:r>
                    </w:p>
                    <w:p w14:paraId="25EF594E"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No variation works to proceed without formal agreed instruction </w:t>
                      </w:r>
                    </w:p>
                    <w:p w14:paraId="6A41DC1A"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Variations are to be prepared and submitted on the correct documentation</w:t>
                      </w:r>
                    </w:p>
                    <w:p w14:paraId="7BA5B852"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Information and records supporting a variation to be saved on SharePoint in the project folder</w:t>
                      </w:r>
                    </w:p>
                    <w:p w14:paraId="1F9D0AB1" w14:textId="77777777" w:rsidR="005666F0" w:rsidRPr="001A4736" w:rsidRDefault="005666F0" w:rsidP="005666F0">
                      <w:pPr>
                        <w:pStyle w:val="ListParagraph"/>
                        <w:spacing w:after="0"/>
                        <w:ind w:left="360"/>
                        <w:rPr>
                          <w:rFonts w:cs="Calibri"/>
                          <w:b/>
                          <w:bCs/>
                          <w:sz w:val="14"/>
                          <w:szCs w:val="14"/>
                          <w:lang w:eastAsia="en-GB"/>
                        </w:rPr>
                      </w:pPr>
                      <w:r w:rsidRPr="001A4736">
                        <w:rPr>
                          <w:rFonts w:cs="Calibri"/>
                          <w:b/>
                          <w:bCs/>
                          <w:sz w:val="14"/>
                          <w:szCs w:val="14"/>
                          <w:lang w:eastAsia="en-GB"/>
                        </w:rPr>
                        <w:t>Early Warnings</w:t>
                      </w:r>
                    </w:p>
                    <w:p w14:paraId="66AFE72A"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early warning notices to be issued as required by the contract</w:t>
                      </w:r>
                    </w:p>
                    <w:p w14:paraId="05441F50"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Early warning register to be updated regularly and reflective of all those notices issued</w:t>
                      </w:r>
                    </w:p>
                    <w:p w14:paraId="2171E681" w14:textId="77777777" w:rsidR="005666F0" w:rsidRPr="00EA0CA6" w:rsidRDefault="005666F0" w:rsidP="005666F0">
                      <w:pPr>
                        <w:pStyle w:val="ListParagraph"/>
                        <w:spacing w:after="0"/>
                        <w:ind w:left="357"/>
                        <w:rPr>
                          <w:rFonts w:cs="Calibri"/>
                          <w:b/>
                          <w:bCs/>
                          <w:sz w:val="14"/>
                          <w:szCs w:val="14"/>
                          <w:lang w:eastAsia="en-GB"/>
                        </w:rPr>
                      </w:pPr>
                      <w:r>
                        <w:rPr>
                          <w:rFonts w:cs="Calibri"/>
                          <w:b/>
                          <w:bCs/>
                          <w:sz w:val="14"/>
                          <w:szCs w:val="14"/>
                          <w:lang w:eastAsia="en-GB"/>
                        </w:rPr>
                        <w:t>Claims and Notifications</w:t>
                      </w:r>
                    </w:p>
                    <w:p w14:paraId="29A49D4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Notices in regard to delays, disruption, loss &amp; expense etc are to be drafted for review and internal agreement </w:t>
                      </w:r>
                    </w:p>
                    <w:p w14:paraId="2B33AD40"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notices require approval prior to issue</w:t>
                      </w:r>
                    </w:p>
                    <w:p w14:paraId="788A4A03"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Template to be utilised when applicable</w:t>
                      </w:r>
                    </w:p>
                    <w:p w14:paraId="6C464627"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rPr>
                      </w:pPr>
                      <w:r w:rsidRPr="00B74306">
                        <w:rPr>
                          <w:rFonts w:cs="Calibri"/>
                          <w:sz w:val="14"/>
                          <w:szCs w:val="14"/>
                          <w:lang w:eastAsia="en-GB"/>
                        </w:rPr>
                        <w:t xml:space="preserve">Notices are to be agreed with Directors and </w:t>
                      </w:r>
                      <w:r>
                        <w:rPr>
                          <w:rFonts w:cs="Calibri"/>
                          <w:sz w:val="14"/>
                          <w:szCs w:val="14"/>
                          <w:lang w:eastAsia="en-GB"/>
                        </w:rPr>
                        <w:t>p</w:t>
                      </w:r>
                      <w:r w:rsidRPr="00B74306">
                        <w:rPr>
                          <w:rFonts w:cs="Calibri"/>
                          <w:sz w:val="14"/>
                          <w:szCs w:val="14"/>
                          <w:lang w:eastAsia="en-GB"/>
                        </w:rPr>
                        <w:t>rior to formal submission</w:t>
                      </w:r>
                      <w:r>
                        <w:rPr>
                          <w:rFonts w:cs="Calibri"/>
                          <w:sz w:val="14"/>
                          <w:szCs w:val="14"/>
                          <w:lang w:eastAsia="en-GB"/>
                        </w:rPr>
                        <w:t xml:space="preserve"> to the client</w:t>
                      </w:r>
                      <w:r w:rsidRPr="00B74306">
                        <w:rPr>
                          <w:rFonts w:cs="Calibri"/>
                          <w:sz w:val="14"/>
                          <w:szCs w:val="14"/>
                          <w:lang w:eastAsia="en-GB"/>
                        </w:rPr>
                        <w:t>.</w:t>
                      </w:r>
                    </w:p>
                    <w:p w14:paraId="5EFE4A1D" w14:textId="77777777" w:rsidR="005666F0" w:rsidRPr="00001054" w:rsidRDefault="005666F0" w:rsidP="005666F0">
                      <w:pPr>
                        <w:pStyle w:val="ListParagraph"/>
                        <w:spacing w:after="0"/>
                        <w:ind w:left="357"/>
                        <w:rPr>
                          <w:rFonts w:cs="Calibri"/>
                          <w:b/>
                          <w:bCs/>
                          <w:sz w:val="14"/>
                          <w:szCs w:val="14"/>
                          <w:lang w:eastAsia="en-GB"/>
                        </w:rPr>
                      </w:pPr>
                      <w:r w:rsidRPr="00001054">
                        <w:rPr>
                          <w:rFonts w:cs="Calibri"/>
                          <w:b/>
                          <w:bCs/>
                          <w:sz w:val="14"/>
                          <w:szCs w:val="14"/>
                          <w:lang w:eastAsia="en-GB"/>
                        </w:rPr>
                        <w:t xml:space="preserve">Progressive Account Agreement </w:t>
                      </w:r>
                    </w:p>
                    <w:p w14:paraId="5C6E35CA"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Regular financial and forecast account updates must be provided to the client</w:t>
                      </w:r>
                    </w:p>
                    <w:p w14:paraId="0B127ED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Accounts are to be actively and progressively agreed throughout the course of the works </w:t>
                      </w:r>
                    </w:p>
                    <w:p w14:paraId="5F99E77C"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 quotation schedules to be kept up to date</w:t>
                      </w:r>
                    </w:p>
                    <w:p w14:paraId="2E525BE9" w14:textId="77777777" w:rsidR="005666F0" w:rsidRPr="00001054" w:rsidRDefault="005666F0" w:rsidP="005666F0">
                      <w:pPr>
                        <w:rPr>
                          <w:sz w:val="14"/>
                        </w:rPr>
                      </w:pPr>
                    </w:p>
                  </w:txbxContent>
                </v:textbox>
              </v:shape>
            </w:pict>
          </mc:Fallback>
        </mc:AlternateContent>
      </w:r>
      <w:r w:rsidRPr="00966498">
        <w:rPr>
          <w:rFonts w:cs="Times New Roman"/>
          <w:noProof/>
          <w:sz w:val="40"/>
          <w:szCs w:val="40"/>
        </w:rPr>
        <mc:AlternateContent>
          <mc:Choice Requires="wps">
            <w:drawing>
              <wp:anchor distT="0" distB="0" distL="114300" distR="114300" simplePos="0" relativeHeight="251726848" behindDoc="0" locked="0" layoutInCell="1" allowOverlap="1" wp14:anchorId="0417CBFA" wp14:editId="38DC6C9F">
                <wp:simplePos x="0" y="0"/>
                <wp:positionH relativeFrom="column">
                  <wp:posOffset>3994030</wp:posOffset>
                </wp:positionH>
                <wp:positionV relativeFrom="paragraph">
                  <wp:posOffset>431321</wp:posOffset>
                </wp:positionV>
                <wp:extent cx="2056765" cy="2751455"/>
                <wp:effectExtent l="0" t="0" r="19685" b="10795"/>
                <wp:wrapNone/>
                <wp:docPr id="668468646" name="AutoShap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275145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A3E228" w14:textId="77777777" w:rsidR="005666F0" w:rsidRPr="000412DE" w:rsidRDefault="005666F0" w:rsidP="00962A8A">
                            <w:pPr>
                              <w:spacing w:after="0"/>
                              <w:rPr>
                                <w:b/>
                                <w:color w:val="000000"/>
                                <w:sz w:val="14"/>
                              </w:rPr>
                            </w:pPr>
                            <w:r>
                              <w:rPr>
                                <w:b/>
                                <w:color w:val="000000"/>
                                <w:sz w:val="14"/>
                              </w:rPr>
                              <w:t>3.        Pre-Construction</w:t>
                            </w:r>
                          </w:p>
                          <w:p w14:paraId="2727CA83"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Order [PO/SCO/LOI] must be received and acknowledgement issued</w:t>
                            </w:r>
                          </w:p>
                          <w:p w14:paraId="3C90BCFC"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Prior to commencement, imperative we acquire an agreed start date and a notice to commence, with appropriate confirmation being issued</w:t>
                            </w:r>
                          </w:p>
                          <w:p w14:paraId="17AEEEA2"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Sub-Contractor enquiries to be collated and sent out</w:t>
                            </w:r>
                          </w:p>
                          <w:p w14:paraId="2D058396" w14:textId="79CD372C" w:rsidR="005666F0" w:rsidRDefault="005666F0" w:rsidP="005666F0">
                            <w:pPr>
                              <w:pStyle w:val="ListParagraph"/>
                              <w:numPr>
                                <w:ilvl w:val="0"/>
                                <w:numId w:val="323"/>
                              </w:numPr>
                              <w:spacing w:after="0" w:line="256" w:lineRule="auto"/>
                              <w:contextualSpacing w:val="0"/>
                              <w:rPr>
                                <w:color w:val="000000"/>
                                <w:sz w:val="14"/>
                              </w:rPr>
                            </w:pPr>
                            <w:r>
                              <w:rPr>
                                <w:color w:val="000000"/>
                                <w:sz w:val="14"/>
                              </w:rPr>
                              <w:t xml:space="preserve">Upon receipt of tender returns, </w:t>
                            </w:r>
                            <w:r w:rsidR="00520A87">
                              <w:rPr>
                                <w:color w:val="000000"/>
                                <w:sz w:val="14"/>
                              </w:rPr>
                              <w:t>purchasing</w:t>
                            </w:r>
                            <w:r>
                              <w:rPr>
                                <w:color w:val="000000"/>
                                <w:sz w:val="14"/>
                              </w:rPr>
                              <w:t xml:space="preserve"> analysis to be collated for decision and agreement on package</w:t>
                            </w:r>
                          </w:p>
                          <w:p w14:paraId="4795D6F3"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orders to be drafted</w:t>
                            </w:r>
                          </w:p>
                          <w:p w14:paraId="5A6410BA"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orders to be raised on Construction Manager</w:t>
                            </w:r>
                          </w:p>
                          <w:p w14:paraId="4BE2915A" w14:textId="77777777" w:rsidR="005666F0" w:rsidRPr="0053723E" w:rsidRDefault="005666F0" w:rsidP="005666F0">
                            <w:pPr>
                              <w:pStyle w:val="ListParagraph"/>
                              <w:numPr>
                                <w:ilvl w:val="0"/>
                                <w:numId w:val="323"/>
                              </w:numPr>
                              <w:spacing w:after="0" w:line="256" w:lineRule="auto"/>
                              <w:contextualSpacing w:val="0"/>
                              <w:rPr>
                                <w:color w:val="EE0000"/>
                                <w:sz w:val="14"/>
                              </w:rPr>
                            </w:pPr>
                            <w:r>
                              <w:rPr>
                                <w:color w:val="EE0000"/>
                                <w:sz w:val="14"/>
                              </w:rPr>
                              <w:t>Commercial Manager</w:t>
                            </w:r>
                            <w:r w:rsidRPr="0053723E">
                              <w:rPr>
                                <w:color w:val="EE0000"/>
                                <w:sz w:val="14"/>
                              </w:rPr>
                              <w:t xml:space="preserve"> to approve </w:t>
                            </w:r>
                            <w:r>
                              <w:rPr>
                                <w:color w:val="EE0000"/>
                                <w:sz w:val="14"/>
                              </w:rPr>
                              <w:t>s</w:t>
                            </w:r>
                            <w:r w:rsidRPr="0053723E">
                              <w:rPr>
                                <w:color w:val="EE0000"/>
                                <w:sz w:val="14"/>
                              </w:rPr>
                              <w:t>ub-</w:t>
                            </w:r>
                            <w:r>
                              <w:rPr>
                                <w:color w:val="EE0000"/>
                                <w:sz w:val="14"/>
                              </w:rPr>
                              <w:t>c</w:t>
                            </w:r>
                            <w:r w:rsidRPr="0053723E">
                              <w:rPr>
                                <w:color w:val="EE0000"/>
                                <w:sz w:val="14"/>
                              </w:rPr>
                              <w:t xml:space="preserve">ontractor on </w:t>
                            </w:r>
                            <w:r>
                              <w:rPr>
                                <w:color w:val="EE0000"/>
                                <w:sz w:val="14"/>
                              </w:rPr>
                              <w:t>accounts software</w:t>
                            </w:r>
                            <w:r w:rsidRPr="0053723E">
                              <w:rPr>
                                <w:color w:val="EE0000"/>
                                <w:sz w:val="14"/>
                              </w:rPr>
                              <w:t xml:space="preserve"> to enable </w:t>
                            </w:r>
                            <w:r>
                              <w:rPr>
                                <w:color w:val="EE0000"/>
                                <w:sz w:val="14"/>
                              </w:rPr>
                              <w:t>o</w:t>
                            </w:r>
                            <w:r w:rsidRPr="0053723E">
                              <w:rPr>
                                <w:color w:val="EE0000"/>
                                <w:sz w:val="14"/>
                              </w:rPr>
                              <w:t xml:space="preserve">rder </w:t>
                            </w:r>
                            <w:r>
                              <w:rPr>
                                <w:color w:val="EE0000"/>
                                <w:sz w:val="14"/>
                              </w:rPr>
                              <w:t>n</w:t>
                            </w:r>
                            <w:r w:rsidRPr="0053723E">
                              <w:rPr>
                                <w:color w:val="EE0000"/>
                                <w:sz w:val="14"/>
                              </w:rPr>
                              <w:t>umber</w:t>
                            </w:r>
                          </w:p>
                          <w:p w14:paraId="4DEF051B"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 to be issued</w:t>
                            </w:r>
                          </w:p>
                          <w:p w14:paraId="65A3CDB9" w14:textId="77777777" w:rsidR="005666F0" w:rsidRPr="000021C9" w:rsidRDefault="005666F0" w:rsidP="005666F0">
                            <w:pPr>
                              <w:pStyle w:val="ListParagraph"/>
                              <w:numPr>
                                <w:ilvl w:val="0"/>
                                <w:numId w:val="323"/>
                              </w:numPr>
                              <w:spacing w:after="0" w:line="256" w:lineRule="auto"/>
                              <w:contextualSpacing w:val="0"/>
                              <w:rPr>
                                <w:color w:val="000000"/>
                                <w:sz w:val="14"/>
                              </w:rPr>
                            </w:pPr>
                            <w:r>
                              <w:rPr>
                                <w:color w:val="000000"/>
                                <w:sz w:val="14"/>
                              </w:rPr>
                              <w:t>Applications for payment to be issued for all pre-construction &amp; design activities undertaken during this phase</w:t>
                            </w:r>
                          </w:p>
                          <w:p w14:paraId="58182825" w14:textId="77777777" w:rsidR="005666F0" w:rsidRPr="002B577F" w:rsidRDefault="005666F0" w:rsidP="005666F0">
                            <w:pPr>
                              <w:spacing w:line="256" w:lineRule="auto"/>
                              <w:contextualSpacing/>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17CBFA" id="AutoShape 636" o:spid="_x0000_s1046" type="#_x0000_t109" style="position:absolute;left:0;text-align:left;margin-left:314.5pt;margin-top:33.95pt;width:161.95pt;height:216.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" filled="f" strokeweight="1.5pt">
                <v:textbox>
                  <w:txbxContent>
                    <w:p w14:paraId="21A3E228" w14:textId="77777777" w:rsidR="005666F0" w:rsidRPr="000412DE" w:rsidRDefault="005666F0" w:rsidP="00962A8A">
                      <w:pPr>
                        <w:spacing w:after="0"/>
                        <w:rPr>
                          <w:b/>
                          <w:color w:val="000000"/>
                          <w:sz w:val="14"/>
                        </w:rPr>
                      </w:pPr>
                      <w:r>
                        <w:rPr>
                          <w:b/>
                          <w:color w:val="000000"/>
                          <w:sz w:val="14"/>
                        </w:rPr>
                        <w:t>3.        Pre-Construction</w:t>
                      </w:r>
                    </w:p>
                    <w:p w14:paraId="2727CA83"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Order [PO/SCO/LOI] must be received and acknowledgement issued</w:t>
                      </w:r>
                    </w:p>
                    <w:p w14:paraId="3C90BCFC"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Prior to commencement, imperative we acquire an agreed start date and a notice to commence, with appropriate confirmation being issued</w:t>
                      </w:r>
                    </w:p>
                    <w:p w14:paraId="17AEEEA2"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Sub-Contractor enquiries to be collated and sent out</w:t>
                      </w:r>
                    </w:p>
                    <w:p w14:paraId="2D058396" w14:textId="79CD372C" w:rsidR="005666F0" w:rsidRDefault="005666F0" w:rsidP="005666F0">
                      <w:pPr>
                        <w:pStyle w:val="ListParagraph"/>
                        <w:numPr>
                          <w:ilvl w:val="0"/>
                          <w:numId w:val="323"/>
                        </w:numPr>
                        <w:spacing w:after="0" w:line="256" w:lineRule="auto"/>
                        <w:contextualSpacing w:val="0"/>
                        <w:rPr>
                          <w:color w:val="000000"/>
                          <w:sz w:val="14"/>
                        </w:rPr>
                      </w:pPr>
                      <w:r>
                        <w:rPr>
                          <w:color w:val="000000"/>
                          <w:sz w:val="14"/>
                        </w:rPr>
                        <w:t xml:space="preserve">Upon receipt of tender returns, </w:t>
                      </w:r>
                      <w:r w:rsidR="00520A87">
                        <w:rPr>
                          <w:color w:val="000000"/>
                          <w:sz w:val="14"/>
                        </w:rPr>
                        <w:t>purchasing</w:t>
                      </w:r>
                      <w:r>
                        <w:rPr>
                          <w:color w:val="000000"/>
                          <w:sz w:val="14"/>
                        </w:rPr>
                        <w:t xml:space="preserve"> analysis to be collated for decision and agreement on package</w:t>
                      </w:r>
                    </w:p>
                    <w:p w14:paraId="4795D6F3"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orders to be drafted</w:t>
                      </w:r>
                    </w:p>
                    <w:p w14:paraId="5A6410BA"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orders to be raised on Construction Manager</w:t>
                      </w:r>
                    </w:p>
                    <w:p w14:paraId="4BE2915A" w14:textId="77777777" w:rsidR="005666F0" w:rsidRPr="0053723E" w:rsidRDefault="005666F0" w:rsidP="005666F0">
                      <w:pPr>
                        <w:pStyle w:val="ListParagraph"/>
                        <w:numPr>
                          <w:ilvl w:val="0"/>
                          <w:numId w:val="323"/>
                        </w:numPr>
                        <w:spacing w:after="0" w:line="256" w:lineRule="auto"/>
                        <w:contextualSpacing w:val="0"/>
                        <w:rPr>
                          <w:color w:val="EE0000"/>
                          <w:sz w:val="14"/>
                        </w:rPr>
                      </w:pPr>
                      <w:r>
                        <w:rPr>
                          <w:color w:val="EE0000"/>
                          <w:sz w:val="14"/>
                        </w:rPr>
                        <w:t>Commercial Manager</w:t>
                      </w:r>
                      <w:r w:rsidRPr="0053723E">
                        <w:rPr>
                          <w:color w:val="EE0000"/>
                          <w:sz w:val="14"/>
                        </w:rPr>
                        <w:t xml:space="preserve"> to approve </w:t>
                      </w:r>
                      <w:r>
                        <w:rPr>
                          <w:color w:val="EE0000"/>
                          <w:sz w:val="14"/>
                        </w:rPr>
                        <w:t>s</w:t>
                      </w:r>
                      <w:r w:rsidRPr="0053723E">
                        <w:rPr>
                          <w:color w:val="EE0000"/>
                          <w:sz w:val="14"/>
                        </w:rPr>
                        <w:t>ub-</w:t>
                      </w:r>
                      <w:r>
                        <w:rPr>
                          <w:color w:val="EE0000"/>
                          <w:sz w:val="14"/>
                        </w:rPr>
                        <w:t>c</w:t>
                      </w:r>
                      <w:r w:rsidRPr="0053723E">
                        <w:rPr>
                          <w:color w:val="EE0000"/>
                          <w:sz w:val="14"/>
                        </w:rPr>
                        <w:t xml:space="preserve">ontractor on </w:t>
                      </w:r>
                      <w:r>
                        <w:rPr>
                          <w:color w:val="EE0000"/>
                          <w:sz w:val="14"/>
                        </w:rPr>
                        <w:t>accounts software</w:t>
                      </w:r>
                      <w:r w:rsidRPr="0053723E">
                        <w:rPr>
                          <w:color w:val="EE0000"/>
                          <w:sz w:val="14"/>
                        </w:rPr>
                        <w:t xml:space="preserve"> to enable </w:t>
                      </w:r>
                      <w:r>
                        <w:rPr>
                          <w:color w:val="EE0000"/>
                          <w:sz w:val="14"/>
                        </w:rPr>
                        <w:t>o</w:t>
                      </w:r>
                      <w:r w:rsidRPr="0053723E">
                        <w:rPr>
                          <w:color w:val="EE0000"/>
                          <w:sz w:val="14"/>
                        </w:rPr>
                        <w:t xml:space="preserve">rder </w:t>
                      </w:r>
                      <w:r>
                        <w:rPr>
                          <w:color w:val="EE0000"/>
                          <w:sz w:val="14"/>
                        </w:rPr>
                        <w:t>n</w:t>
                      </w:r>
                      <w:r w:rsidRPr="0053723E">
                        <w:rPr>
                          <w:color w:val="EE0000"/>
                          <w:sz w:val="14"/>
                        </w:rPr>
                        <w:t>umber</w:t>
                      </w:r>
                    </w:p>
                    <w:p w14:paraId="4DEF051B"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 to be issued</w:t>
                      </w:r>
                    </w:p>
                    <w:p w14:paraId="65A3CDB9" w14:textId="77777777" w:rsidR="005666F0" w:rsidRPr="000021C9" w:rsidRDefault="005666F0" w:rsidP="005666F0">
                      <w:pPr>
                        <w:pStyle w:val="ListParagraph"/>
                        <w:numPr>
                          <w:ilvl w:val="0"/>
                          <w:numId w:val="323"/>
                        </w:numPr>
                        <w:spacing w:after="0" w:line="256" w:lineRule="auto"/>
                        <w:contextualSpacing w:val="0"/>
                        <w:rPr>
                          <w:color w:val="000000"/>
                          <w:sz w:val="14"/>
                        </w:rPr>
                      </w:pPr>
                      <w:r>
                        <w:rPr>
                          <w:color w:val="000000"/>
                          <w:sz w:val="14"/>
                        </w:rPr>
                        <w:t>Applications for payment to be issued for all pre-construction &amp; design activities undertaken during this phase</w:t>
                      </w:r>
                    </w:p>
                    <w:p w14:paraId="58182825" w14:textId="77777777" w:rsidR="005666F0" w:rsidRPr="002B577F" w:rsidRDefault="005666F0" w:rsidP="005666F0">
                      <w:pPr>
                        <w:spacing w:line="256" w:lineRule="auto"/>
                        <w:contextualSpacing/>
                        <w:rPr>
                          <w:color w:val="000000"/>
                          <w:sz w:val="14"/>
                        </w:rPr>
                      </w:pPr>
                    </w:p>
                  </w:txbxContent>
                </v:textbox>
              </v:shape>
            </w:pict>
          </mc:Fallback>
        </mc:AlternateContent>
      </w:r>
      <w:r w:rsidR="005666F0" w:rsidRPr="00CC26EB">
        <w:rPr>
          <w:rFonts w:cs="Times New Roman"/>
          <w:b/>
          <w:bCs/>
          <w:noProof/>
          <w:sz w:val="28"/>
          <w:szCs w:val="28"/>
        </w:rPr>
        <w:t>COMMERCIAL MANAGEMENT PROCEDURE</w:t>
      </w:r>
      <w:r w:rsidR="00CC26EB" w:rsidRPr="00CC26EB">
        <w:rPr>
          <w:rFonts w:cs="Times New Roman"/>
          <w:b/>
          <w:bCs/>
          <w:noProof/>
          <w:sz w:val="28"/>
          <w:szCs w:val="28"/>
        </w:rPr>
        <w:t xml:space="preserve"> FLOWCHART</w:t>
      </w:r>
      <w:bookmarkEnd w:id="147"/>
    </w:p>
    <w:p w14:paraId="7A4269A3" w14:textId="165E1B8E" w:rsidR="005666F0" w:rsidRPr="00CC26EB" w:rsidRDefault="00962A8A" w:rsidP="005666F0">
      <w:pPr>
        <w:ind w:left="-142"/>
        <w:jc w:val="right"/>
        <w:rPr>
          <w:rFonts w:cs="Times New Roman"/>
          <w:sz w:val="16"/>
          <w:szCs w:val="16"/>
          <w:lang w:eastAsia="en-GB"/>
        </w:rPr>
      </w:pPr>
      <w:bookmarkStart w:id="148" w:name="_Toc171666714"/>
      <w:r w:rsidRPr="00CC26EB">
        <w:rPr>
          <w:rFonts w:cs="Times New Roman"/>
          <w:b/>
          <w:bCs/>
          <w:noProof/>
          <w:sz w:val="28"/>
          <w:szCs w:val="28"/>
        </w:rPr>
        <mc:AlternateContent>
          <mc:Choice Requires="wps">
            <w:drawing>
              <wp:anchor distT="0" distB="0" distL="114300" distR="114300" simplePos="0" relativeHeight="251722752" behindDoc="0" locked="0" layoutInCell="1" allowOverlap="1" wp14:anchorId="4F9AB69B" wp14:editId="37087C01">
                <wp:simplePos x="0" y="0"/>
                <wp:positionH relativeFrom="margin">
                  <wp:posOffset>-534838</wp:posOffset>
                </wp:positionH>
                <wp:positionV relativeFrom="paragraph">
                  <wp:posOffset>105578</wp:posOffset>
                </wp:positionV>
                <wp:extent cx="1619250" cy="1181819"/>
                <wp:effectExtent l="0" t="0" r="19050" b="18415"/>
                <wp:wrapNone/>
                <wp:docPr id="5272105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181819"/>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477B51" w14:textId="77777777" w:rsidR="005666F0" w:rsidRPr="000412DE" w:rsidRDefault="005666F0" w:rsidP="005666F0">
                            <w:pPr>
                              <w:pStyle w:val="ListParagraph"/>
                              <w:numPr>
                                <w:ilvl w:val="0"/>
                                <w:numId w:val="317"/>
                              </w:numPr>
                              <w:spacing w:after="0" w:line="256" w:lineRule="auto"/>
                              <w:rPr>
                                <w:b/>
                                <w:color w:val="000000"/>
                                <w:sz w:val="14"/>
                              </w:rPr>
                            </w:pPr>
                            <w:r>
                              <w:rPr>
                                <w:b/>
                                <w:color w:val="000000"/>
                                <w:sz w:val="14"/>
                              </w:rPr>
                              <w:t>Pre-</w:t>
                            </w:r>
                            <w:r w:rsidRPr="000412DE">
                              <w:rPr>
                                <w:b/>
                                <w:color w:val="000000"/>
                                <w:sz w:val="14"/>
                              </w:rPr>
                              <w:t xml:space="preserve">Contract </w:t>
                            </w:r>
                            <w:r>
                              <w:rPr>
                                <w:b/>
                                <w:color w:val="000000"/>
                                <w:sz w:val="14"/>
                              </w:rPr>
                              <w:t>Award</w:t>
                            </w:r>
                          </w:p>
                          <w:p w14:paraId="6252AA8A"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Assess </w:t>
                            </w:r>
                            <w:r>
                              <w:rPr>
                                <w:color w:val="EE0000"/>
                                <w:sz w:val="14"/>
                              </w:rPr>
                              <w:t>c</w:t>
                            </w:r>
                            <w:r w:rsidRPr="003A136C">
                              <w:rPr>
                                <w:color w:val="EE0000"/>
                                <w:sz w:val="14"/>
                              </w:rPr>
                              <w:t>lient’s financial standing</w:t>
                            </w:r>
                          </w:p>
                          <w:p w14:paraId="1865615A"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Allocate </w:t>
                            </w:r>
                            <w:r>
                              <w:rPr>
                                <w:color w:val="EE0000"/>
                                <w:sz w:val="14"/>
                              </w:rPr>
                              <w:t>c</w:t>
                            </w:r>
                            <w:r w:rsidRPr="003A136C">
                              <w:rPr>
                                <w:color w:val="EE0000"/>
                                <w:sz w:val="14"/>
                              </w:rPr>
                              <w:t>ommercial resource to the project</w:t>
                            </w:r>
                          </w:p>
                          <w:p w14:paraId="04547EC8"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Review of ITT </w:t>
                            </w:r>
                            <w:r>
                              <w:rPr>
                                <w:color w:val="EE0000"/>
                                <w:sz w:val="14"/>
                              </w:rPr>
                              <w:t>t</w:t>
                            </w:r>
                            <w:r w:rsidRPr="003A136C">
                              <w:rPr>
                                <w:color w:val="EE0000"/>
                                <w:sz w:val="14"/>
                              </w:rPr>
                              <w:t xml:space="preserve">erms &amp; </w:t>
                            </w:r>
                            <w:r>
                              <w:rPr>
                                <w:color w:val="EE0000"/>
                                <w:sz w:val="14"/>
                              </w:rPr>
                              <w:t>c</w:t>
                            </w:r>
                            <w:r w:rsidRPr="003A136C">
                              <w:rPr>
                                <w:color w:val="EE0000"/>
                                <w:sz w:val="14"/>
                              </w:rPr>
                              <w:t>onditions</w:t>
                            </w:r>
                          </w:p>
                          <w:p w14:paraId="38908444" w14:textId="77777777" w:rsidR="005666F0" w:rsidRPr="00DC32F0" w:rsidRDefault="005666F0" w:rsidP="005666F0">
                            <w:pPr>
                              <w:pStyle w:val="ListParagraph"/>
                              <w:numPr>
                                <w:ilvl w:val="0"/>
                                <w:numId w:val="318"/>
                              </w:numPr>
                              <w:spacing w:after="0" w:line="256" w:lineRule="auto"/>
                              <w:rPr>
                                <w:sz w:val="14"/>
                              </w:rPr>
                            </w:pPr>
                            <w:r w:rsidRPr="00DC32F0">
                              <w:rPr>
                                <w:sz w:val="14"/>
                              </w:rPr>
                              <w:t>Tender cashflow</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9AB69B" id="AutoShape 632" o:spid="_x0000_s1047" type="#_x0000_t109" style="position:absolute;left:0;text-align:left;margin-left:-42.1pt;margin-top:8.3pt;width:127.5pt;height:93.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" filled="f" strokeweight="1.5pt">
                <v:textbox>
                  <w:txbxContent>
                    <w:p w14:paraId="45477B51" w14:textId="77777777" w:rsidR="005666F0" w:rsidRPr="000412DE" w:rsidRDefault="005666F0" w:rsidP="005666F0">
                      <w:pPr>
                        <w:pStyle w:val="ListParagraph"/>
                        <w:numPr>
                          <w:ilvl w:val="0"/>
                          <w:numId w:val="317"/>
                        </w:numPr>
                        <w:spacing w:after="0" w:line="256" w:lineRule="auto"/>
                        <w:rPr>
                          <w:b/>
                          <w:color w:val="000000"/>
                          <w:sz w:val="14"/>
                        </w:rPr>
                      </w:pPr>
                      <w:r>
                        <w:rPr>
                          <w:b/>
                          <w:color w:val="000000"/>
                          <w:sz w:val="14"/>
                        </w:rPr>
                        <w:t>Pre-</w:t>
                      </w:r>
                      <w:r w:rsidRPr="000412DE">
                        <w:rPr>
                          <w:b/>
                          <w:color w:val="000000"/>
                          <w:sz w:val="14"/>
                        </w:rPr>
                        <w:t xml:space="preserve">Contract </w:t>
                      </w:r>
                      <w:r>
                        <w:rPr>
                          <w:b/>
                          <w:color w:val="000000"/>
                          <w:sz w:val="14"/>
                        </w:rPr>
                        <w:t>Award</w:t>
                      </w:r>
                    </w:p>
                    <w:p w14:paraId="6252AA8A"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Assess </w:t>
                      </w:r>
                      <w:r>
                        <w:rPr>
                          <w:color w:val="EE0000"/>
                          <w:sz w:val="14"/>
                        </w:rPr>
                        <w:t>c</w:t>
                      </w:r>
                      <w:r w:rsidRPr="003A136C">
                        <w:rPr>
                          <w:color w:val="EE0000"/>
                          <w:sz w:val="14"/>
                        </w:rPr>
                        <w:t>lient’s financial standing</w:t>
                      </w:r>
                    </w:p>
                    <w:p w14:paraId="1865615A"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Allocate </w:t>
                      </w:r>
                      <w:r>
                        <w:rPr>
                          <w:color w:val="EE0000"/>
                          <w:sz w:val="14"/>
                        </w:rPr>
                        <w:t>c</w:t>
                      </w:r>
                      <w:r w:rsidRPr="003A136C">
                        <w:rPr>
                          <w:color w:val="EE0000"/>
                          <w:sz w:val="14"/>
                        </w:rPr>
                        <w:t>ommercial resource to the project</w:t>
                      </w:r>
                    </w:p>
                    <w:p w14:paraId="04547EC8"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Review of ITT </w:t>
                      </w:r>
                      <w:r>
                        <w:rPr>
                          <w:color w:val="EE0000"/>
                          <w:sz w:val="14"/>
                        </w:rPr>
                        <w:t>t</w:t>
                      </w:r>
                      <w:r w:rsidRPr="003A136C">
                        <w:rPr>
                          <w:color w:val="EE0000"/>
                          <w:sz w:val="14"/>
                        </w:rPr>
                        <w:t xml:space="preserve">erms &amp; </w:t>
                      </w:r>
                      <w:r>
                        <w:rPr>
                          <w:color w:val="EE0000"/>
                          <w:sz w:val="14"/>
                        </w:rPr>
                        <w:t>c</w:t>
                      </w:r>
                      <w:r w:rsidRPr="003A136C">
                        <w:rPr>
                          <w:color w:val="EE0000"/>
                          <w:sz w:val="14"/>
                        </w:rPr>
                        <w:t>onditions</w:t>
                      </w:r>
                    </w:p>
                    <w:p w14:paraId="38908444" w14:textId="77777777" w:rsidR="005666F0" w:rsidRPr="00DC32F0" w:rsidRDefault="005666F0" w:rsidP="005666F0">
                      <w:pPr>
                        <w:pStyle w:val="ListParagraph"/>
                        <w:numPr>
                          <w:ilvl w:val="0"/>
                          <w:numId w:val="318"/>
                        </w:numPr>
                        <w:spacing w:after="0" w:line="256" w:lineRule="auto"/>
                        <w:rPr>
                          <w:sz w:val="14"/>
                        </w:rPr>
                      </w:pPr>
                      <w:r w:rsidRPr="00DC32F0">
                        <w:rPr>
                          <w:sz w:val="14"/>
                        </w:rPr>
                        <w:t>Tender cashflow</w:t>
                      </w:r>
                    </w:p>
                  </w:txbxContent>
                </v:textbox>
                <w10:wrap anchorx="margin"/>
              </v:shape>
            </w:pict>
          </mc:Fallback>
        </mc:AlternateContent>
      </w:r>
      <w:r w:rsidR="00CE26D7" w:rsidRPr="00387B36">
        <w:rPr>
          <w:rFonts w:cs="Times New Roman"/>
          <w:noProof/>
          <w:sz w:val="32"/>
          <w:szCs w:val="32"/>
        </w:rPr>
        <mc:AlternateContent>
          <mc:Choice Requires="wps">
            <w:drawing>
              <wp:anchor distT="0" distB="0" distL="114300" distR="114300" simplePos="0" relativeHeight="251730944" behindDoc="0" locked="0" layoutInCell="1" allowOverlap="1" wp14:anchorId="7058B057" wp14:editId="0D550C8A">
                <wp:simplePos x="0" y="0"/>
                <wp:positionH relativeFrom="column">
                  <wp:posOffset>9292856</wp:posOffset>
                </wp:positionH>
                <wp:positionV relativeFrom="paragraph">
                  <wp:posOffset>6675</wp:posOffset>
                </wp:positionV>
                <wp:extent cx="1939290" cy="3115339"/>
                <wp:effectExtent l="0" t="0" r="22860" b="27940"/>
                <wp:wrapNone/>
                <wp:docPr id="1528397978"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3115339"/>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CE4380" w14:textId="77777777" w:rsidR="005666F0" w:rsidRPr="000412DE" w:rsidRDefault="005666F0" w:rsidP="00962A8A">
                            <w:pPr>
                              <w:spacing w:after="0"/>
                              <w:rPr>
                                <w:b/>
                                <w:color w:val="000000"/>
                                <w:sz w:val="14"/>
                              </w:rPr>
                            </w:pPr>
                            <w:r>
                              <w:rPr>
                                <w:b/>
                                <w:color w:val="000000"/>
                                <w:sz w:val="14"/>
                              </w:rPr>
                              <w:t>5</w:t>
                            </w:r>
                            <w:r w:rsidRPr="000412DE">
                              <w:rPr>
                                <w:b/>
                                <w:color w:val="000000"/>
                                <w:sz w:val="14"/>
                              </w:rPr>
                              <w:t xml:space="preserve">. </w:t>
                            </w:r>
                            <w:r>
                              <w:rPr>
                                <w:b/>
                                <w:color w:val="000000"/>
                                <w:sz w:val="14"/>
                              </w:rPr>
                              <w:t xml:space="preserve">       Downstream Account Management</w:t>
                            </w:r>
                          </w:p>
                          <w:p w14:paraId="34007837" w14:textId="77777777" w:rsidR="005666F0" w:rsidRDefault="005666F0" w:rsidP="005666F0">
                            <w:pPr>
                              <w:pStyle w:val="ListParagraph"/>
                              <w:numPr>
                                <w:ilvl w:val="0"/>
                                <w:numId w:val="321"/>
                              </w:numPr>
                              <w:spacing w:after="0" w:line="256" w:lineRule="auto"/>
                              <w:contextualSpacing w:val="0"/>
                              <w:rPr>
                                <w:sz w:val="14"/>
                              </w:rPr>
                            </w:pPr>
                            <w:r>
                              <w:rPr>
                                <w:sz w:val="14"/>
                              </w:rPr>
                              <w:t>All sub-contractor accounts are to be managed in regard to valuation, variations and final accounts</w:t>
                            </w:r>
                          </w:p>
                          <w:p w14:paraId="1110B36B" w14:textId="4593572A" w:rsidR="005666F0" w:rsidRDefault="005666F0" w:rsidP="005666F0">
                            <w:pPr>
                              <w:pStyle w:val="ListParagraph"/>
                              <w:numPr>
                                <w:ilvl w:val="0"/>
                                <w:numId w:val="321"/>
                              </w:numPr>
                              <w:spacing w:after="0" w:line="256" w:lineRule="auto"/>
                              <w:contextualSpacing w:val="0"/>
                              <w:rPr>
                                <w:sz w:val="14"/>
                              </w:rPr>
                            </w:pPr>
                            <w:r>
                              <w:rPr>
                                <w:sz w:val="14"/>
                              </w:rPr>
                              <w:t xml:space="preserve">Applications are to be submitted in </w:t>
                            </w:r>
                            <w:r w:rsidR="00ED2E51" w:rsidRPr="005C300B">
                              <w:rPr>
                                <w:sz w:val="14"/>
                                <w:highlight w:val="red"/>
                              </w:rPr>
                              <w:t>COMPANY NAME</w:t>
                            </w:r>
                            <w:r>
                              <w:rPr>
                                <w:sz w:val="14"/>
                              </w:rPr>
                              <w:t xml:space="preserve"> format to </w:t>
                            </w:r>
                            <w:hyperlink r:id="rId16" w:history="1">
                              <w:r w:rsidRPr="005C300B">
                                <w:rPr>
                                  <w:rStyle w:val="Hyperlink"/>
                                  <w:color w:val="auto"/>
                                  <w:sz w:val="14"/>
                                  <w:highlight w:val="red"/>
                                </w:rPr>
                                <w:t>subcontractapplications@</w:t>
                              </w:r>
                              <w:r w:rsidR="00ED2E51" w:rsidRPr="005C300B">
                                <w:rPr>
                                  <w:rStyle w:val="Hyperlink"/>
                                  <w:color w:val="auto"/>
                                  <w:sz w:val="14"/>
                                  <w:highlight w:val="red"/>
                                </w:rPr>
                                <w:t>COMPANY NAME</w:t>
                              </w:r>
                              <w:r w:rsidRPr="005C300B">
                                <w:rPr>
                                  <w:rStyle w:val="Hyperlink"/>
                                  <w:color w:val="auto"/>
                                  <w:sz w:val="14"/>
                                  <w:highlight w:val="red"/>
                                </w:rPr>
                                <w:t>.com</w:t>
                              </w:r>
                            </w:hyperlink>
                          </w:p>
                          <w:p w14:paraId="48BFD6C1" w14:textId="77777777" w:rsidR="005666F0" w:rsidRPr="0099228C" w:rsidRDefault="005666F0" w:rsidP="005666F0">
                            <w:pPr>
                              <w:pStyle w:val="ListParagraph"/>
                              <w:numPr>
                                <w:ilvl w:val="0"/>
                                <w:numId w:val="321"/>
                              </w:numPr>
                              <w:spacing w:after="0" w:line="256" w:lineRule="auto"/>
                              <w:contextualSpacing w:val="0"/>
                              <w:rPr>
                                <w:color w:val="002060"/>
                                <w:sz w:val="14"/>
                              </w:rPr>
                            </w:pPr>
                            <w:r w:rsidRPr="0099228C">
                              <w:rPr>
                                <w:color w:val="002060"/>
                                <w:sz w:val="14"/>
                              </w:rPr>
                              <w:t xml:space="preserve">Applications to be uploaded onto </w:t>
                            </w:r>
                            <w:r>
                              <w:rPr>
                                <w:color w:val="002060"/>
                                <w:sz w:val="14"/>
                              </w:rPr>
                              <w:t>accounts software</w:t>
                            </w:r>
                            <w:r w:rsidRPr="0099228C">
                              <w:rPr>
                                <w:color w:val="002060"/>
                                <w:sz w:val="14"/>
                              </w:rPr>
                              <w:t xml:space="preserve"> with the appropriate lines being added for additional works</w:t>
                            </w:r>
                          </w:p>
                          <w:p w14:paraId="029E7D83" w14:textId="77777777" w:rsidR="005666F0" w:rsidRDefault="005666F0" w:rsidP="005666F0">
                            <w:pPr>
                              <w:pStyle w:val="ListParagraph"/>
                              <w:numPr>
                                <w:ilvl w:val="0"/>
                                <w:numId w:val="321"/>
                              </w:numPr>
                              <w:spacing w:after="0" w:line="256" w:lineRule="auto"/>
                              <w:contextualSpacing w:val="0"/>
                              <w:rPr>
                                <w:sz w:val="14"/>
                              </w:rPr>
                            </w:pPr>
                            <w:r>
                              <w:rPr>
                                <w:sz w:val="14"/>
                              </w:rPr>
                              <w:t>Sub-Contract Tracker to be updated and valuations to be prepared</w:t>
                            </w:r>
                          </w:p>
                          <w:p w14:paraId="1541C470" w14:textId="77777777" w:rsidR="005666F0" w:rsidRDefault="005666F0" w:rsidP="005666F0">
                            <w:pPr>
                              <w:pStyle w:val="ListParagraph"/>
                              <w:numPr>
                                <w:ilvl w:val="0"/>
                                <w:numId w:val="321"/>
                              </w:numPr>
                              <w:spacing w:after="0" w:line="256" w:lineRule="auto"/>
                              <w:contextualSpacing w:val="0"/>
                              <w:rPr>
                                <w:sz w:val="14"/>
                              </w:rPr>
                            </w:pPr>
                            <w:r>
                              <w:rPr>
                                <w:sz w:val="14"/>
                              </w:rPr>
                              <w:t>Valuation of the applications to be undertaken by the 12</w:t>
                            </w:r>
                            <w:r w:rsidRPr="000A4A39">
                              <w:rPr>
                                <w:sz w:val="14"/>
                                <w:vertAlign w:val="superscript"/>
                              </w:rPr>
                              <w:t>th</w:t>
                            </w:r>
                            <w:r>
                              <w:rPr>
                                <w:sz w:val="14"/>
                              </w:rPr>
                              <w:t xml:space="preserve"> of the following month</w:t>
                            </w:r>
                          </w:p>
                          <w:p w14:paraId="1719B8DC" w14:textId="77777777" w:rsidR="005666F0" w:rsidRPr="009C4BC7" w:rsidRDefault="005666F0" w:rsidP="005666F0">
                            <w:pPr>
                              <w:pStyle w:val="ListParagraph"/>
                              <w:numPr>
                                <w:ilvl w:val="0"/>
                                <w:numId w:val="321"/>
                              </w:numPr>
                              <w:spacing w:after="0" w:line="256" w:lineRule="auto"/>
                              <w:contextualSpacing w:val="0"/>
                              <w:rPr>
                                <w:color w:val="EE0000"/>
                                <w:sz w:val="14"/>
                              </w:rPr>
                            </w:pPr>
                            <w:r w:rsidRPr="009C4BC7">
                              <w:rPr>
                                <w:color w:val="EE0000"/>
                                <w:sz w:val="14"/>
                              </w:rPr>
                              <w:t xml:space="preserve">Once </w:t>
                            </w:r>
                            <w:r>
                              <w:rPr>
                                <w:color w:val="EE0000"/>
                                <w:sz w:val="14"/>
                              </w:rPr>
                              <w:t>v</w:t>
                            </w:r>
                            <w:r w:rsidRPr="009C4BC7">
                              <w:rPr>
                                <w:color w:val="EE0000"/>
                                <w:sz w:val="14"/>
                              </w:rPr>
                              <w:t>alued, P</w:t>
                            </w:r>
                            <w:r>
                              <w:rPr>
                                <w:color w:val="EE0000"/>
                                <w:sz w:val="14"/>
                              </w:rPr>
                              <w:t>roject Manager</w:t>
                            </w:r>
                            <w:r w:rsidRPr="009C4BC7">
                              <w:rPr>
                                <w:color w:val="EE0000"/>
                                <w:sz w:val="14"/>
                              </w:rPr>
                              <w:t xml:space="preserve"> and </w:t>
                            </w:r>
                            <w:r>
                              <w:rPr>
                                <w:color w:val="EE0000"/>
                                <w:sz w:val="14"/>
                              </w:rPr>
                              <w:t>Commercial Manager</w:t>
                            </w:r>
                            <w:r w:rsidRPr="009C4BC7">
                              <w:rPr>
                                <w:color w:val="EE0000"/>
                                <w:sz w:val="14"/>
                              </w:rPr>
                              <w:t xml:space="preserve"> to date and initial </w:t>
                            </w:r>
                            <w:r>
                              <w:rPr>
                                <w:color w:val="EE0000"/>
                                <w:sz w:val="14"/>
                              </w:rPr>
                              <w:t>s</w:t>
                            </w:r>
                            <w:r w:rsidRPr="009C4BC7">
                              <w:rPr>
                                <w:color w:val="EE0000"/>
                                <w:sz w:val="14"/>
                              </w:rPr>
                              <w:t>ub-</w:t>
                            </w:r>
                            <w:r>
                              <w:rPr>
                                <w:color w:val="EE0000"/>
                                <w:sz w:val="14"/>
                              </w:rPr>
                              <w:t>c</w:t>
                            </w:r>
                            <w:r w:rsidRPr="009C4BC7">
                              <w:rPr>
                                <w:color w:val="EE0000"/>
                                <w:sz w:val="14"/>
                              </w:rPr>
                              <w:t>ontract tracker document</w:t>
                            </w:r>
                          </w:p>
                          <w:p w14:paraId="50D594EE" w14:textId="77777777" w:rsidR="005666F0" w:rsidRPr="009C4BC7" w:rsidRDefault="005666F0" w:rsidP="005666F0">
                            <w:pPr>
                              <w:pStyle w:val="ListParagraph"/>
                              <w:numPr>
                                <w:ilvl w:val="0"/>
                                <w:numId w:val="321"/>
                              </w:numPr>
                              <w:spacing w:after="0" w:line="256" w:lineRule="auto"/>
                              <w:contextualSpacing w:val="0"/>
                              <w:rPr>
                                <w:color w:val="002060"/>
                                <w:sz w:val="14"/>
                              </w:rPr>
                            </w:pPr>
                            <w:r w:rsidRPr="009C4BC7">
                              <w:rPr>
                                <w:color w:val="002060"/>
                                <w:sz w:val="14"/>
                              </w:rPr>
                              <w:t xml:space="preserve">Valuation to the uploaded to </w:t>
                            </w:r>
                            <w:r>
                              <w:rPr>
                                <w:color w:val="002060"/>
                                <w:sz w:val="14"/>
                              </w:rPr>
                              <w:t>accounts software</w:t>
                            </w:r>
                            <w:r w:rsidRPr="009C4BC7">
                              <w:rPr>
                                <w:color w:val="002060"/>
                                <w:sz w:val="14"/>
                              </w:rPr>
                              <w:t xml:space="preserve"> to generate </w:t>
                            </w:r>
                            <w:r>
                              <w:rPr>
                                <w:color w:val="002060"/>
                                <w:sz w:val="14"/>
                              </w:rPr>
                              <w:t>p</w:t>
                            </w:r>
                            <w:r w:rsidRPr="009C4BC7">
                              <w:rPr>
                                <w:color w:val="002060"/>
                                <w:sz w:val="14"/>
                              </w:rPr>
                              <w:t xml:space="preserve">ayment </w:t>
                            </w:r>
                            <w:r>
                              <w:rPr>
                                <w:color w:val="002060"/>
                                <w:sz w:val="14"/>
                              </w:rPr>
                              <w:t>c</w:t>
                            </w:r>
                            <w:r w:rsidRPr="009C4BC7">
                              <w:rPr>
                                <w:color w:val="002060"/>
                                <w:sz w:val="14"/>
                              </w:rPr>
                              <w:t>ertificate</w:t>
                            </w:r>
                          </w:p>
                          <w:p w14:paraId="2CBF5377" w14:textId="77777777" w:rsidR="005666F0" w:rsidRPr="009C4BC7" w:rsidRDefault="005666F0" w:rsidP="005666F0">
                            <w:pPr>
                              <w:pStyle w:val="ListParagraph"/>
                              <w:numPr>
                                <w:ilvl w:val="0"/>
                                <w:numId w:val="321"/>
                              </w:numPr>
                              <w:spacing w:after="0" w:line="256" w:lineRule="auto"/>
                              <w:contextualSpacing w:val="0"/>
                              <w:rPr>
                                <w:color w:val="002060"/>
                                <w:sz w:val="14"/>
                              </w:rPr>
                            </w:pPr>
                            <w:r w:rsidRPr="009C4BC7">
                              <w:rPr>
                                <w:color w:val="002060"/>
                                <w:sz w:val="14"/>
                              </w:rPr>
                              <w:t xml:space="preserve">Payment </w:t>
                            </w:r>
                            <w:r>
                              <w:rPr>
                                <w:color w:val="002060"/>
                                <w:sz w:val="14"/>
                              </w:rPr>
                              <w:t>c</w:t>
                            </w:r>
                            <w:r w:rsidRPr="009C4BC7">
                              <w:rPr>
                                <w:color w:val="002060"/>
                                <w:sz w:val="14"/>
                              </w:rPr>
                              <w:t xml:space="preserve">ertificate to be issued in line with </w:t>
                            </w:r>
                            <w:r>
                              <w:rPr>
                                <w:color w:val="002060"/>
                                <w:sz w:val="14"/>
                              </w:rPr>
                              <w:t>s</w:t>
                            </w:r>
                            <w:r w:rsidRPr="009C4BC7">
                              <w:rPr>
                                <w:color w:val="002060"/>
                                <w:sz w:val="14"/>
                              </w:rPr>
                              <w:t>ub-</w:t>
                            </w:r>
                            <w:r>
                              <w:rPr>
                                <w:color w:val="002060"/>
                                <w:sz w:val="14"/>
                              </w:rPr>
                              <w:t>c</w:t>
                            </w:r>
                            <w:r w:rsidRPr="009C4BC7">
                              <w:rPr>
                                <w:color w:val="002060"/>
                                <w:sz w:val="14"/>
                              </w:rPr>
                              <w:t>ontract requirements</w:t>
                            </w:r>
                          </w:p>
                          <w:p w14:paraId="42F1D060" w14:textId="77777777" w:rsidR="005666F0" w:rsidRPr="00A15AE5" w:rsidRDefault="005666F0" w:rsidP="005666F0">
                            <w:pPr>
                              <w:pStyle w:val="ListParagraph"/>
                              <w:numPr>
                                <w:ilvl w:val="0"/>
                                <w:numId w:val="321"/>
                              </w:numPr>
                              <w:spacing w:after="0" w:line="256" w:lineRule="auto"/>
                              <w:contextualSpacing w:val="0"/>
                              <w:rPr>
                                <w:sz w:val="14"/>
                              </w:rPr>
                            </w:pPr>
                            <w:r>
                              <w:rPr>
                                <w:sz w:val="14"/>
                              </w:rPr>
                              <w:t>Final Accounts to be agreed promptly upon completion of the Works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58B057" id="AutoShape 640" o:spid="_x0000_s1048" type="#_x0000_t109" style="position:absolute;left:0;text-align:left;margin-left:731.7pt;margin-top:.55pt;width:152.7pt;height:245.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" filled="f" strokeweight="1.5pt">
                <v:textbox>
                  <w:txbxContent>
                    <w:p w14:paraId="70CE4380" w14:textId="77777777" w:rsidR="005666F0" w:rsidRPr="000412DE" w:rsidRDefault="005666F0" w:rsidP="00962A8A">
                      <w:pPr>
                        <w:spacing w:after="0"/>
                        <w:rPr>
                          <w:b/>
                          <w:color w:val="000000"/>
                          <w:sz w:val="14"/>
                        </w:rPr>
                      </w:pPr>
                      <w:r>
                        <w:rPr>
                          <w:b/>
                          <w:color w:val="000000"/>
                          <w:sz w:val="14"/>
                        </w:rPr>
                        <w:t>5</w:t>
                      </w:r>
                      <w:r w:rsidRPr="000412DE">
                        <w:rPr>
                          <w:b/>
                          <w:color w:val="000000"/>
                          <w:sz w:val="14"/>
                        </w:rPr>
                        <w:t xml:space="preserve">. </w:t>
                      </w:r>
                      <w:r>
                        <w:rPr>
                          <w:b/>
                          <w:color w:val="000000"/>
                          <w:sz w:val="14"/>
                        </w:rPr>
                        <w:t xml:space="preserve">       Downstream Account Management</w:t>
                      </w:r>
                    </w:p>
                    <w:p w14:paraId="34007837" w14:textId="77777777" w:rsidR="005666F0" w:rsidRDefault="005666F0" w:rsidP="005666F0">
                      <w:pPr>
                        <w:pStyle w:val="ListParagraph"/>
                        <w:numPr>
                          <w:ilvl w:val="0"/>
                          <w:numId w:val="321"/>
                        </w:numPr>
                        <w:spacing w:after="0" w:line="256" w:lineRule="auto"/>
                        <w:contextualSpacing w:val="0"/>
                        <w:rPr>
                          <w:sz w:val="14"/>
                        </w:rPr>
                      </w:pPr>
                      <w:r>
                        <w:rPr>
                          <w:sz w:val="14"/>
                        </w:rPr>
                        <w:t>All sub-contractor accounts are to be managed in regard to valuation, variations and final accounts</w:t>
                      </w:r>
                    </w:p>
                    <w:p w14:paraId="1110B36B" w14:textId="4593572A" w:rsidR="005666F0" w:rsidRDefault="005666F0" w:rsidP="005666F0">
                      <w:pPr>
                        <w:pStyle w:val="ListParagraph"/>
                        <w:numPr>
                          <w:ilvl w:val="0"/>
                          <w:numId w:val="321"/>
                        </w:numPr>
                        <w:spacing w:after="0" w:line="256" w:lineRule="auto"/>
                        <w:contextualSpacing w:val="0"/>
                        <w:rPr>
                          <w:sz w:val="14"/>
                        </w:rPr>
                      </w:pPr>
                      <w:r>
                        <w:rPr>
                          <w:sz w:val="14"/>
                        </w:rPr>
                        <w:t xml:space="preserve">Applications are to be submitted in </w:t>
                      </w:r>
                      <w:r w:rsidR="00ED2E51" w:rsidRPr="005C300B">
                        <w:rPr>
                          <w:sz w:val="14"/>
                          <w:highlight w:val="red"/>
                        </w:rPr>
                        <w:t>COMPANY NAME</w:t>
                      </w:r>
                      <w:r>
                        <w:rPr>
                          <w:sz w:val="14"/>
                        </w:rPr>
                        <w:t xml:space="preserve"> format to </w:t>
                      </w:r>
                      <w:hyperlink r:id="rId17" w:history="1">
                        <w:r w:rsidRPr="005C300B">
                          <w:rPr>
                            <w:rStyle w:val="Hyperlink"/>
                            <w:color w:val="auto"/>
                            <w:sz w:val="14"/>
                            <w:highlight w:val="red"/>
                          </w:rPr>
                          <w:t>subcontractapplications@</w:t>
                        </w:r>
                        <w:r w:rsidR="00ED2E51" w:rsidRPr="005C300B">
                          <w:rPr>
                            <w:rStyle w:val="Hyperlink"/>
                            <w:color w:val="auto"/>
                            <w:sz w:val="14"/>
                            <w:highlight w:val="red"/>
                          </w:rPr>
                          <w:t>COMPANY NAME</w:t>
                        </w:r>
                        <w:r w:rsidRPr="005C300B">
                          <w:rPr>
                            <w:rStyle w:val="Hyperlink"/>
                            <w:color w:val="auto"/>
                            <w:sz w:val="14"/>
                            <w:highlight w:val="red"/>
                          </w:rPr>
                          <w:t>.com</w:t>
                        </w:r>
                      </w:hyperlink>
                    </w:p>
                    <w:p w14:paraId="48BFD6C1" w14:textId="77777777" w:rsidR="005666F0" w:rsidRPr="0099228C" w:rsidRDefault="005666F0" w:rsidP="005666F0">
                      <w:pPr>
                        <w:pStyle w:val="ListParagraph"/>
                        <w:numPr>
                          <w:ilvl w:val="0"/>
                          <w:numId w:val="321"/>
                        </w:numPr>
                        <w:spacing w:after="0" w:line="256" w:lineRule="auto"/>
                        <w:contextualSpacing w:val="0"/>
                        <w:rPr>
                          <w:color w:val="002060"/>
                          <w:sz w:val="14"/>
                        </w:rPr>
                      </w:pPr>
                      <w:r w:rsidRPr="0099228C">
                        <w:rPr>
                          <w:color w:val="002060"/>
                          <w:sz w:val="14"/>
                        </w:rPr>
                        <w:t xml:space="preserve">Applications to be uploaded onto </w:t>
                      </w:r>
                      <w:r>
                        <w:rPr>
                          <w:color w:val="002060"/>
                          <w:sz w:val="14"/>
                        </w:rPr>
                        <w:t>accounts software</w:t>
                      </w:r>
                      <w:r w:rsidRPr="0099228C">
                        <w:rPr>
                          <w:color w:val="002060"/>
                          <w:sz w:val="14"/>
                        </w:rPr>
                        <w:t xml:space="preserve"> with the appropriate lines being added for additional works</w:t>
                      </w:r>
                    </w:p>
                    <w:p w14:paraId="029E7D83" w14:textId="77777777" w:rsidR="005666F0" w:rsidRDefault="005666F0" w:rsidP="005666F0">
                      <w:pPr>
                        <w:pStyle w:val="ListParagraph"/>
                        <w:numPr>
                          <w:ilvl w:val="0"/>
                          <w:numId w:val="321"/>
                        </w:numPr>
                        <w:spacing w:after="0" w:line="256" w:lineRule="auto"/>
                        <w:contextualSpacing w:val="0"/>
                        <w:rPr>
                          <w:sz w:val="14"/>
                        </w:rPr>
                      </w:pPr>
                      <w:r>
                        <w:rPr>
                          <w:sz w:val="14"/>
                        </w:rPr>
                        <w:t>Sub-Contract Tracker to be updated and valuations to be prepared</w:t>
                      </w:r>
                    </w:p>
                    <w:p w14:paraId="1541C470" w14:textId="77777777" w:rsidR="005666F0" w:rsidRDefault="005666F0" w:rsidP="005666F0">
                      <w:pPr>
                        <w:pStyle w:val="ListParagraph"/>
                        <w:numPr>
                          <w:ilvl w:val="0"/>
                          <w:numId w:val="321"/>
                        </w:numPr>
                        <w:spacing w:after="0" w:line="256" w:lineRule="auto"/>
                        <w:contextualSpacing w:val="0"/>
                        <w:rPr>
                          <w:sz w:val="14"/>
                        </w:rPr>
                      </w:pPr>
                      <w:r>
                        <w:rPr>
                          <w:sz w:val="14"/>
                        </w:rPr>
                        <w:t>Valuation of the applications to be undertaken by the 12</w:t>
                      </w:r>
                      <w:r w:rsidRPr="000A4A39">
                        <w:rPr>
                          <w:sz w:val="14"/>
                          <w:vertAlign w:val="superscript"/>
                        </w:rPr>
                        <w:t>th</w:t>
                      </w:r>
                      <w:r>
                        <w:rPr>
                          <w:sz w:val="14"/>
                        </w:rPr>
                        <w:t xml:space="preserve"> of the following month</w:t>
                      </w:r>
                    </w:p>
                    <w:p w14:paraId="1719B8DC" w14:textId="77777777" w:rsidR="005666F0" w:rsidRPr="009C4BC7" w:rsidRDefault="005666F0" w:rsidP="005666F0">
                      <w:pPr>
                        <w:pStyle w:val="ListParagraph"/>
                        <w:numPr>
                          <w:ilvl w:val="0"/>
                          <w:numId w:val="321"/>
                        </w:numPr>
                        <w:spacing w:after="0" w:line="256" w:lineRule="auto"/>
                        <w:contextualSpacing w:val="0"/>
                        <w:rPr>
                          <w:color w:val="EE0000"/>
                          <w:sz w:val="14"/>
                        </w:rPr>
                      </w:pPr>
                      <w:r w:rsidRPr="009C4BC7">
                        <w:rPr>
                          <w:color w:val="EE0000"/>
                          <w:sz w:val="14"/>
                        </w:rPr>
                        <w:t xml:space="preserve">Once </w:t>
                      </w:r>
                      <w:r>
                        <w:rPr>
                          <w:color w:val="EE0000"/>
                          <w:sz w:val="14"/>
                        </w:rPr>
                        <w:t>v</w:t>
                      </w:r>
                      <w:r w:rsidRPr="009C4BC7">
                        <w:rPr>
                          <w:color w:val="EE0000"/>
                          <w:sz w:val="14"/>
                        </w:rPr>
                        <w:t>alued, P</w:t>
                      </w:r>
                      <w:r>
                        <w:rPr>
                          <w:color w:val="EE0000"/>
                          <w:sz w:val="14"/>
                        </w:rPr>
                        <w:t>roject Manager</w:t>
                      </w:r>
                      <w:r w:rsidRPr="009C4BC7">
                        <w:rPr>
                          <w:color w:val="EE0000"/>
                          <w:sz w:val="14"/>
                        </w:rPr>
                        <w:t xml:space="preserve"> and </w:t>
                      </w:r>
                      <w:r>
                        <w:rPr>
                          <w:color w:val="EE0000"/>
                          <w:sz w:val="14"/>
                        </w:rPr>
                        <w:t>Commercial Manager</w:t>
                      </w:r>
                      <w:r w:rsidRPr="009C4BC7">
                        <w:rPr>
                          <w:color w:val="EE0000"/>
                          <w:sz w:val="14"/>
                        </w:rPr>
                        <w:t xml:space="preserve"> to date and initial </w:t>
                      </w:r>
                      <w:r>
                        <w:rPr>
                          <w:color w:val="EE0000"/>
                          <w:sz w:val="14"/>
                        </w:rPr>
                        <w:t>s</w:t>
                      </w:r>
                      <w:r w:rsidRPr="009C4BC7">
                        <w:rPr>
                          <w:color w:val="EE0000"/>
                          <w:sz w:val="14"/>
                        </w:rPr>
                        <w:t>ub-</w:t>
                      </w:r>
                      <w:r>
                        <w:rPr>
                          <w:color w:val="EE0000"/>
                          <w:sz w:val="14"/>
                        </w:rPr>
                        <w:t>c</w:t>
                      </w:r>
                      <w:r w:rsidRPr="009C4BC7">
                        <w:rPr>
                          <w:color w:val="EE0000"/>
                          <w:sz w:val="14"/>
                        </w:rPr>
                        <w:t>ontract tracker document</w:t>
                      </w:r>
                    </w:p>
                    <w:p w14:paraId="50D594EE" w14:textId="77777777" w:rsidR="005666F0" w:rsidRPr="009C4BC7" w:rsidRDefault="005666F0" w:rsidP="005666F0">
                      <w:pPr>
                        <w:pStyle w:val="ListParagraph"/>
                        <w:numPr>
                          <w:ilvl w:val="0"/>
                          <w:numId w:val="321"/>
                        </w:numPr>
                        <w:spacing w:after="0" w:line="256" w:lineRule="auto"/>
                        <w:contextualSpacing w:val="0"/>
                        <w:rPr>
                          <w:color w:val="002060"/>
                          <w:sz w:val="14"/>
                        </w:rPr>
                      </w:pPr>
                      <w:r w:rsidRPr="009C4BC7">
                        <w:rPr>
                          <w:color w:val="002060"/>
                          <w:sz w:val="14"/>
                        </w:rPr>
                        <w:t xml:space="preserve">Valuation to the uploaded to </w:t>
                      </w:r>
                      <w:r>
                        <w:rPr>
                          <w:color w:val="002060"/>
                          <w:sz w:val="14"/>
                        </w:rPr>
                        <w:t>accounts software</w:t>
                      </w:r>
                      <w:r w:rsidRPr="009C4BC7">
                        <w:rPr>
                          <w:color w:val="002060"/>
                          <w:sz w:val="14"/>
                        </w:rPr>
                        <w:t xml:space="preserve"> to generate </w:t>
                      </w:r>
                      <w:r>
                        <w:rPr>
                          <w:color w:val="002060"/>
                          <w:sz w:val="14"/>
                        </w:rPr>
                        <w:t>p</w:t>
                      </w:r>
                      <w:r w:rsidRPr="009C4BC7">
                        <w:rPr>
                          <w:color w:val="002060"/>
                          <w:sz w:val="14"/>
                        </w:rPr>
                        <w:t xml:space="preserve">ayment </w:t>
                      </w:r>
                      <w:r>
                        <w:rPr>
                          <w:color w:val="002060"/>
                          <w:sz w:val="14"/>
                        </w:rPr>
                        <w:t>c</w:t>
                      </w:r>
                      <w:r w:rsidRPr="009C4BC7">
                        <w:rPr>
                          <w:color w:val="002060"/>
                          <w:sz w:val="14"/>
                        </w:rPr>
                        <w:t>ertificate</w:t>
                      </w:r>
                    </w:p>
                    <w:p w14:paraId="2CBF5377" w14:textId="77777777" w:rsidR="005666F0" w:rsidRPr="009C4BC7" w:rsidRDefault="005666F0" w:rsidP="005666F0">
                      <w:pPr>
                        <w:pStyle w:val="ListParagraph"/>
                        <w:numPr>
                          <w:ilvl w:val="0"/>
                          <w:numId w:val="321"/>
                        </w:numPr>
                        <w:spacing w:after="0" w:line="256" w:lineRule="auto"/>
                        <w:contextualSpacing w:val="0"/>
                        <w:rPr>
                          <w:color w:val="002060"/>
                          <w:sz w:val="14"/>
                        </w:rPr>
                      </w:pPr>
                      <w:r w:rsidRPr="009C4BC7">
                        <w:rPr>
                          <w:color w:val="002060"/>
                          <w:sz w:val="14"/>
                        </w:rPr>
                        <w:t xml:space="preserve">Payment </w:t>
                      </w:r>
                      <w:r>
                        <w:rPr>
                          <w:color w:val="002060"/>
                          <w:sz w:val="14"/>
                        </w:rPr>
                        <w:t>c</w:t>
                      </w:r>
                      <w:r w:rsidRPr="009C4BC7">
                        <w:rPr>
                          <w:color w:val="002060"/>
                          <w:sz w:val="14"/>
                        </w:rPr>
                        <w:t xml:space="preserve">ertificate to be issued in line with </w:t>
                      </w:r>
                      <w:r>
                        <w:rPr>
                          <w:color w:val="002060"/>
                          <w:sz w:val="14"/>
                        </w:rPr>
                        <w:t>s</w:t>
                      </w:r>
                      <w:r w:rsidRPr="009C4BC7">
                        <w:rPr>
                          <w:color w:val="002060"/>
                          <w:sz w:val="14"/>
                        </w:rPr>
                        <w:t>ub-</w:t>
                      </w:r>
                      <w:r>
                        <w:rPr>
                          <w:color w:val="002060"/>
                          <w:sz w:val="14"/>
                        </w:rPr>
                        <w:t>c</w:t>
                      </w:r>
                      <w:r w:rsidRPr="009C4BC7">
                        <w:rPr>
                          <w:color w:val="002060"/>
                          <w:sz w:val="14"/>
                        </w:rPr>
                        <w:t>ontract requirements</w:t>
                      </w:r>
                    </w:p>
                    <w:p w14:paraId="42F1D060" w14:textId="77777777" w:rsidR="005666F0" w:rsidRPr="00A15AE5" w:rsidRDefault="005666F0" w:rsidP="005666F0">
                      <w:pPr>
                        <w:pStyle w:val="ListParagraph"/>
                        <w:numPr>
                          <w:ilvl w:val="0"/>
                          <w:numId w:val="321"/>
                        </w:numPr>
                        <w:spacing w:after="0" w:line="256" w:lineRule="auto"/>
                        <w:contextualSpacing w:val="0"/>
                        <w:rPr>
                          <w:sz w:val="14"/>
                        </w:rPr>
                      </w:pPr>
                      <w:r>
                        <w:rPr>
                          <w:sz w:val="14"/>
                        </w:rPr>
                        <w:t>Final Accounts to be agreed promptly upon completion of the Works</w:t>
                      </w:r>
                    </w:p>
                  </w:txbxContent>
                </v:textbox>
              </v:shape>
            </w:pict>
          </mc:Fallback>
        </mc:AlternateContent>
      </w:r>
      <w:r w:rsidR="00400984" w:rsidRPr="00387B36">
        <w:rPr>
          <w:rFonts w:cs="Times New Roman"/>
          <w:noProof/>
          <w:sz w:val="32"/>
          <w:szCs w:val="32"/>
        </w:rPr>
        <mc:AlternateContent>
          <mc:Choice Requires="wps">
            <w:drawing>
              <wp:anchor distT="0" distB="0" distL="114300" distR="114300" simplePos="0" relativeHeight="251734016" behindDoc="0" locked="0" layoutInCell="1" allowOverlap="1" wp14:anchorId="546FD3D0" wp14:editId="0C51BA31">
                <wp:simplePos x="0" y="0"/>
                <wp:positionH relativeFrom="column">
                  <wp:posOffset>11657711</wp:posOffset>
                </wp:positionH>
                <wp:positionV relativeFrom="paragraph">
                  <wp:posOffset>13919</wp:posOffset>
                </wp:positionV>
                <wp:extent cx="2323465" cy="2446317"/>
                <wp:effectExtent l="0" t="0" r="19685" b="11430"/>
                <wp:wrapNone/>
                <wp:docPr id="857811901"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3465" cy="2446317"/>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6F5D1B" w14:textId="77777777" w:rsidR="005666F0" w:rsidRPr="00B51124" w:rsidRDefault="005666F0" w:rsidP="00962A8A">
                            <w:pPr>
                              <w:spacing w:after="0"/>
                              <w:rPr>
                                <w:b/>
                                <w:bCs/>
                                <w:sz w:val="14"/>
                              </w:rPr>
                            </w:pPr>
                            <w:r>
                              <w:rPr>
                                <w:b/>
                                <w:color w:val="000000"/>
                                <w:sz w:val="14"/>
                              </w:rPr>
                              <w:t>6</w:t>
                            </w:r>
                            <w:r w:rsidRPr="000412DE">
                              <w:rPr>
                                <w:b/>
                                <w:color w:val="000000"/>
                                <w:sz w:val="14"/>
                              </w:rPr>
                              <w:t xml:space="preserve">. </w:t>
                            </w:r>
                            <w:r>
                              <w:rPr>
                                <w:b/>
                                <w:color w:val="000000"/>
                                <w:sz w:val="14"/>
                              </w:rPr>
                              <w:t xml:space="preserve">       Financial Reporting</w:t>
                            </w:r>
                          </w:p>
                          <w:p w14:paraId="1253D756"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Reporting deadlines and actions are as per the </w:t>
                            </w:r>
                            <w:r>
                              <w:rPr>
                                <w:spacing w:val="-2"/>
                                <w:sz w:val="14"/>
                                <w:szCs w:val="14"/>
                                <w:lang w:eastAsia="en-GB"/>
                              </w:rPr>
                              <w:t>c</w:t>
                            </w:r>
                            <w:r w:rsidRPr="00D90C6F">
                              <w:rPr>
                                <w:spacing w:val="-2"/>
                                <w:sz w:val="14"/>
                                <w:szCs w:val="14"/>
                                <w:lang w:eastAsia="en-GB"/>
                              </w:rPr>
                              <w:t>ommercial</w:t>
                            </w:r>
                            <w:r>
                              <w:rPr>
                                <w:spacing w:val="-2"/>
                                <w:sz w:val="14"/>
                                <w:szCs w:val="14"/>
                                <w:lang w:eastAsia="en-GB"/>
                              </w:rPr>
                              <w:t xml:space="preserve"> </w:t>
                            </w:r>
                            <w:r w:rsidRPr="00D90C6F">
                              <w:rPr>
                                <w:spacing w:val="-2"/>
                                <w:sz w:val="14"/>
                                <w:szCs w:val="14"/>
                                <w:lang w:eastAsia="en-GB"/>
                              </w:rPr>
                              <w:t xml:space="preserve">/ </w:t>
                            </w:r>
                            <w:r>
                              <w:rPr>
                                <w:spacing w:val="-2"/>
                                <w:sz w:val="14"/>
                                <w:szCs w:val="14"/>
                                <w:lang w:eastAsia="en-GB"/>
                              </w:rPr>
                              <w:t>a</w:t>
                            </w:r>
                            <w:r w:rsidRPr="00D90C6F">
                              <w:rPr>
                                <w:spacing w:val="-2"/>
                                <w:sz w:val="14"/>
                                <w:szCs w:val="14"/>
                                <w:lang w:eastAsia="en-GB"/>
                              </w:rPr>
                              <w:t xml:space="preserve">ccount </w:t>
                            </w:r>
                            <w:r>
                              <w:rPr>
                                <w:spacing w:val="-2"/>
                                <w:sz w:val="14"/>
                                <w:szCs w:val="14"/>
                                <w:lang w:eastAsia="en-GB"/>
                              </w:rPr>
                              <w:t>t</w:t>
                            </w:r>
                            <w:r w:rsidRPr="00D90C6F">
                              <w:rPr>
                                <w:spacing w:val="-2"/>
                                <w:sz w:val="14"/>
                                <w:szCs w:val="14"/>
                                <w:lang w:eastAsia="en-GB"/>
                              </w:rPr>
                              <w:t xml:space="preserve">imetable for the </w:t>
                            </w:r>
                            <w:r>
                              <w:rPr>
                                <w:spacing w:val="-2"/>
                                <w:sz w:val="14"/>
                                <w:szCs w:val="14"/>
                                <w:lang w:eastAsia="en-GB"/>
                              </w:rPr>
                              <w:t>f</w:t>
                            </w:r>
                            <w:r w:rsidRPr="00D90C6F">
                              <w:rPr>
                                <w:spacing w:val="-2"/>
                                <w:sz w:val="14"/>
                                <w:szCs w:val="14"/>
                                <w:lang w:eastAsia="en-GB"/>
                              </w:rPr>
                              <w:t xml:space="preserve">inancial </w:t>
                            </w:r>
                            <w:r>
                              <w:rPr>
                                <w:spacing w:val="-2"/>
                                <w:sz w:val="14"/>
                                <w:szCs w:val="14"/>
                                <w:lang w:eastAsia="en-GB"/>
                              </w:rPr>
                              <w:t>y</w:t>
                            </w:r>
                            <w:r w:rsidRPr="00D90C6F">
                              <w:rPr>
                                <w:spacing w:val="-2"/>
                                <w:sz w:val="14"/>
                                <w:szCs w:val="14"/>
                                <w:lang w:eastAsia="en-GB"/>
                              </w:rPr>
                              <w:t>ear</w:t>
                            </w:r>
                          </w:p>
                          <w:p w14:paraId="3578C1E7"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Adher</w:t>
                            </w:r>
                            <w:r>
                              <w:rPr>
                                <w:spacing w:val="-2"/>
                                <w:sz w:val="14"/>
                                <w:szCs w:val="14"/>
                                <w:lang w:eastAsia="en-GB"/>
                              </w:rPr>
                              <w:t>ence</w:t>
                            </w:r>
                            <w:r w:rsidRPr="00D90C6F">
                              <w:rPr>
                                <w:spacing w:val="-2"/>
                                <w:sz w:val="14"/>
                                <w:szCs w:val="14"/>
                                <w:lang w:eastAsia="en-GB"/>
                              </w:rPr>
                              <w:t xml:space="preserve"> to the timetable is mandatory</w:t>
                            </w:r>
                          </w:p>
                          <w:p w14:paraId="74B39594"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Copy of the timetable is available upon request</w:t>
                            </w:r>
                          </w:p>
                          <w:p w14:paraId="287E46BA"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Upon </w:t>
                            </w:r>
                            <w:r>
                              <w:rPr>
                                <w:spacing w:val="-2"/>
                                <w:sz w:val="14"/>
                                <w:szCs w:val="14"/>
                                <w:lang w:eastAsia="en-GB"/>
                              </w:rPr>
                              <w:t>monthly close off by accounts</w:t>
                            </w:r>
                            <w:r w:rsidRPr="00D90C6F">
                              <w:rPr>
                                <w:spacing w:val="-2"/>
                                <w:sz w:val="14"/>
                                <w:szCs w:val="14"/>
                                <w:lang w:eastAsia="en-GB"/>
                              </w:rPr>
                              <w:t xml:space="preserve">, the </w:t>
                            </w:r>
                            <w:r>
                              <w:rPr>
                                <w:spacing w:val="-2"/>
                                <w:sz w:val="14"/>
                                <w:szCs w:val="14"/>
                                <w:lang w:eastAsia="en-GB"/>
                              </w:rPr>
                              <w:t>c</w:t>
                            </w:r>
                            <w:r w:rsidRPr="00D90C6F">
                              <w:rPr>
                                <w:spacing w:val="-2"/>
                                <w:sz w:val="14"/>
                                <w:szCs w:val="14"/>
                                <w:lang w:eastAsia="en-GB"/>
                              </w:rPr>
                              <w:t xml:space="preserve">ommercial team can </w:t>
                            </w:r>
                            <w:r>
                              <w:rPr>
                                <w:spacing w:val="-2"/>
                                <w:sz w:val="14"/>
                                <w:szCs w:val="14"/>
                                <w:lang w:eastAsia="en-GB"/>
                              </w:rPr>
                              <w:t>complete the project analysis sheets</w:t>
                            </w:r>
                          </w:p>
                          <w:p w14:paraId="0F6C2012" w14:textId="77777777" w:rsidR="005666F0" w:rsidRPr="003244C0" w:rsidRDefault="005666F0" w:rsidP="005666F0">
                            <w:pPr>
                              <w:pStyle w:val="ListParagraph"/>
                              <w:numPr>
                                <w:ilvl w:val="0"/>
                                <w:numId w:val="322"/>
                              </w:numPr>
                              <w:spacing w:after="0" w:line="256" w:lineRule="auto"/>
                              <w:rPr>
                                <w:sz w:val="14"/>
                              </w:rPr>
                            </w:pPr>
                            <w:r w:rsidRPr="00D90C6F">
                              <w:rPr>
                                <w:spacing w:val="-2"/>
                                <w:sz w:val="14"/>
                                <w:szCs w:val="14"/>
                                <w:lang w:eastAsia="en-GB"/>
                              </w:rPr>
                              <w:t>P</w:t>
                            </w:r>
                            <w:r>
                              <w:rPr>
                                <w:spacing w:val="-2"/>
                                <w:sz w:val="14"/>
                                <w:szCs w:val="14"/>
                                <w:lang w:eastAsia="en-GB"/>
                              </w:rPr>
                              <w:t xml:space="preserve">roject analysis sheets </w:t>
                            </w:r>
                            <w:r w:rsidRPr="00D90C6F">
                              <w:rPr>
                                <w:spacing w:val="-2"/>
                                <w:sz w:val="14"/>
                                <w:szCs w:val="14"/>
                                <w:lang w:eastAsia="en-GB"/>
                              </w:rPr>
                              <w:t>are to be presented monthly</w:t>
                            </w:r>
                          </w:p>
                          <w:p w14:paraId="4217057E" w14:textId="2A553177" w:rsidR="005666F0" w:rsidRPr="00D90C6F" w:rsidRDefault="005666F0" w:rsidP="005666F0">
                            <w:pPr>
                              <w:pStyle w:val="ListParagraph"/>
                              <w:numPr>
                                <w:ilvl w:val="0"/>
                                <w:numId w:val="322"/>
                              </w:numPr>
                              <w:spacing w:after="0" w:line="256" w:lineRule="auto"/>
                              <w:rPr>
                                <w:sz w:val="14"/>
                              </w:rPr>
                            </w:pPr>
                            <w:r>
                              <w:rPr>
                                <w:spacing w:val="-2"/>
                                <w:sz w:val="14"/>
                                <w:szCs w:val="14"/>
                                <w:lang w:eastAsia="en-GB"/>
                              </w:rPr>
                              <w:t xml:space="preserve">Where being self-delivered the labour productivity tracker to be updated </w:t>
                            </w:r>
                            <w:r w:rsidR="00CE6EA8">
                              <w:rPr>
                                <w:spacing w:val="-2"/>
                                <w:sz w:val="14"/>
                                <w:szCs w:val="14"/>
                                <w:lang w:eastAsia="en-GB"/>
                              </w:rPr>
                              <w:t>in line</w:t>
                            </w:r>
                            <w:r>
                              <w:rPr>
                                <w:spacing w:val="-2"/>
                                <w:sz w:val="14"/>
                                <w:szCs w:val="14"/>
                                <w:lang w:eastAsia="en-GB"/>
                              </w:rPr>
                              <w:t xml:space="preserve"> with the project commercial report</w:t>
                            </w:r>
                          </w:p>
                          <w:p w14:paraId="083A7A09"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Risk &amp; </w:t>
                            </w:r>
                            <w:r>
                              <w:rPr>
                                <w:spacing w:val="-2"/>
                                <w:sz w:val="14"/>
                                <w:szCs w:val="14"/>
                                <w:lang w:eastAsia="en-GB"/>
                              </w:rPr>
                              <w:t>o</w:t>
                            </w:r>
                            <w:r w:rsidRPr="00D90C6F">
                              <w:rPr>
                                <w:spacing w:val="-2"/>
                                <w:sz w:val="14"/>
                                <w:szCs w:val="14"/>
                                <w:lang w:eastAsia="en-GB"/>
                              </w:rPr>
                              <w:t xml:space="preserve">pportunity </w:t>
                            </w:r>
                            <w:r>
                              <w:rPr>
                                <w:spacing w:val="-2"/>
                                <w:sz w:val="14"/>
                                <w:szCs w:val="14"/>
                                <w:lang w:eastAsia="en-GB"/>
                              </w:rPr>
                              <w:t>r</w:t>
                            </w:r>
                            <w:r w:rsidRPr="00D90C6F">
                              <w:rPr>
                                <w:spacing w:val="-2"/>
                                <w:sz w:val="14"/>
                                <w:szCs w:val="14"/>
                                <w:lang w:eastAsia="en-GB"/>
                              </w:rPr>
                              <w:t xml:space="preserve">egisters are to be kept updated and presented within monthly </w:t>
                            </w:r>
                            <w:r>
                              <w:rPr>
                                <w:spacing w:val="-2"/>
                                <w:sz w:val="14"/>
                                <w:szCs w:val="14"/>
                                <w:lang w:eastAsia="en-GB"/>
                              </w:rPr>
                              <w:t>commercial</w:t>
                            </w:r>
                            <w:r w:rsidRPr="00D90C6F">
                              <w:rPr>
                                <w:spacing w:val="-2"/>
                                <w:sz w:val="14"/>
                                <w:szCs w:val="14"/>
                                <w:lang w:eastAsia="en-GB"/>
                              </w:rPr>
                              <w:t xml:space="preserve"> meeting</w:t>
                            </w:r>
                          </w:p>
                          <w:p w14:paraId="466854C8" w14:textId="77777777" w:rsidR="005666F0" w:rsidRPr="00F44C00" w:rsidRDefault="005666F0" w:rsidP="005666F0">
                            <w:pPr>
                              <w:pStyle w:val="ListParagraph"/>
                              <w:numPr>
                                <w:ilvl w:val="0"/>
                                <w:numId w:val="322"/>
                              </w:numPr>
                              <w:spacing w:after="0" w:line="256" w:lineRule="auto"/>
                              <w:rPr>
                                <w:color w:val="EE0000"/>
                                <w:sz w:val="14"/>
                              </w:rPr>
                            </w:pPr>
                            <w:r w:rsidRPr="00F44C00">
                              <w:rPr>
                                <w:color w:val="EE0000"/>
                                <w:spacing w:val="-2"/>
                                <w:sz w:val="14"/>
                                <w:szCs w:val="14"/>
                                <w:lang w:eastAsia="en-GB"/>
                              </w:rPr>
                              <w:t>P</w:t>
                            </w:r>
                            <w:r>
                              <w:rPr>
                                <w:color w:val="EE0000"/>
                                <w:spacing w:val="-2"/>
                                <w:sz w:val="14"/>
                                <w:szCs w:val="14"/>
                                <w:lang w:eastAsia="en-GB"/>
                              </w:rPr>
                              <w:t>roject Manager</w:t>
                            </w:r>
                            <w:r w:rsidRPr="00F44C00">
                              <w:rPr>
                                <w:color w:val="EE0000"/>
                                <w:spacing w:val="-2"/>
                                <w:sz w:val="14"/>
                                <w:szCs w:val="14"/>
                                <w:lang w:eastAsia="en-GB"/>
                              </w:rPr>
                              <w:t xml:space="preserve"> </w:t>
                            </w:r>
                            <w:r>
                              <w:rPr>
                                <w:color w:val="EE0000"/>
                                <w:spacing w:val="-2"/>
                                <w:sz w:val="14"/>
                                <w:szCs w:val="14"/>
                                <w:lang w:eastAsia="en-GB"/>
                              </w:rPr>
                              <w:t>monthly c</w:t>
                            </w:r>
                            <w:r w:rsidRPr="00F44C00">
                              <w:rPr>
                                <w:color w:val="EE0000"/>
                                <w:spacing w:val="-2"/>
                                <w:sz w:val="14"/>
                                <w:szCs w:val="14"/>
                                <w:lang w:eastAsia="en-GB"/>
                              </w:rPr>
                              <w:t xml:space="preserve">ommercial </w:t>
                            </w:r>
                            <w:r>
                              <w:rPr>
                                <w:color w:val="EE0000"/>
                                <w:spacing w:val="-2"/>
                                <w:sz w:val="14"/>
                                <w:szCs w:val="14"/>
                                <w:lang w:eastAsia="en-GB"/>
                              </w:rPr>
                              <w:t>r</w:t>
                            </w:r>
                            <w:r w:rsidRPr="00F44C00">
                              <w:rPr>
                                <w:color w:val="EE0000"/>
                                <w:spacing w:val="-2"/>
                                <w:sz w:val="14"/>
                                <w:szCs w:val="14"/>
                                <w:lang w:eastAsia="en-GB"/>
                              </w:rPr>
                              <w:t xml:space="preserve">eports are to be populated during the </w:t>
                            </w:r>
                            <w:r>
                              <w:rPr>
                                <w:color w:val="EE0000"/>
                                <w:spacing w:val="-2"/>
                                <w:sz w:val="14"/>
                                <w:szCs w:val="14"/>
                                <w:lang w:eastAsia="en-GB"/>
                              </w:rPr>
                              <w:t>monthly commercial m</w:t>
                            </w:r>
                            <w:r w:rsidRPr="00F44C00">
                              <w:rPr>
                                <w:color w:val="EE0000"/>
                                <w:spacing w:val="-2"/>
                                <w:sz w:val="14"/>
                                <w:szCs w:val="14"/>
                                <w:lang w:eastAsia="en-GB"/>
                              </w:rPr>
                              <w:t xml:space="preserve">eetings and </w:t>
                            </w:r>
                            <w:r>
                              <w:rPr>
                                <w:color w:val="EE0000"/>
                                <w:spacing w:val="-2"/>
                                <w:sz w:val="14"/>
                                <w:szCs w:val="14"/>
                                <w:lang w:eastAsia="en-GB"/>
                              </w:rPr>
                              <w:t>included</w:t>
                            </w:r>
                            <w:r w:rsidRPr="00F44C00">
                              <w:rPr>
                                <w:color w:val="EE0000"/>
                                <w:spacing w:val="-2"/>
                                <w:sz w:val="14"/>
                                <w:szCs w:val="14"/>
                                <w:lang w:eastAsia="en-GB"/>
                              </w:rPr>
                              <w:t xml:space="preserve"> in the </w:t>
                            </w:r>
                            <w:r>
                              <w:rPr>
                                <w:color w:val="EE0000"/>
                                <w:spacing w:val="-2"/>
                                <w:sz w:val="14"/>
                                <w:szCs w:val="14"/>
                                <w:lang w:eastAsia="en-GB"/>
                              </w:rPr>
                              <w:t>m</w:t>
                            </w:r>
                            <w:r w:rsidRPr="00F44C00">
                              <w:rPr>
                                <w:color w:val="EE0000"/>
                                <w:spacing w:val="-2"/>
                                <w:sz w:val="14"/>
                                <w:szCs w:val="14"/>
                                <w:lang w:eastAsia="en-GB"/>
                              </w:rPr>
                              <w:t xml:space="preserve">anagement </w:t>
                            </w:r>
                            <w:r>
                              <w:rPr>
                                <w:color w:val="EE0000"/>
                                <w:spacing w:val="-2"/>
                                <w:sz w:val="14"/>
                                <w:szCs w:val="14"/>
                                <w:lang w:eastAsia="en-GB"/>
                              </w:rPr>
                              <w:t>a</w:t>
                            </w:r>
                            <w:r w:rsidRPr="00F44C00">
                              <w:rPr>
                                <w:color w:val="EE0000"/>
                                <w:spacing w:val="-2"/>
                                <w:sz w:val="14"/>
                                <w:szCs w:val="14"/>
                                <w:lang w:eastAsia="en-GB"/>
                              </w:rPr>
                              <w:t xml:space="preserve">ccounts </w:t>
                            </w:r>
                          </w:p>
                          <w:p w14:paraId="2B894843" w14:textId="77777777" w:rsidR="005666F0" w:rsidRPr="0099228C" w:rsidRDefault="005666F0" w:rsidP="005666F0">
                            <w:pPr>
                              <w:pStyle w:val="ListParagraph"/>
                              <w:numPr>
                                <w:ilvl w:val="0"/>
                                <w:numId w:val="322"/>
                              </w:numPr>
                              <w:spacing w:after="0" w:line="256" w:lineRule="auto"/>
                              <w:rPr>
                                <w:color w:val="EE0000"/>
                                <w:spacing w:val="-2"/>
                                <w:sz w:val="14"/>
                                <w:szCs w:val="14"/>
                                <w:lang w:eastAsia="en-GB"/>
                              </w:rPr>
                            </w:pPr>
                            <w:r>
                              <w:rPr>
                                <w:color w:val="EE0000"/>
                                <w:spacing w:val="-2"/>
                                <w:sz w:val="14"/>
                                <w:szCs w:val="14"/>
                                <w:lang w:eastAsia="en-GB"/>
                              </w:rPr>
                              <w:t>Commercial Manager</w:t>
                            </w:r>
                            <w:r w:rsidRPr="0099228C">
                              <w:rPr>
                                <w:color w:val="EE0000"/>
                                <w:spacing w:val="-2"/>
                                <w:sz w:val="14"/>
                                <w:szCs w:val="14"/>
                                <w:lang w:eastAsia="en-GB"/>
                              </w:rPr>
                              <w:t xml:space="preserve"> to inform </w:t>
                            </w:r>
                            <w:r>
                              <w:rPr>
                                <w:color w:val="EE0000"/>
                                <w:spacing w:val="-2"/>
                                <w:sz w:val="14"/>
                                <w:szCs w:val="14"/>
                                <w:lang w:eastAsia="en-GB"/>
                              </w:rPr>
                              <w:t>a</w:t>
                            </w:r>
                            <w:r w:rsidRPr="0099228C">
                              <w:rPr>
                                <w:color w:val="EE0000"/>
                                <w:spacing w:val="-2"/>
                                <w:sz w:val="14"/>
                                <w:szCs w:val="14"/>
                                <w:lang w:eastAsia="en-GB"/>
                              </w:rPr>
                              <w:t xml:space="preserve">ccounts and </w:t>
                            </w:r>
                            <w:r>
                              <w:rPr>
                                <w:color w:val="EE0000"/>
                                <w:spacing w:val="-2"/>
                                <w:sz w:val="14"/>
                                <w:szCs w:val="14"/>
                                <w:lang w:eastAsia="en-GB"/>
                              </w:rPr>
                              <w:t>Director</w:t>
                            </w:r>
                            <w:r w:rsidRPr="0099228C">
                              <w:rPr>
                                <w:color w:val="EE0000"/>
                                <w:spacing w:val="-2"/>
                                <w:sz w:val="14"/>
                                <w:szCs w:val="14"/>
                                <w:lang w:eastAsia="en-GB"/>
                              </w:rPr>
                              <w:t xml:space="preserve"> as to the reported positions and any movements (positive and negative) to the reported </w:t>
                            </w:r>
                            <w:r>
                              <w:rPr>
                                <w:color w:val="EE0000"/>
                                <w:spacing w:val="-2"/>
                                <w:sz w:val="14"/>
                                <w:szCs w:val="14"/>
                                <w:lang w:eastAsia="en-GB"/>
                              </w:rPr>
                              <w:t>gross profit</w:t>
                            </w:r>
                            <w:r w:rsidRPr="0099228C">
                              <w:rPr>
                                <w:color w:val="EE0000"/>
                                <w:spacing w:val="-2"/>
                                <w:sz w:val="14"/>
                                <w:szCs w:val="14"/>
                                <w:lang w:eastAsia="en-GB"/>
                              </w:rPr>
                              <w:t xml:space="preserve"> position. </w:t>
                            </w:r>
                          </w:p>
                          <w:p w14:paraId="4CA5F061" w14:textId="77777777" w:rsidR="005666F0" w:rsidRPr="009F1707" w:rsidRDefault="005666F0" w:rsidP="005666F0">
                            <w:pPr>
                              <w:pStyle w:val="ListParagraph"/>
                              <w:spacing w:after="0" w:line="256" w:lineRule="auto"/>
                              <w:ind w:left="360"/>
                              <w:rPr>
                                <w:color w:val="EE0000"/>
                                <w:sz w:val="14"/>
                              </w:rPr>
                            </w:pPr>
                          </w:p>
                          <w:p w14:paraId="1503A25E" w14:textId="77777777" w:rsidR="005666F0" w:rsidRDefault="005666F0" w:rsidP="005666F0">
                            <w:pPr>
                              <w:pStyle w:val="ListParagraph"/>
                              <w:spacing w:after="0" w:line="256" w:lineRule="auto"/>
                              <w:ind w:left="360"/>
                              <w:rPr>
                                <w:spacing w:val="-2"/>
                                <w:sz w:val="14"/>
                                <w:szCs w:val="14"/>
                                <w:lang w:eastAsia="en-GB"/>
                              </w:rPr>
                            </w:pPr>
                          </w:p>
                          <w:p w14:paraId="47789D8E" w14:textId="77777777" w:rsidR="005666F0" w:rsidRPr="000412DE" w:rsidRDefault="005666F0" w:rsidP="005666F0">
                            <w:pPr>
                              <w:rPr>
                                <w:b/>
                                <w:color w:val="000000"/>
                                <w:sz w:val="1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6FD3D0" id="AutoShape 643" o:spid="_x0000_s1049" type="#_x0000_t109" style="position:absolute;left:0;text-align:left;margin-left:917.95pt;margin-top:1.1pt;width:182.95pt;height:192.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" filled="f" strokeweight="1.5pt">
                <v:textbox>
                  <w:txbxContent>
                    <w:p w14:paraId="736F5D1B" w14:textId="77777777" w:rsidR="005666F0" w:rsidRPr="00B51124" w:rsidRDefault="005666F0" w:rsidP="00962A8A">
                      <w:pPr>
                        <w:spacing w:after="0"/>
                        <w:rPr>
                          <w:b/>
                          <w:bCs/>
                          <w:sz w:val="14"/>
                        </w:rPr>
                      </w:pPr>
                      <w:r>
                        <w:rPr>
                          <w:b/>
                          <w:color w:val="000000"/>
                          <w:sz w:val="14"/>
                        </w:rPr>
                        <w:t>6</w:t>
                      </w:r>
                      <w:r w:rsidRPr="000412DE">
                        <w:rPr>
                          <w:b/>
                          <w:color w:val="000000"/>
                          <w:sz w:val="14"/>
                        </w:rPr>
                        <w:t xml:space="preserve">. </w:t>
                      </w:r>
                      <w:r>
                        <w:rPr>
                          <w:b/>
                          <w:color w:val="000000"/>
                          <w:sz w:val="14"/>
                        </w:rPr>
                        <w:t xml:space="preserve">       Financial Reporting</w:t>
                      </w:r>
                    </w:p>
                    <w:p w14:paraId="1253D756"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Reporting deadlines and actions are as per the </w:t>
                      </w:r>
                      <w:r>
                        <w:rPr>
                          <w:spacing w:val="-2"/>
                          <w:sz w:val="14"/>
                          <w:szCs w:val="14"/>
                          <w:lang w:eastAsia="en-GB"/>
                        </w:rPr>
                        <w:t>c</w:t>
                      </w:r>
                      <w:r w:rsidRPr="00D90C6F">
                        <w:rPr>
                          <w:spacing w:val="-2"/>
                          <w:sz w:val="14"/>
                          <w:szCs w:val="14"/>
                          <w:lang w:eastAsia="en-GB"/>
                        </w:rPr>
                        <w:t>ommercial</w:t>
                      </w:r>
                      <w:r>
                        <w:rPr>
                          <w:spacing w:val="-2"/>
                          <w:sz w:val="14"/>
                          <w:szCs w:val="14"/>
                          <w:lang w:eastAsia="en-GB"/>
                        </w:rPr>
                        <w:t xml:space="preserve"> </w:t>
                      </w:r>
                      <w:r w:rsidRPr="00D90C6F">
                        <w:rPr>
                          <w:spacing w:val="-2"/>
                          <w:sz w:val="14"/>
                          <w:szCs w:val="14"/>
                          <w:lang w:eastAsia="en-GB"/>
                        </w:rPr>
                        <w:t xml:space="preserve">/ </w:t>
                      </w:r>
                      <w:r>
                        <w:rPr>
                          <w:spacing w:val="-2"/>
                          <w:sz w:val="14"/>
                          <w:szCs w:val="14"/>
                          <w:lang w:eastAsia="en-GB"/>
                        </w:rPr>
                        <w:t>a</w:t>
                      </w:r>
                      <w:r w:rsidRPr="00D90C6F">
                        <w:rPr>
                          <w:spacing w:val="-2"/>
                          <w:sz w:val="14"/>
                          <w:szCs w:val="14"/>
                          <w:lang w:eastAsia="en-GB"/>
                        </w:rPr>
                        <w:t xml:space="preserve">ccount </w:t>
                      </w:r>
                      <w:r>
                        <w:rPr>
                          <w:spacing w:val="-2"/>
                          <w:sz w:val="14"/>
                          <w:szCs w:val="14"/>
                          <w:lang w:eastAsia="en-GB"/>
                        </w:rPr>
                        <w:t>t</w:t>
                      </w:r>
                      <w:r w:rsidRPr="00D90C6F">
                        <w:rPr>
                          <w:spacing w:val="-2"/>
                          <w:sz w:val="14"/>
                          <w:szCs w:val="14"/>
                          <w:lang w:eastAsia="en-GB"/>
                        </w:rPr>
                        <w:t xml:space="preserve">imetable for the </w:t>
                      </w:r>
                      <w:r>
                        <w:rPr>
                          <w:spacing w:val="-2"/>
                          <w:sz w:val="14"/>
                          <w:szCs w:val="14"/>
                          <w:lang w:eastAsia="en-GB"/>
                        </w:rPr>
                        <w:t>f</w:t>
                      </w:r>
                      <w:r w:rsidRPr="00D90C6F">
                        <w:rPr>
                          <w:spacing w:val="-2"/>
                          <w:sz w:val="14"/>
                          <w:szCs w:val="14"/>
                          <w:lang w:eastAsia="en-GB"/>
                        </w:rPr>
                        <w:t xml:space="preserve">inancial </w:t>
                      </w:r>
                      <w:r>
                        <w:rPr>
                          <w:spacing w:val="-2"/>
                          <w:sz w:val="14"/>
                          <w:szCs w:val="14"/>
                          <w:lang w:eastAsia="en-GB"/>
                        </w:rPr>
                        <w:t>y</w:t>
                      </w:r>
                      <w:r w:rsidRPr="00D90C6F">
                        <w:rPr>
                          <w:spacing w:val="-2"/>
                          <w:sz w:val="14"/>
                          <w:szCs w:val="14"/>
                          <w:lang w:eastAsia="en-GB"/>
                        </w:rPr>
                        <w:t>ear</w:t>
                      </w:r>
                    </w:p>
                    <w:p w14:paraId="3578C1E7"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Adher</w:t>
                      </w:r>
                      <w:r>
                        <w:rPr>
                          <w:spacing w:val="-2"/>
                          <w:sz w:val="14"/>
                          <w:szCs w:val="14"/>
                          <w:lang w:eastAsia="en-GB"/>
                        </w:rPr>
                        <w:t>ence</w:t>
                      </w:r>
                      <w:r w:rsidRPr="00D90C6F">
                        <w:rPr>
                          <w:spacing w:val="-2"/>
                          <w:sz w:val="14"/>
                          <w:szCs w:val="14"/>
                          <w:lang w:eastAsia="en-GB"/>
                        </w:rPr>
                        <w:t xml:space="preserve"> to the timetable is mandatory</w:t>
                      </w:r>
                    </w:p>
                    <w:p w14:paraId="74B39594"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Copy of the timetable is available upon request</w:t>
                      </w:r>
                    </w:p>
                    <w:p w14:paraId="287E46BA"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Upon </w:t>
                      </w:r>
                      <w:r>
                        <w:rPr>
                          <w:spacing w:val="-2"/>
                          <w:sz w:val="14"/>
                          <w:szCs w:val="14"/>
                          <w:lang w:eastAsia="en-GB"/>
                        </w:rPr>
                        <w:t>monthly close off by accounts</w:t>
                      </w:r>
                      <w:r w:rsidRPr="00D90C6F">
                        <w:rPr>
                          <w:spacing w:val="-2"/>
                          <w:sz w:val="14"/>
                          <w:szCs w:val="14"/>
                          <w:lang w:eastAsia="en-GB"/>
                        </w:rPr>
                        <w:t xml:space="preserve">, the </w:t>
                      </w:r>
                      <w:r>
                        <w:rPr>
                          <w:spacing w:val="-2"/>
                          <w:sz w:val="14"/>
                          <w:szCs w:val="14"/>
                          <w:lang w:eastAsia="en-GB"/>
                        </w:rPr>
                        <w:t>c</w:t>
                      </w:r>
                      <w:r w:rsidRPr="00D90C6F">
                        <w:rPr>
                          <w:spacing w:val="-2"/>
                          <w:sz w:val="14"/>
                          <w:szCs w:val="14"/>
                          <w:lang w:eastAsia="en-GB"/>
                        </w:rPr>
                        <w:t xml:space="preserve">ommercial team can </w:t>
                      </w:r>
                      <w:r>
                        <w:rPr>
                          <w:spacing w:val="-2"/>
                          <w:sz w:val="14"/>
                          <w:szCs w:val="14"/>
                          <w:lang w:eastAsia="en-GB"/>
                        </w:rPr>
                        <w:t>complete the project analysis sheets</w:t>
                      </w:r>
                    </w:p>
                    <w:p w14:paraId="0F6C2012" w14:textId="77777777" w:rsidR="005666F0" w:rsidRPr="003244C0" w:rsidRDefault="005666F0" w:rsidP="005666F0">
                      <w:pPr>
                        <w:pStyle w:val="ListParagraph"/>
                        <w:numPr>
                          <w:ilvl w:val="0"/>
                          <w:numId w:val="322"/>
                        </w:numPr>
                        <w:spacing w:after="0" w:line="256" w:lineRule="auto"/>
                        <w:rPr>
                          <w:sz w:val="14"/>
                        </w:rPr>
                      </w:pPr>
                      <w:r w:rsidRPr="00D90C6F">
                        <w:rPr>
                          <w:spacing w:val="-2"/>
                          <w:sz w:val="14"/>
                          <w:szCs w:val="14"/>
                          <w:lang w:eastAsia="en-GB"/>
                        </w:rPr>
                        <w:t>P</w:t>
                      </w:r>
                      <w:r>
                        <w:rPr>
                          <w:spacing w:val="-2"/>
                          <w:sz w:val="14"/>
                          <w:szCs w:val="14"/>
                          <w:lang w:eastAsia="en-GB"/>
                        </w:rPr>
                        <w:t xml:space="preserve">roject analysis sheets </w:t>
                      </w:r>
                      <w:r w:rsidRPr="00D90C6F">
                        <w:rPr>
                          <w:spacing w:val="-2"/>
                          <w:sz w:val="14"/>
                          <w:szCs w:val="14"/>
                          <w:lang w:eastAsia="en-GB"/>
                        </w:rPr>
                        <w:t>are to be presented monthly</w:t>
                      </w:r>
                    </w:p>
                    <w:p w14:paraId="4217057E" w14:textId="2A553177" w:rsidR="005666F0" w:rsidRPr="00D90C6F" w:rsidRDefault="005666F0" w:rsidP="005666F0">
                      <w:pPr>
                        <w:pStyle w:val="ListParagraph"/>
                        <w:numPr>
                          <w:ilvl w:val="0"/>
                          <w:numId w:val="322"/>
                        </w:numPr>
                        <w:spacing w:after="0" w:line="256" w:lineRule="auto"/>
                        <w:rPr>
                          <w:sz w:val="14"/>
                        </w:rPr>
                      </w:pPr>
                      <w:r>
                        <w:rPr>
                          <w:spacing w:val="-2"/>
                          <w:sz w:val="14"/>
                          <w:szCs w:val="14"/>
                          <w:lang w:eastAsia="en-GB"/>
                        </w:rPr>
                        <w:t xml:space="preserve">Where being self-delivered the labour productivity tracker to be updated </w:t>
                      </w:r>
                      <w:r w:rsidR="00CE6EA8">
                        <w:rPr>
                          <w:spacing w:val="-2"/>
                          <w:sz w:val="14"/>
                          <w:szCs w:val="14"/>
                          <w:lang w:eastAsia="en-GB"/>
                        </w:rPr>
                        <w:t>in line</w:t>
                      </w:r>
                      <w:r>
                        <w:rPr>
                          <w:spacing w:val="-2"/>
                          <w:sz w:val="14"/>
                          <w:szCs w:val="14"/>
                          <w:lang w:eastAsia="en-GB"/>
                        </w:rPr>
                        <w:t xml:space="preserve"> with the project commercial report</w:t>
                      </w:r>
                    </w:p>
                    <w:p w14:paraId="083A7A09"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Risk &amp; </w:t>
                      </w:r>
                      <w:r>
                        <w:rPr>
                          <w:spacing w:val="-2"/>
                          <w:sz w:val="14"/>
                          <w:szCs w:val="14"/>
                          <w:lang w:eastAsia="en-GB"/>
                        </w:rPr>
                        <w:t>o</w:t>
                      </w:r>
                      <w:r w:rsidRPr="00D90C6F">
                        <w:rPr>
                          <w:spacing w:val="-2"/>
                          <w:sz w:val="14"/>
                          <w:szCs w:val="14"/>
                          <w:lang w:eastAsia="en-GB"/>
                        </w:rPr>
                        <w:t xml:space="preserve">pportunity </w:t>
                      </w:r>
                      <w:r>
                        <w:rPr>
                          <w:spacing w:val="-2"/>
                          <w:sz w:val="14"/>
                          <w:szCs w:val="14"/>
                          <w:lang w:eastAsia="en-GB"/>
                        </w:rPr>
                        <w:t>r</w:t>
                      </w:r>
                      <w:r w:rsidRPr="00D90C6F">
                        <w:rPr>
                          <w:spacing w:val="-2"/>
                          <w:sz w:val="14"/>
                          <w:szCs w:val="14"/>
                          <w:lang w:eastAsia="en-GB"/>
                        </w:rPr>
                        <w:t xml:space="preserve">egisters are to be kept updated and presented within monthly </w:t>
                      </w:r>
                      <w:r>
                        <w:rPr>
                          <w:spacing w:val="-2"/>
                          <w:sz w:val="14"/>
                          <w:szCs w:val="14"/>
                          <w:lang w:eastAsia="en-GB"/>
                        </w:rPr>
                        <w:t>commercial</w:t>
                      </w:r>
                      <w:r w:rsidRPr="00D90C6F">
                        <w:rPr>
                          <w:spacing w:val="-2"/>
                          <w:sz w:val="14"/>
                          <w:szCs w:val="14"/>
                          <w:lang w:eastAsia="en-GB"/>
                        </w:rPr>
                        <w:t xml:space="preserve"> meeting</w:t>
                      </w:r>
                    </w:p>
                    <w:p w14:paraId="466854C8" w14:textId="77777777" w:rsidR="005666F0" w:rsidRPr="00F44C00" w:rsidRDefault="005666F0" w:rsidP="005666F0">
                      <w:pPr>
                        <w:pStyle w:val="ListParagraph"/>
                        <w:numPr>
                          <w:ilvl w:val="0"/>
                          <w:numId w:val="322"/>
                        </w:numPr>
                        <w:spacing w:after="0" w:line="256" w:lineRule="auto"/>
                        <w:rPr>
                          <w:color w:val="EE0000"/>
                          <w:sz w:val="14"/>
                        </w:rPr>
                      </w:pPr>
                      <w:r w:rsidRPr="00F44C00">
                        <w:rPr>
                          <w:color w:val="EE0000"/>
                          <w:spacing w:val="-2"/>
                          <w:sz w:val="14"/>
                          <w:szCs w:val="14"/>
                          <w:lang w:eastAsia="en-GB"/>
                        </w:rPr>
                        <w:t>P</w:t>
                      </w:r>
                      <w:r>
                        <w:rPr>
                          <w:color w:val="EE0000"/>
                          <w:spacing w:val="-2"/>
                          <w:sz w:val="14"/>
                          <w:szCs w:val="14"/>
                          <w:lang w:eastAsia="en-GB"/>
                        </w:rPr>
                        <w:t>roject Manager</w:t>
                      </w:r>
                      <w:r w:rsidRPr="00F44C00">
                        <w:rPr>
                          <w:color w:val="EE0000"/>
                          <w:spacing w:val="-2"/>
                          <w:sz w:val="14"/>
                          <w:szCs w:val="14"/>
                          <w:lang w:eastAsia="en-GB"/>
                        </w:rPr>
                        <w:t xml:space="preserve"> </w:t>
                      </w:r>
                      <w:r>
                        <w:rPr>
                          <w:color w:val="EE0000"/>
                          <w:spacing w:val="-2"/>
                          <w:sz w:val="14"/>
                          <w:szCs w:val="14"/>
                          <w:lang w:eastAsia="en-GB"/>
                        </w:rPr>
                        <w:t>monthly c</w:t>
                      </w:r>
                      <w:r w:rsidRPr="00F44C00">
                        <w:rPr>
                          <w:color w:val="EE0000"/>
                          <w:spacing w:val="-2"/>
                          <w:sz w:val="14"/>
                          <w:szCs w:val="14"/>
                          <w:lang w:eastAsia="en-GB"/>
                        </w:rPr>
                        <w:t xml:space="preserve">ommercial </w:t>
                      </w:r>
                      <w:r>
                        <w:rPr>
                          <w:color w:val="EE0000"/>
                          <w:spacing w:val="-2"/>
                          <w:sz w:val="14"/>
                          <w:szCs w:val="14"/>
                          <w:lang w:eastAsia="en-GB"/>
                        </w:rPr>
                        <w:t>r</w:t>
                      </w:r>
                      <w:r w:rsidRPr="00F44C00">
                        <w:rPr>
                          <w:color w:val="EE0000"/>
                          <w:spacing w:val="-2"/>
                          <w:sz w:val="14"/>
                          <w:szCs w:val="14"/>
                          <w:lang w:eastAsia="en-GB"/>
                        </w:rPr>
                        <w:t xml:space="preserve">eports are to be populated during the </w:t>
                      </w:r>
                      <w:r>
                        <w:rPr>
                          <w:color w:val="EE0000"/>
                          <w:spacing w:val="-2"/>
                          <w:sz w:val="14"/>
                          <w:szCs w:val="14"/>
                          <w:lang w:eastAsia="en-GB"/>
                        </w:rPr>
                        <w:t>monthly commercial m</w:t>
                      </w:r>
                      <w:r w:rsidRPr="00F44C00">
                        <w:rPr>
                          <w:color w:val="EE0000"/>
                          <w:spacing w:val="-2"/>
                          <w:sz w:val="14"/>
                          <w:szCs w:val="14"/>
                          <w:lang w:eastAsia="en-GB"/>
                        </w:rPr>
                        <w:t xml:space="preserve">eetings and </w:t>
                      </w:r>
                      <w:r>
                        <w:rPr>
                          <w:color w:val="EE0000"/>
                          <w:spacing w:val="-2"/>
                          <w:sz w:val="14"/>
                          <w:szCs w:val="14"/>
                          <w:lang w:eastAsia="en-GB"/>
                        </w:rPr>
                        <w:t>included</w:t>
                      </w:r>
                      <w:r w:rsidRPr="00F44C00">
                        <w:rPr>
                          <w:color w:val="EE0000"/>
                          <w:spacing w:val="-2"/>
                          <w:sz w:val="14"/>
                          <w:szCs w:val="14"/>
                          <w:lang w:eastAsia="en-GB"/>
                        </w:rPr>
                        <w:t xml:space="preserve"> in the </w:t>
                      </w:r>
                      <w:r>
                        <w:rPr>
                          <w:color w:val="EE0000"/>
                          <w:spacing w:val="-2"/>
                          <w:sz w:val="14"/>
                          <w:szCs w:val="14"/>
                          <w:lang w:eastAsia="en-GB"/>
                        </w:rPr>
                        <w:t>m</w:t>
                      </w:r>
                      <w:r w:rsidRPr="00F44C00">
                        <w:rPr>
                          <w:color w:val="EE0000"/>
                          <w:spacing w:val="-2"/>
                          <w:sz w:val="14"/>
                          <w:szCs w:val="14"/>
                          <w:lang w:eastAsia="en-GB"/>
                        </w:rPr>
                        <w:t xml:space="preserve">anagement </w:t>
                      </w:r>
                      <w:r>
                        <w:rPr>
                          <w:color w:val="EE0000"/>
                          <w:spacing w:val="-2"/>
                          <w:sz w:val="14"/>
                          <w:szCs w:val="14"/>
                          <w:lang w:eastAsia="en-GB"/>
                        </w:rPr>
                        <w:t>a</w:t>
                      </w:r>
                      <w:r w:rsidRPr="00F44C00">
                        <w:rPr>
                          <w:color w:val="EE0000"/>
                          <w:spacing w:val="-2"/>
                          <w:sz w:val="14"/>
                          <w:szCs w:val="14"/>
                          <w:lang w:eastAsia="en-GB"/>
                        </w:rPr>
                        <w:t xml:space="preserve">ccounts </w:t>
                      </w:r>
                    </w:p>
                    <w:p w14:paraId="2B894843" w14:textId="77777777" w:rsidR="005666F0" w:rsidRPr="0099228C" w:rsidRDefault="005666F0" w:rsidP="005666F0">
                      <w:pPr>
                        <w:pStyle w:val="ListParagraph"/>
                        <w:numPr>
                          <w:ilvl w:val="0"/>
                          <w:numId w:val="322"/>
                        </w:numPr>
                        <w:spacing w:after="0" w:line="256" w:lineRule="auto"/>
                        <w:rPr>
                          <w:color w:val="EE0000"/>
                          <w:spacing w:val="-2"/>
                          <w:sz w:val="14"/>
                          <w:szCs w:val="14"/>
                          <w:lang w:eastAsia="en-GB"/>
                        </w:rPr>
                      </w:pPr>
                      <w:r>
                        <w:rPr>
                          <w:color w:val="EE0000"/>
                          <w:spacing w:val="-2"/>
                          <w:sz w:val="14"/>
                          <w:szCs w:val="14"/>
                          <w:lang w:eastAsia="en-GB"/>
                        </w:rPr>
                        <w:t>Commercial Manager</w:t>
                      </w:r>
                      <w:r w:rsidRPr="0099228C">
                        <w:rPr>
                          <w:color w:val="EE0000"/>
                          <w:spacing w:val="-2"/>
                          <w:sz w:val="14"/>
                          <w:szCs w:val="14"/>
                          <w:lang w:eastAsia="en-GB"/>
                        </w:rPr>
                        <w:t xml:space="preserve"> to inform </w:t>
                      </w:r>
                      <w:r>
                        <w:rPr>
                          <w:color w:val="EE0000"/>
                          <w:spacing w:val="-2"/>
                          <w:sz w:val="14"/>
                          <w:szCs w:val="14"/>
                          <w:lang w:eastAsia="en-GB"/>
                        </w:rPr>
                        <w:t>a</w:t>
                      </w:r>
                      <w:r w:rsidRPr="0099228C">
                        <w:rPr>
                          <w:color w:val="EE0000"/>
                          <w:spacing w:val="-2"/>
                          <w:sz w:val="14"/>
                          <w:szCs w:val="14"/>
                          <w:lang w:eastAsia="en-GB"/>
                        </w:rPr>
                        <w:t xml:space="preserve">ccounts and </w:t>
                      </w:r>
                      <w:r>
                        <w:rPr>
                          <w:color w:val="EE0000"/>
                          <w:spacing w:val="-2"/>
                          <w:sz w:val="14"/>
                          <w:szCs w:val="14"/>
                          <w:lang w:eastAsia="en-GB"/>
                        </w:rPr>
                        <w:t>Director</w:t>
                      </w:r>
                      <w:r w:rsidRPr="0099228C">
                        <w:rPr>
                          <w:color w:val="EE0000"/>
                          <w:spacing w:val="-2"/>
                          <w:sz w:val="14"/>
                          <w:szCs w:val="14"/>
                          <w:lang w:eastAsia="en-GB"/>
                        </w:rPr>
                        <w:t xml:space="preserve"> as to the reported positions and any movements (positive and negative) to the reported </w:t>
                      </w:r>
                      <w:r>
                        <w:rPr>
                          <w:color w:val="EE0000"/>
                          <w:spacing w:val="-2"/>
                          <w:sz w:val="14"/>
                          <w:szCs w:val="14"/>
                          <w:lang w:eastAsia="en-GB"/>
                        </w:rPr>
                        <w:t>gross profit</w:t>
                      </w:r>
                      <w:r w:rsidRPr="0099228C">
                        <w:rPr>
                          <w:color w:val="EE0000"/>
                          <w:spacing w:val="-2"/>
                          <w:sz w:val="14"/>
                          <w:szCs w:val="14"/>
                          <w:lang w:eastAsia="en-GB"/>
                        </w:rPr>
                        <w:t xml:space="preserve"> position. </w:t>
                      </w:r>
                    </w:p>
                    <w:p w14:paraId="4CA5F061" w14:textId="77777777" w:rsidR="005666F0" w:rsidRPr="009F1707" w:rsidRDefault="005666F0" w:rsidP="005666F0">
                      <w:pPr>
                        <w:pStyle w:val="ListParagraph"/>
                        <w:spacing w:after="0" w:line="256" w:lineRule="auto"/>
                        <w:ind w:left="360"/>
                        <w:rPr>
                          <w:color w:val="EE0000"/>
                          <w:sz w:val="14"/>
                        </w:rPr>
                      </w:pPr>
                    </w:p>
                    <w:p w14:paraId="1503A25E" w14:textId="77777777" w:rsidR="005666F0" w:rsidRDefault="005666F0" w:rsidP="005666F0">
                      <w:pPr>
                        <w:pStyle w:val="ListParagraph"/>
                        <w:spacing w:after="0" w:line="256" w:lineRule="auto"/>
                        <w:ind w:left="360"/>
                        <w:rPr>
                          <w:spacing w:val="-2"/>
                          <w:sz w:val="14"/>
                          <w:szCs w:val="14"/>
                          <w:lang w:eastAsia="en-GB"/>
                        </w:rPr>
                      </w:pPr>
                    </w:p>
                    <w:p w14:paraId="47789D8E" w14:textId="77777777" w:rsidR="005666F0" w:rsidRPr="000412DE" w:rsidRDefault="005666F0" w:rsidP="005666F0">
                      <w:pPr>
                        <w:rPr>
                          <w:b/>
                          <w:color w:val="000000"/>
                          <w:sz w:val="14"/>
                          <w:u w:val="single"/>
                        </w:rPr>
                      </w:pPr>
                    </w:p>
                  </w:txbxContent>
                </v:textbox>
              </v:shape>
            </w:pict>
          </mc:Fallback>
        </mc:AlternateContent>
      </w:r>
      <w:r w:rsidR="00400984" w:rsidRPr="00966498">
        <w:rPr>
          <w:rFonts w:cs="Times New Roman"/>
          <w:noProof/>
          <w:sz w:val="40"/>
          <w:szCs w:val="40"/>
        </w:rPr>
        <mc:AlternateContent>
          <mc:Choice Requires="wps">
            <w:drawing>
              <wp:anchor distT="0" distB="0" distL="114300" distR="114300" simplePos="0" relativeHeight="251724800" behindDoc="0" locked="0" layoutInCell="1" allowOverlap="1" wp14:anchorId="29602E33" wp14:editId="2FFC9285">
                <wp:simplePos x="0" y="0"/>
                <wp:positionH relativeFrom="column">
                  <wp:posOffset>1538935</wp:posOffset>
                </wp:positionH>
                <wp:positionV relativeFrom="paragraph">
                  <wp:posOffset>13335</wp:posOffset>
                </wp:positionV>
                <wp:extent cx="2058670" cy="2628900"/>
                <wp:effectExtent l="0" t="0" r="17780" b="19050"/>
                <wp:wrapNone/>
                <wp:docPr id="1213157246" name="AutoShape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8670" cy="26289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B3FB4C" w14:textId="77777777" w:rsidR="005666F0" w:rsidRPr="000412DE" w:rsidRDefault="005666F0" w:rsidP="005666F0">
                            <w:pPr>
                              <w:pStyle w:val="ListParagraph"/>
                              <w:numPr>
                                <w:ilvl w:val="0"/>
                                <w:numId w:val="324"/>
                              </w:numPr>
                              <w:spacing w:after="0" w:line="256" w:lineRule="auto"/>
                              <w:ind w:left="426" w:hanging="426"/>
                              <w:rPr>
                                <w:b/>
                                <w:color w:val="000000"/>
                                <w:sz w:val="14"/>
                              </w:rPr>
                            </w:pPr>
                            <w:r>
                              <w:rPr>
                                <w:b/>
                                <w:color w:val="000000"/>
                                <w:sz w:val="14"/>
                              </w:rPr>
                              <w:t>Contract Award &amp; Project Set-up</w:t>
                            </w:r>
                          </w:p>
                          <w:p w14:paraId="2ABC53E0" w14:textId="77777777" w:rsidR="005666F0" w:rsidRDefault="005666F0" w:rsidP="005666F0">
                            <w:pPr>
                              <w:pStyle w:val="ListParagraph"/>
                              <w:numPr>
                                <w:ilvl w:val="0"/>
                                <w:numId w:val="319"/>
                              </w:numPr>
                              <w:spacing w:after="0" w:line="256" w:lineRule="auto"/>
                              <w:ind w:left="426" w:hanging="426"/>
                              <w:rPr>
                                <w:color w:val="000000"/>
                                <w:sz w:val="14"/>
                              </w:rPr>
                            </w:pPr>
                            <w:r>
                              <w:rPr>
                                <w:color w:val="000000"/>
                                <w:sz w:val="14"/>
                              </w:rPr>
                              <w:t>Attend handover meeting between estimation, operations, design</w:t>
                            </w:r>
                          </w:p>
                          <w:p w14:paraId="15EA73DF" w14:textId="77777777" w:rsidR="005666F0" w:rsidRPr="003618BD"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Review the contract</w:t>
                            </w:r>
                          </w:p>
                          <w:p w14:paraId="5E6BEE07" w14:textId="77777777" w:rsidR="005666F0" w:rsidRPr="003618BD"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Issue PO/SCO/LOI acknowledgement</w:t>
                            </w:r>
                          </w:p>
                          <w:p w14:paraId="6D976F56" w14:textId="77777777" w:rsidR="005666F0" w:rsidRPr="003A136C" w:rsidRDefault="005666F0" w:rsidP="005666F0">
                            <w:pPr>
                              <w:pStyle w:val="ListParagraph"/>
                              <w:numPr>
                                <w:ilvl w:val="0"/>
                                <w:numId w:val="319"/>
                              </w:numPr>
                              <w:spacing w:after="0" w:line="256" w:lineRule="auto"/>
                              <w:ind w:left="426" w:hanging="426"/>
                              <w:contextualSpacing w:val="0"/>
                              <w:rPr>
                                <w:color w:val="EE0000"/>
                                <w:sz w:val="14"/>
                              </w:rPr>
                            </w:pPr>
                            <w:r w:rsidRPr="003A136C">
                              <w:rPr>
                                <w:color w:val="EE0000"/>
                                <w:sz w:val="14"/>
                              </w:rPr>
                              <w:t xml:space="preserve">Negotiate </w:t>
                            </w:r>
                            <w:r>
                              <w:rPr>
                                <w:color w:val="EE0000"/>
                                <w:sz w:val="14"/>
                              </w:rPr>
                              <w:t>c</w:t>
                            </w:r>
                            <w:r w:rsidRPr="003A136C">
                              <w:rPr>
                                <w:color w:val="EE0000"/>
                                <w:sz w:val="14"/>
                              </w:rPr>
                              <w:t xml:space="preserve">ontract where applicable/ relevant </w:t>
                            </w:r>
                          </w:p>
                          <w:p w14:paraId="65972C8D" w14:textId="77777777" w:rsidR="005666F0" w:rsidRPr="0053723E" w:rsidRDefault="005666F0" w:rsidP="005666F0">
                            <w:pPr>
                              <w:pStyle w:val="ListParagraph"/>
                              <w:numPr>
                                <w:ilvl w:val="0"/>
                                <w:numId w:val="319"/>
                              </w:numPr>
                              <w:spacing w:after="0" w:line="256" w:lineRule="auto"/>
                              <w:ind w:left="426" w:hanging="426"/>
                              <w:contextualSpacing w:val="0"/>
                              <w:rPr>
                                <w:color w:val="EE0000"/>
                                <w:sz w:val="14"/>
                              </w:rPr>
                            </w:pPr>
                            <w:r w:rsidRPr="0053723E">
                              <w:rPr>
                                <w:color w:val="EE0000"/>
                                <w:sz w:val="14"/>
                              </w:rPr>
                              <w:t xml:space="preserve">Agree </w:t>
                            </w:r>
                            <w:r>
                              <w:rPr>
                                <w:color w:val="EE0000"/>
                                <w:sz w:val="14"/>
                              </w:rPr>
                              <w:t>c</w:t>
                            </w:r>
                            <w:r w:rsidRPr="0053723E">
                              <w:rPr>
                                <w:color w:val="EE0000"/>
                                <w:sz w:val="14"/>
                              </w:rPr>
                              <w:t xml:space="preserve">ontract and </w:t>
                            </w:r>
                            <w:r>
                              <w:rPr>
                                <w:color w:val="EE0000"/>
                                <w:sz w:val="14"/>
                              </w:rPr>
                              <w:t>e</w:t>
                            </w:r>
                            <w:r w:rsidRPr="0053723E">
                              <w:rPr>
                                <w:color w:val="EE0000"/>
                                <w:sz w:val="14"/>
                              </w:rPr>
                              <w:t>xecution by Director</w:t>
                            </w:r>
                          </w:p>
                          <w:p w14:paraId="7395163B" w14:textId="1BD754F4"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 xml:space="preserve">Job opening sheet to be populated and submitted to </w:t>
                            </w:r>
                            <w:r w:rsidRPr="005C300B">
                              <w:rPr>
                                <w:color w:val="000000"/>
                                <w:sz w:val="14"/>
                                <w:highlight w:val="red"/>
                              </w:rPr>
                              <w:t>adminservices@</w:t>
                            </w:r>
                            <w:r w:rsidR="00ED2E51" w:rsidRPr="005C300B">
                              <w:rPr>
                                <w:color w:val="000000"/>
                                <w:sz w:val="14"/>
                                <w:highlight w:val="red"/>
                              </w:rPr>
                              <w:t>COMPANY NAME</w:t>
                            </w:r>
                            <w:r w:rsidRPr="005C300B">
                              <w:rPr>
                                <w:color w:val="000000"/>
                                <w:sz w:val="14"/>
                                <w:highlight w:val="red"/>
                              </w:rPr>
                              <w:t>.</w:t>
                            </w:r>
                            <w:r>
                              <w:rPr>
                                <w:color w:val="000000"/>
                                <w:sz w:val="14"/>
                              </w:rPr>
                              <w:t>com</w:t>
                            </w:r>
                          </w:p>
                          <w:p w14:paraId="3982BCAF"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 xml:space="preserve">Project analysis sheet to be generated </w:t>
                            </w:r>
                          </w:p>
                          <w:p w14:paraId="678D6B1A"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Where applicable labour hours to be broken out and analysed</w:t>
                            </w:r>
                          </w:p>
                          <w:p w14:paraId="3752A301"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Labour Productivity Document to be generated &amp; aligned to targets</w:t>
                            </w:r>
                          </w:p>
                          <w:p w14:paraId="7844400A"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Contract Powers &amp; Obligations Template to be prepared and presented to the operations team</w:t>
                            </w:r>
                          </w:p>
                          <w:p w14:paraId="6D59C84D" w14:textId="77777777" w:rsidR="005666F0" w:rsidRPr="00223087" w:rsidRDefault="005666F0" w:rsidP="005666F0">
                            <w:pPr>
                              <w:pStyle w:val="ListParagraph"/>
                              <w:numPr>
                                <w:ilvl w:val="0"/>
                                <w:numId w:val="319"/>
                              </w:numPr>
                              <w:spacing w:after="200" w:line="276" w:lineRule="auto"/>
                              <w:ind w:left="426"/>
                              <w:contextualSpacing w:val="0"/>
                              <w:rPr>
                                <w:color w:val="000000"/>
                                <w:sz w:val="14"/>
                              </w:rPr>
                            </w:pPr>
                            <w:r w:rsidRPr="00223087">
                              <w:rPr>
                                <w:color w:val="000000"/>
                                <w:sz w:val="14"/>
                              </w:rPr>
                              <w:t xml:space="preserve">Upon the request of the </w:t>
                            </w:r>
                            <w:r>
                              <w:rPr>
                                <w:color w:val="000000"/>
                                <w:sz w:val="14"/>
                              </w:rPr>
                              <w:t>Commercial Manager</w:t>
                            </w:r>
                            <w:r w:rsidRPr="00223087">
                              <w:rPr>
                                <w:color w:val="000000"/>
                                <w:sz w:val="14"/>
                              </w:rPr>
                              <w:t xml:space="preserve">, a project cashflow forecast shall be developed and maintained.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02E33" id="AutoShape 634" o:spid="_x0000_s1050" type="#_x0000_t109" style="position:absolute;left:0;text-align:left;margin-left:121.2pt;margin-top:1.05pt;width:162.1pt;height:20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" filled="f" strokeweight="1.5pt">
                <v:textbox>
                  <w:txbxContent>
                    <w:p w14:paraId="03B3FB4C" w14:textId="77777777" w:rsidR="005666F0" w:rsidRPr="000412DE" w:rsidRDefault="005666F0" w:rsidP="005666F0">
                      <w:pPr>
                        <w:pStyle w:val="ListParagraph"/>
                        <w:numPr>
                          <w:ilvl w:val="0"/>
                          <w:numId w:val="324"/>
                        </w:numPr>
                        <w:spacing w:after="0" w:line="256" w:lineRule="auto"/>
                        <w:ind w:left="426" w:hanging="426"/>
                        <w:rPr>
                          <w:b/>
                          <w:color w:val="000000"/>
                          <w:sz w:val="14"/>
                        </w:rPr>
                      </w:pPr>
                      <w:r>
                        <w:rPr>
                          <w:b/>
                          <w:color w:val="000000"/>
                          <w:sz w:val="14"/>
                        </w:rPr>
                        <w:t>Contract Award &amp; Project Set-up</w:t>
                      </w:r>
                    </w:p>
                    <w:p w14:paraId="2ABC53E0" w14:textId="77777777" w:rsidR="005666F0" w:rsidRDefault="005666F0" w:rsidP="005666F0">
                      <w:pPr>
                        <w:pStyle w:val="ListParagraph"/>
                        <w:numPr>
                          <w:ilvl w:val="0"/>
                          <w:numId w:val="319"/>
                        </w:numPr>
                        <w:spacing w:after="0" w:line="256" w:lineRule="auto"/>
                        <w:ind w:left="426" w:hanging="426"/>
                        <w:rPr>
                          <w:color w:val="000000"/>
                          <w:sz w:val="14"/>
                        </w:rPr>
                      </w:pPr>
                      <w:r>
                        <w:rPr>
                          <w:color w:val="000000"/>
                          <w:sz w:val="14"/>
                        </w:rPr>
                        <w:t>Attend handover meeting between estimation, operations, design</w:t>
                      </w:r>
                    </w:p>
                    <w:p w14:paraId="15EA73DF" w14:textId="77777777" w:rsidR="005666F0" w:rsidRPr="003618BD"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Review the contract</w:t>
                      </w:r>
                    </w:p>
                    <w:p w14:paraId="5E6BEE07" w14:textId="77777777" w:rsidR="005666F0" w:rsidRPr="003618BD"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Issue PO/SCO/LOI acknowledgement</w:t>
                      </w:r>
                    </w:p>
                    <w:p w14:paraId="6D976F56" w14:textId="77777777" w:rsidR="005666F0" w:rsidRPr="003A136C" w:rsidRDefault="005666F0" w:rsidP="005666F0">
                      <w:pPr>
                        <w:pStyle w:val="ListParagraph"/>
                        <w:numPr>
                          <w:ilvl w:val="0"/>
                          <w:numId w:val="319"/>
                        </w:numPr>
                        <w:spacing w:after="0" w:line="256" w:lineRule="auto"/>
                        <w:ind w:left="426" w:hanging="426"/>
                        <w:contextualSpacing w:val="0"/>
                        <w:rPr>
                          <w:color w:val="EE0000"/>
                          <w:sz w:val="14"/>
                        </w:rPr>
                      </w:pPr>
                      <w:r w:rsidRPr="003A136C">
                        <w:rPr>
                          <w:color w:val="EE0000"/>
                          <w:sz w:val="14"/>
                        </w:rPr>
                        <w:t xml:space="preserve">Negotiate </w:t>
                      </w:r>
                      <w:r>
                        <w:rPr>
                          <w:color w:val="EE0000"/>
                          <w:sz w:val="14"/>
                        </w:rPr>
                        <w:t>c</w:t>
                      </w:r>
                      <w:r w:rsidRPr="003A136C">
                        <w:rPr>
                          <w:color w:val="EE0000"/>
                          <w:sz w:val="14"/>
                        </w:rPr>
                        <w:t xml:space="preserve">ontract where applicable/ relevant </w:t>
                      </w:r>
                    </w:p>
                    <w:p w14:paraId="65972C8D" w14:textId="77777777" w:rsidR="005666F0" w:rsidRPr="0053723E" w:rsidRDefault="005666F0" w:rsidP="005666F0">
                      <w:pPr>
                        <w:pStyle w:val="ListParagraph"/>
                        <w:numPr>
                          <w:ilvl w:val="0"/>
                          <w:numId w:val="319"/>
                        </w:numPr>
                        <w:spacing w:after="0" w:line="256" w:lineRule="auto"/>
                        <w:ind w:left="426" w:hanging="426"/>
                        <w:contextualSpacing w:val="0"/>
                        <w:rPr>
                          <w:color w:val="EE0000"/>
                          <w:sz w:val="14"/>
                        </w:rPr>
                      </w:pPr>
                      <w:r w:rsidRPr="0053723E">
                        <w:rPr>
                          <w:color w:val="EE0000"/>
                          <w:sz w:val="14"/>
                        </w:rPr>
                        <w:t xml:space="preserve">Agree </w:t>
                      </w:r>
                      <w:r>
                        <w:rPr>
                          <w:color w:val="EE0000"/>
                          <w:sz w:val="14"/>
                        </w:rPr>
                        <w:t>c</w:t>
                      </w:r>
                      <w:r w:rsidRPr="0053723E">
                        <w:rPr>
                          <w:color w:val="EE0000"/>
                          <w:sz w:val="14"/>
                        </w:rPr>
                        <w:t xml:space="preserve">ontract and </w:t>
                      </w:r>
                      <w:r>
                        <w:rPr>
                          <w:color w:val="EE0000"/>
                          <w:sz w:val="14"/>
                        </w:rPr>
                        <w:t>e</w:t>
                      </w:r>
                      <w:r w:rsidRPr="0053723E">
                        <w:rPr>
                          <w:color w:val="EE0000"/>
                          <w:sz w:val="14"/>
                        </w:rPr>
                        <w:t>xecution by Director</w:t>
                      </w:r>
                    </w:p>
                    <w:p w14:paraId="7395163B" w14:textId="1BD754F4"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 xml:space="preserve">Job opening sheet to be populated and submitted to </w:t>
                      </w:r>
                      <w:r w:rsidRPr="005C300B">
                        <w:rPr>
                          <w:color w:val="000000"/>
                          <w:sz w:val="14"/>
                          <w:highlight w:val="red"/>
                        </w:rPr>
                        <w:t>adminservices@</w:t>
                      </w:r>
                      <w:r w:rsidR="00ED2E51" w:rsidRPr="005C300B">
                        <w:rPr>
                          <w:color w:val="000000"/>
                          <w:sz w:val="14"/>
                          <w:highlight w:val="red"/>
                        </w:rPr>
                        <w:t>COMPANY NAME</w:t>
                      </w:r>
                      <w:r w:rsidRPr="005C300B">
                        <w:rPr>
                          <w:color w:val="000000"/>
                          <w:sz w:val="14"/>
                          <w:highlight w:val="red"/>
                        </w:rPr>
                        <w:t>.</w:t>
                      </w:r>
                      <w:r>
                        <w:rPr>
                          <w:color w:val="000000"/>
                          <w:sz w:val="14"/>
                        </w:rPr>
                        <w:t>com</w:t>
                      </w:r>
                    </w:p>
                    <w:p w14:paraId="3982BCAF"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 xml:space="preserve">Project analysis sheet to be generated </w:t>
                      </w:r>
                    </w:p>
                    <w:p w14:paraId="678D6B1A"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Where applicable labour hours to be broken out and analysed</w:t>
                      </w:r>
                    </w:p>
                    <w:p w14:paraId="3752A301"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Labour Productivity Document to be generated &amp; aligned to targets</w:t>
                      </w:r>
                    </w:p>
                    <w:p w14:paraId="7844400A"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Contract Powers &amp; Obligations Template to be prepared and presented to the operations team</w:t>
                      </w:r>
                    </w:p>
                    <w:p w14:paraId="6D59C84D" w14:textId="77777777" w:rsidR="005666F0" w:rsidRPr="00223087" w:rsidRDefault="005666F0" w:rsidP="005666F0">
                      <w:pPr>
                        <w:pStyle w:val="ListParagraph"/>
                        <w:numPr>
                          <w:ilvl w:val="0"/>
                          <w:numId w:val="319"/>
                        </w:numPr>
                        <w:spacing w:after="200" w:line="276" w:lineRule="auto"/>
                        <w:ind w:left="426"/>
                        <w:contextualSpacing w:val="0"/>
                        <w:rPr>
                          <w:color w:val="000000"/>
                          <w:sz w:val="14"/>
                        </w:rPr>
                      </w:pPr>
                      <w:r w:rsidRPr="00223087">
                        <w:rPr>
                          <w:color w:val="000000"/>
                          <w:sz w:val="14"/>
                        </w:rPr>
                        <w:t xml:space="preserve">Upon the request of the </w:t>
                      </w:r>
                      <w:r>
                        <w:rPr>
                          <w:color w:val="000000"/>
                          <w:sz w:val="14"/>
                        </w:rPr>
                        <w:t>Commercial Manager</w:t>
                      </w:r>
                      <w:r w:rsidRPr="00223087">
                        <w:rPr>
                          <w:color w:val="000000"/>
                          <w:sz w:val="14"/>
                        </w:rPr>
                        <w:t xml:space="preserve">, a project cashflow forecast shall be developed and maintained. </w:t>
                      </w:r>
                    </w:p>
                  </w:txbxContent>
                </v:textbox>
              </v:shape>
            </w:pict>
          </mc:Fallback>
        </mc:AlternateContent>
      </w:r>
      <w:bookmarkEnd w:id="148"/>
    </w:p>
    <w:p w14:paraId="60DB9C02" w14:textId="77777777" w:rsidR="005666F0" w:rsidRPr="00CC26EB" w:rsidRDefault="005666F0" w:rsidP="005666F0">
      <w:pPr>
        <w:pStyle w:val="TOC1"/>
        <w:ind w:left="-142"/>
        <w:rPr>
          <w:rFonts w:ascii="Arial" w:hAnsi="Arial"/>
        </w:rPr>
      </w:pPr>
    </w:p>
    <w:p w14:paraId="63FCD410" w14:textId="77777777" w:rsidR="005666F0" w:rsidRPr="00CC26EB" w:rsidRDefault="005666F0" w:rsidP="005666F0">
      <w:pPr>
        <w:ind w:left="-142"/>
      </w:pPr>
    </w:p>
    <w:p w14:paraId="756053C2" w14:textId="59BA351F" w:rsidR="005666F0" w:rsidRPr="00CC26EB" w:rsidRDefault="00400984" w:rsidP="005666F0">
      <w:pPr>
        <w:ind w:left="-142"/>
      </w:pPr>
      <w:r>
        <w:rPr>
          <w:rFonts w:cs="Times New Roman"/>
          <w:noProof/>
        </w:rPr>
        <mc:AlternateContent>
          <mc:Choice Requires="wps">
            <w:drawing>
              <wp:anchor distT="0" distB="0" distL="114300" distR="114300" simplePos="0" relativeHeight="251739136" behindDoc="0" locked="0" layoutInCell="1" allowOverlap="1" wp14:anchorId="4A08EADC" wp14:editId="08314735">
                <wp:simplePos x="0" y="0"/>
                <wp:positionH relativeFrom="column">
                  <wp:posOffset>11229137</wp:posOffset>
                </wp:positionH>
                <wp:positionV relativeFrom="paragraph">
                  <wp:posOffset>230479</wp:posOffset>
                </wp:positionV>
                <wp:extent cx="351790" cy="0"/>
                <wp:effectExtent l="22225" t="92710" r="35560" b="88265"/>
                <wp:wrapNone/>
                <wp:docPr id="422785936" name="AutoShape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45685C" id="_x0000_t32" coordsize="21600,21600" o:spt="32" o:oned="t" path="m,l21600,21600e" filled="f">
                <v:path arrowok="t" fillok="f" o:connecttype="none"/>
                <o:lock v:ext="edit" shapetype="t"/>
              </v:shapetype>
              <v:shape id="AutoShape 652" o:spid="_x0000_s1026" type="#_x0000_t32" style="position:absolute;margin-left:884.2pt;margin-top:18.15pt;width:27.7pt;height: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36064" behindDoc="0" locked="0" layoutInCell="1" allowOverlap="1" wp14:anchorId="124380C6" wp14:editId="644134F5">
                <wp:simplePos x="0" y="0"/>
                <wp:positionH relativeFrom="column">
                  <wp:posOffset>8949335</wp:posOffset>
                </wp:positionH>
                <wp:positionV relativeFrom="paragraph">
                  <wp:posOffset>232740</wp:posOffset>
                </wp:positionV>
                <wp:extent cx="351790" cy="0"/>
                <wp:effectExtent l="20955" t="91440" r="36830" b="89535"/>
                <wp:wrapNone/>
                <wp:docPr id="67773760"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B962E7" id="AutoShape 647" o:spid="_x0000_s1026" type="#_x0000_t32" style="position:absolute;margin-left:704.65pt;margin-top:18.35pt;width:27.7pt;height: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37088" behindDoc="0" locked="0" layoutInCell="1" allowOverlap="1" wp14:anchorId="73EBBE7B" wp14:editId="6C88C69B">
                <wp:simplePos x="0" y="0"/>
                <wp:positionH relativeFrom="column">
                  <wp:posOffset>6055436</wp:posOffset>
                </wp:positionH>
                <wp:positionV relativeFrom="paragraph">
                  <wp:posOffset>233045</wp:posOffset>
                </wp:positionV>
                <wp:extent cx="351790" cy="0"/>
                <wp:effectExtent l="20955" t="86360" r="36830" b="94615"/>
                <wp:wrapNone/>
                <wp:docPr id="816501888" name="AutoShap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396FCC" id="AutoShape 648" o:spid="_x0000_s1026" type="#_x0000_t32" style="position:absolute;margin-left:476.8pt;margin-top:18.35pt;width:27.7pt;height: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38112" behindDoc="0" locked="0" layoutInCell="1" allowOverlap="1" wp14:anchorId="6E385DA5" wp14:editId="2FF8B7EA">
                <wp:simplePos x="0" y="0"/>
                <wp:positionH relativeFrom="column">
                  <wp:posOffset>3656508</wp:posOffset>
                </wp:positionH>
                <wp:positionV relativeFrom="paragraph">
                  <wp:posOffset>235813</wp:posOffset>
                </wp:positionV>
                <wp:extent cx="351790" cy="0"/>
                <wp:effectExtent l="24765" t="91440" r="33020" b="89535"/>
                <wp:wrapNone/>
                <wp:docPr id="1257994847" name="AutoShap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5CF969" id="AutoShape 649" o:spid="_x0000_s1026" type="#_x0000_t32" style="position:absolute;margin-left:287.9pt;margin-top:18.55pt;width:27.7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35040" behindDoc="0" locked="0" layoutInCell="1" allowOverlap="1" wp14:anchorId="19056E5E" wp14:editId="5AB7314D">
                <wp:simplePos x="0" y="0"/>
                <wp:positionH relativeFrom="column">
                  <wp:posOffset>1144600</wp:posOffset>
                </wp:positionH>
                <wp:positionV relativeFrom="paragraph">
                  <wp:posOffset>233223</wp:posOffset>
                </wp:positionV>
                <wp:extent cx="351790" cy="0"/>
                <wp:effectExtent l="27305" t="91440" r="30480" b="89535"/>
                <wp:wrapNone/>
                <wp:docPr id="1427975263" name="AutoShap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061B14" id="AutoShape 646" o:spid="_x0000_s1026" type="#_x0000_t32" style="position:absolute;margin-left:90.15pt;margin-top:18.35pt;width:27.7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" strokecolor="#4472c4" strokeweight="3pt">
                <v:stroke endarrow="block" joinstyle="miter"/>
              </v:shape>
            </w:pict>
          </mc:Fallback>
        </mc:AlternateContent>
      </w:r>
    </w:p>
    <w:p w14:paraId="0B7A338A" w14:textId="305C8E89" w:rsidR="005666F0" w:rsidRPr="00CC26EB" w:rsidRDefault="005666F0" w:rsidP="005666F0">
      <w:pPr>
        <w:ind w:left="-142"/>
      </w:pPr>
      <w:r>
        <w:rPr>
          <w:rFonts w:cs="Times New Roman"/>
          <w:noProof/>
        </w:rPr>
        <mc:AlternateContent>
          <mc:Choice Requires="wps">
            <w:drawing>
              <wp:anchor distT="0" distB="0" distL="114300" distR="114300" simplePos="0" relativeHeight="251723776" behindDoc="0" locked="0" layoutInCell="1" allowOverlap="1" wp14:anchorId="2BC11A2A" wp14:editId="5751FEAF">
                <wp:simplePos x="0" y="0"/>
                <wp:positionH relativeFrom="margin">
                  <wp:posOffset>-534838</wp:posOffset>
                </wp:positionH>
                <wp:positionV relativeFrom="paragraph">
                  <wp:posOffset>253365</wp:posOffset>
                </wp:positionV>
                <wp:extent cx="1619250" cy="542925"/>
                <wp:effectExtent l="0" t="0" r="19050" b="28575"/>
                <wp:wrapNone/>
                <wp:docPr id="91947600"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54292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ABE79D" w14:textId="77777777" w:rsidR="005666F0" w:rsidRPr="00F6230E" w:rsidRDefault="005666F0" w:rsidP="005666F0">
                            <w:pPr>
                              <w:rPr>
                                <w:sz w:val="14"/>
                                <w:lang w:val="fr-FR"/>
                              </w:rPr>
                            </w:pPr>
                            <w:r w:rsidRPr="00F6230E">
                              <w:rPr>
                                <w:sz w:val="14"/>
                                <w:lang w:val="fr-FR"/>
                              </w:rPr>
                              <w:t>02-04-42 - Client T&amp;Cs Comments &amp; Risk Analysis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C11A2A"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633" o:spid="_x0000_s1051" type="#_x0000_t114" style="position:absolute;left:0;text-align:left;margin-left:-42.1pt;margin-top:19.95pt;width:127.5pt;height:42.7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" filled="f" strokeweight="1.5pt">
                <v:textbox>
                  <w:txbxContent>
                    <w:p w14:paraId="6FABE79D" w14:textId="77777777" w:rsidR="005666F0" w:rsidRPr="00F6230E" w:rsidRDefault="005666F0" w:rsidP="005666F0">
                      <w:pPr>
                        <w:rPr>
                          <w:sz w:val="14"/>
                          <w:lang w:val="fr-FR"/>
                        </w:rPr>
                      </w:pPr>
                      <w:r w:rsidRPr="00F6230E">
                        <w:rPr>
                          <w:sz w:val="14"/>
                          <w:lang w:val="fr-FR"/>
                        </w:rPr>
                        <w:t>02-04-42 - Client T&amp;Cs Comments &amp; Risk Analysis</w:t>
                      </w:r>
                    </w:p>
                  </w:txbxContent>
                </v:textbox>
                <w10:wrap anchorx="margin"/>
              </v:shape>
            </w:pict>
          </mc:Fallback>
        </mc:AlternateContent>
      </w:r>
    </w:p>
    <w:p w14:paraId="6A17E48F" w14:textId="517E4E2B" w:rsidR="005666F0" w:rsidRPr="00CC26EB" w:rsidRDefault="005666F0" w:rsidP="005666F0">
      <w:pPr>
        <w:ind w:left="-993"/>
      </w:pPr>
    </w:p>
    <w:p w14:paraId="31A84154" w14:textId="24E75525" w:rsidR="005666F0" w:rsidRPr="00CC26EB" w:rsidRDefault="005666F0" w:rsidP="005666F0">
      <w:pPr>
        <w:ind w:left="-142"/>
      </w:pPr>
    </w:p>
    <w:p w14:paraId="1EDF0544" w14:textId="4969CBDC" w:rsidR="005666F0" w:rsidRPr="00CC26EB" w:rsidRDefault="005666F0" w:rsidP="005666F0">
      <w:pPr>
        <w:ind w:left="-142"/>
      </w:pPr>
    </w:p>
    <w:p w14:paraId="6CD9BBB2" w14:textId="6DB5095C" w:rsidR="005666F0" w:rsidRPr="00CC26EB" w:rsidRDefault="00400984" w:rsidP="005666F0">
      <w:pPr>
        <w:ind w:left="-142"/>
      </w:pPr>
      <w:r>
        <w:rPr>
          <w:rFonts w:cs="Times New Roman"/>
          <w:noProof/>
        </w:rPr>
        <mc:AlternateContent>
          <mc:Choice Requires="wps">
            <w:drawing>
              <wp:anchor distT="0" distB="0" distL="114300" distR="114300" simplePos="0" relativeHeight="251732992" behindDoc="0" locked="0" layoutInCell="1" allowOverlap="1" wp14:anchorId="151C8AA4" wp14:editId="6AFE35CE">
                <wp:simplePos x="0" y="0"/>
                <wp:positionH relativeFrom="column">
                  <wp:posOffset>11663706</wp:posOffset>
                </wp:positionH>
                <wp:positionV relativeFrom="paragraph">
                  <wp:posOffset>134798</wp:posOffset>
                </wp:positionV>
                <wp:extent cx="2350135" cy="730332"/>
                <wp:effectExtent l="0" t="0" r="12065" b="12700"/>
                <wp:wrapNone/>
                <wp:docPr id="410866782" name="AutoShap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0135" cy="730332"/>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CE8125" w14:textId="77777777" w:rsidR="005666F0" w:rsidRDefault="005666F0" w:rsidP="00CC26EB">
                            <w:pPr>
                              <w:spacing w:after="0"/>
                              <w:rPr>
                                <w:color w:val="000000"/>
                                <w:sz w:val="14"/>
                              </w:rPr>
                            </w:pPr>
                            <w:r w:rsidRPr="00661ABE">
                              <w:rPr>
                                <w:color w:val="000000"/>
                                <w:sz w:val="14"/>
                              </w:rPr>
                              <w:t xml:space="preserve">02-04-02 </w:t>
                            </w:r>
                            <w:r>
                              <w:rPr>
                                <w:color w:val="000000"/>
                                <w:sz w:val="14"/>
                              </w:rPr>
                              <w:t>– Project Analysis Sheet</w:t>
                            </w:r>
                          </w:p>
                          <w:p w14:paraId="343D4E7F" w14:textId="77777777" w:rsidR="005666F0" w:rsidRPr="00FD0F75" w:rsidRDefault="005666F0" w:rsidP="00CC26EB">
                            <w:pPr>
                              <w:spacing w:after="0"/>
                              <w:rPr>
                                <w:sz w:val="14"/>
                              </w:rPr>
                            </w:pPr>
                            <w:r w:rsidRPr="00FD0F75">
                              <w:rPr>
                                <w:sz w:val="14"/>
                              </w:rPr>
                              <w:t>02-04-53 - Risk &amp; Opportunity Register</w:t>
                            </w:r>
                          </w:p>
                          <w:p w14:paraId="2EF920C0" w14:textId="77777777" w:rsidR="005666F0" w:rsidRDefault="005666F0" w:rsidP="00CC26EB">
                            <w:pPr>
                              <w:spacing w:after="0"/>
                              <w:rPr>
                                <w:sz w:val="14"/>
                              </w:rPr>
                            </w:pPr>
                            <w:r w:rsidRPr="00FD0F75">
                              <w:rPr>
                                <w:sz w:val="14"/>
                              </w:rPr>
                              <w:t>02-04-43 - Labour Productivity Document</w:t>
                            </w:r>
                          </w:p>
                          <w:p w14:paraId="266A2B96" w14:textId="77777777" w:rsidR="005666F0" w:rsidRPr="00FD0F75" w:rsidRDefault="005666F0" w:rsidP="00CC26EB">
                            <w:pPr>
                              <w:spacing w:after="0"/>
                              <w:rPr>
                                <w:sz w:val="14"/>
                              </w:rPr>
                            </w:pPr>
                            <w:r>
                              <w:rPr>
                                <w:sz w:val="14"/>
                              </w:rPr>
                              <w:t>02-04-13 – Monthly Project Commercial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C8AA4" id="AutoShape 642" o:spid="_x0000_s1052" type="#_x0000_t114" style="position:absolute;left:0;text-align:left;margin-left:918.4pt;margin-top:10.6pt;width:185.05pt;height:5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" filled="f" strokeweight="1.5pt">
                <v:textbox>
                  <w:txbxContent>
                    <w:p w14:paraId="53CE8125" w14:textId="77777777" w:rsidR="005666F0" w:rsidRDefault="005666F0" w:rsidP="00CC26EB">
                      <w:pPr>
                        <w:spacing w:after="0"/>
                        <w:rPr>
                          <w:color w:val="000000"/>
                          <w:sz w:val="14"/>
                        </w:rPr>
                      </w:pPr>
                      <w:r w:rsidRPr="00661ABE">
                        <w:rPr>
                          <w:color w:val="000000"/>
                          <w:sz w:val="14"/>
                        </w:rPr>
                        <w:t xml:space="preserve">02-04-02 </w:t>
                      </w:r>
                      <w:r>
                        <w:rPr>
                          <w:color w:val="000000"/>
                          <w:sz w:val="14"/>
                        </w:rPr>
                        <w:t>– Project Analysis Sheet</w:t>
                      </w:r>
                    </w:p>
                    <w:p w14:paraId="343D4E7F" w14:textId="77777777" w:rsidR="005666F0" w:rsidRPr="00FD0F75" w:rsidRDefault="005666F0" w:rsidP="00CC26EB">
                      <w:pPr>
                        <w:spacing w:after="0"/>
                        <w:rPr>
                          <w:sz w:val="14"/>
                        </w:rPr>
                      </w:pPr>
                      <w:r w:rsidRPr="00FD0F75">
                        <w:rPr>
                          <w:sz w:val="14"/>
                        </w:rPr>
                        <w:t>02-04-53 - Risk &amp; Opportunity Register</w:t>
                      </w:r>
                    </w:p>
                    <w:p w14:paraId="2EF920C0" w14:textId="77777777" w:rsidR="005666F0" w:rsidRDefault="005666F0" w:rsidP="00CC26EB">
                      <w:pPr>
                        <w:spacing w:after="0"/>
                        <w:rPr>
                          <w:sz w:val="14"/>
                        </w:rPr>
                      </w:pPr>
                      <w:r w:rsidRPr="00FD0F75">
                        <w:rPr>
                          <w:sz w:val="14"/>
                        </w:rPr>
                        <w:t>02-04-43 - Labour Productivity Document</w:t>
                      </w:r>
                    </w:p>
                    <w:p w14:paraId="266A2B96" w14:textId="77777777" w:rsidR="005666F0" w:rsidRPr="00FD0F75" w:rsidRDefault="005666F0" w:rsidP="00CC26EB">
                      <w:pPr>
                        <w:spacing w:after="0"/>
                        <w:rPr>
                          <w:sz w:val="14"/>
                        </w:rPr>
                      </w:pPr>
                      <w:r>
                        <w:rPr>
                          <w:sz w:val="14"/>
                        </w:rPr>
                        <w:t>02-04-13 – Monthly Project Commercial Report</w:t>
                      </w:r>
                    </w:p>
                  </w:txbxContent>
                </v:textbox>
              </v:shape>
            </w:pict>
          </mc:Fallback>
        </mc:AlternateContent>
      </w:r>
    </w:p>
    <w:p w14:paraId="78028C21" w14:textId="5534F094" w:rsidR="005666F0" w:rsidRPr="00CC26EB" w:rsidRDefault="00CC26EB" w:rsidP="005666F0">
      <w:pPr>
        <w:ind w:left="-142"/>
      </w:pPr>
      <w:r>
        <w:rPr>
          <w:rFonts w:cs="Times New Roman"/>
          <w:noProof/>
        </w:rPr>
        <mc:AlternateContent>
          <mc:Choice Requires="wps">
            <w:drawing>
              <wp:anchor distT="0" distB="0" distL="114300" distR="114300" simplePos="0" relativeHeight="251727872" behindDoc="0" locked="0" layoutInCell="1" allowOverlap="1" wp14:anchorId="2522CF16" wp14:editId="6F70E0AC">
                <wp:simplePos x="0" y="0"/>
                <wp:positionH relativeFrom="column">
                  <wp:posOffset>4001135</wp:posOffset>
                </wp:positionH>
                <wp:positionV relativeFrom="paragraph">
                  <wp:posOffset>241300</wp:posOffset>
                </wp:positionV>
                <wp:extent cx="2056765" cy="1353787"/>
                <wp:effectExtent l="0" t="0" r="19685" b="18415"/>
                <wp:wrapNone/>
                <wp:docPr id="1518112996"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1353787"/>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C60946" w14:textId="77777777" w:rsidR="005666F0" w:rsidRPr="00916E0C" w:rsidRDefault="005666F0" w:rsidP="00CC26EB">
                            <w:pPr>
                              <w:spacing w:after="0"/>
                              <w:rPr>
                                <w:sz w:val="14"/>
                              </w:rPr>
                            </w:pPr>
                            <w:r w:rsidRPr="00916E0C">
                              <w:rPr>
                                <w:sz w:val="14"/>
                              </w:rPr>
                              <w:t xml:space="preserve">02-04-46 - Notice to Commence </w:t>
                            </w:r>
                          </w:p>
                          <w:p w14:paraId="385E9261" w14:textId="77777777" w:rsidR="005666F0" w:rsidRPr="00916E0C" w:rsidRDefault="005666F0" w:rsidP="00CC26EB">
                            <w:pPr>
                              <w:spacing w:after="0"/>
                              <w:rPr>
                                <w:sz w:val="14"/>
                              </w:rPr>
                            </w:pPr>
                            <w:r w:rsidRPr="00916E0C">
                              <w:rPr>
                                <w:sz w:val="14"/>
                              </w:rPr>
                              <w:t>04-04-44 - Order Acknowledgement</w:t>
                            </w:r>
                          </w:p>
                          <w:p w14:paraId="1F2265D0" w14:textId="77777777" w:rsidR="005666F0" w:rsidRPr="00916E0C" w:rsidRDefault="005666F0" w:rsidP="00CC26EB">
                            <w:pPr>
                              <w:spacing w:after="0"/>
                              <w:rPr>
                                <w:sz w:val="14"/>
                              </w:rPr>
                            </w:pPr>
                            <w:r w:rsidRPr="00916E0C">
                              <w:rPr>
                                <w:sz w:val="14"/>
                              </w:rPr>
                              <w:t>02-04-33 – Sub</w:t>
                            </w:r>
                            <w:r>
                              <w:rPr>
                                <w:sz w:val="14"/>
                              </w:rPr>
                              <w:t>-C</w:t>
                            </w:r>
                            <w:r w:rsidRPr="00916E0C">
                              <w:rPr>
                                <w:sz w:val="14"/>
                              </w:rPr>
                              <w:t>ontract Tender Enquiry</w:t>
                            </w:r>
                          </w:p>
                          <w:p w14:paraId="05A8967C" w14:textId="0F94D884" w:rsidR="005666F0" w:rsidRPr="00916E0C" w:rsidRDefault="005666F0" w:rsidP="00CC26EB">
                            <w:pPr>
                              <w:spacing w:after="0"/>
                              <w:rPr>
                                <w:sz w:val="14"/>
                              </w:rPr>
                            </w:pPr>
                            <w:r w:rsidRPr="00916E0C">
                              <w:rPr>
                                <w:sz w:val="14"/>
                              </w:rPr>
                              <w:t>02-04-</w:t>
                            </w:r>
                            <w:r w:rsidR="00520A87">
                              <w:rPr>
                                <w:sz w:val="14"/>
                              </w:rPr>
                              <w:t>20</w:t>
                            </w:r>
                            <w:r w:rsidRPr="00916E0C">
                              <w:rPr>
                                <w:sz w:val="14"/>
                              </w:rPr>
                              <w:t xml:space="preserve"> </w:t>
                            </w:r>
                            <w:r>
                              <w:rPr>
                                <w:sz w:val="14"/>
                              </w:rPr>
                              <w:t>–</w:t>
                            </w:r>
                            <w:r w:rsidRPr="00916E0C">
                              <w:rPr>
                                <w:sz w:val="14"/>
                              </w:rPr>
                              <w:t xml:space="preserve"> </w:t>
                            </w:r>
                            <w:r w:rsidR="00520A87">
                              <w:rPr>
                                <w:sz w:val="14"/>
                              </w:rPr>
                              <w:t>Purchasing Sheet</w:t>
                            </w:r>
                          </w:p>
                          <w:p w14:paraId="2FA1D62F" w14:textId="77777777" w:rsidR="005666F0" w:rsidRPr="000F631A" w:rsidRDefault="005666F0" w:rsidP="00CC26EB">
                            <w:pPr>
                              <w:spacing w:after="0"/>
                              <w:rPr>
                                <w:sz w:val="14"/>
                                <w:szCs w:val="20"/>
                              </w:rPr>
                            </w:pPr>
                            <w:r w:rsidRPr="000F631A">
                              <w:rPr>
                                <w:sz w:val="14"/>
                                <w:szCs w:val="20"/>
                              </w:rPr>
                              <w:t xml:space="preserve">02-04-31a </w:t>
                            </w:r>
                            <w:r>
                              <w:rPr>
                                <w:sz w:val="14"/>
                                <w:szCs w:val="20"/>
                              </w:rPr>
                              <w:t>– Sub-Contractor Purchase Order</w:t>
                            </w:r>
                          </w:p>
                          <w:p w14:paraId="6EA29952" w14:textId="77777777" w:rsidR="005666F0" w:rsidRPr="000F631A" w:rsidRDefault="005666F0" w:rsidP="00CC26EB">
                            <w:pPr>
                              <w:spacing w:after="0"/>
                              <w:rPr>
                                <w:sz w:val="14"/>
                                <w:szCs w:val="20"/>
                              </w:rPr>
                            </w:pPr>
                            <w:r w:rsidRPr="000F631A">
                              <w:rPr>
                                <w:sz w:val="14"/>
                                <w:szCs w:val="20"/>
                              </w:rPr>
                              <w:t xml:space="preserve">02-04-31b </w:t>
                            </w:r>
                            <w:r>
                              <w:rPr>
                                <w:sz w:val="14"/>
                                <w:szCs w:val="20"/>
                              </w:rPr>
                              <w:t>– Sub-Contractor Purchase Order</w:t>
                            </w:r>
                          </w:p>
                          <w:p w14:paraId="6EE0CD3B" w14:textId="77777777" w:rsidR="005666F0" w:rsidRPr="000F631A" w:rsidRDefault="005666F0" w:rsidP="00CC26EB">
                            <w:pPr>
                              <w:spacing w:after="0"/>
                              <w:rPr>
                                <w:sz w:val="14"/>
                                <w:szCs w:val="20"/>
                              </w:rPr>
                            </w:pPr>
                            <w:r w:rsidRPr="000F631A">
                              <w:rPr>
                                <w:sz w:val="14"/>
                                <w:szCs w:val="20"/>
                              </w:rPr>
                              <w:t xml:space="preserve">02-04-32 </w:t>
                            </w:r>
                            <w:r>
                              <w:rPr>
                                <w:sz w:val="14"/>
                                <w:szCs w:val="20"/>
                              </w:rPr>
                              <w:t>– Subcontract Pre-Let Minutes</w:t>
                            </w:r>
                          </w:p>
                          <w:p w14:paraId="412E46BF" w14:textId="77777777" w:rsidR="005666F0" w:rsidRPr="00F062ED" w:rsidRDefault="005666F0" w:rsidP="00CC26EB">
                            <w:pPr>
                              <w:spacing w:after="0"/>
                              <w:rPr>
                                <w:sz w:val="14"/>
                                <w:szCs w:val="20"/>
                              </w:rPr>
                            </w:pPr>
                            <w:r w:rsidRPr="00F062ED">
                              <w:rPr>
                                <w:sz w:val="14"/>
                                <w:szCs w:val="20"/>
                              </w:rPr>
                              <w:t>02-04-48 – Sub-Contract Tracker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22CF16" id="AutoShape 637" o:spid="_x0000_s1053" type="#_x0000_t114" style="position:absolute;left:0;text-align:left;margin-left:315.05pt;margin-top:19pt;width:161.95pt;height:106.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" filled="f" strokeweight="1.5pt">
                <v:textbox>
                  <w:txbxContent>
                    <w:p w14:paraId="30C60946" w14:textId="77777777" w:rsidR="005666F0" w:rsidRPr="00916E0C" w:rsidRDefault="005666F0" w:rsidP="00CC26EB">
                      <w:pPr>
                        <w:spacing w:after="0"/>
                        <w:rPr>
                          <w:sz w:val="14"/>
                        </w:rPr>
                      </w:pPr>
                      <w:r w:rsidRPr="00916E0C">
                        <w:rPr>
                          <w:sz w:val="14"/>
                        </w:rPr>
                        <w:t xml:space="preserve">02-04-46 - Notice to Commence </w:t>
                      </w:r>
                    </w:p>
                    <w:p w14:paraId="385E9261" w14:textId="77777777" w:rsidR="005666F0" w:rsidRPr="00916E0C" w:rsidRDefault="005666F0" w:rsidP="00CC26EB">
                      <w:pPr>
                        <w:spacing w:after="0"/>
                        <w:rPr>
                          <w:sz w:val="14"/>
                        </w:rPr>
                      </w:pPr>
                      <w:r w:rsidRPr="00916E0C">
                        <w:rPr>
                          <w:sz w:val="14"/>
                        </w:rPr>
                        <w:t>04-04-44 - Order Acknowledgement</w:t>
                      </w:r>
                    </w:p>
                    <w:p w14:paraId="1F2265D0" w14:textId="77777777" w:rsidR="005666F0" w:rsidRPr="00916E0C" w:rsidRDefault="005666F0" w:rsidP="00CC26EB">
                      <w:pPr>
                        <w:spacing w:after="0"/>
                        <w:rPr>
                          <w:sz w:val="14"/>
                        </w:rPr>
                      </w:pPr>
                      <w:r w:rsidRPr="00916E0C">
                        <w:rPr>
                          <w:sz w:val="14"/>
                        </w:rPr>
                        <w:t>02-04-33 – Sub</w:t>
                      </w:r>
                      <w:r>
                        <w:rPr>
                          <w:sz w:val="14"/>
                        </w:rPr>
                        <w:t>-C</w:t>
                      </w:r>
                      <w:r w:rsidRPr="00916E0C">
                        <w:rPr>
                          <w:sz w:val="14"/>
                        </w:rPr>
                        <w:t>ontract Tender Enquiry</w:t>
                      </w:r>
                    </w:p>
                    <w:p w14:paraId="05A8967C" w14:textId="0F94D884" w:rsidR="005666F0" w:rsidRPr="00916E0C" w:rsidRDefault="005666F0" w:rsidP="00CC26EB">
                      <w:pPr>
                        <w:spacing w:after="0"/>
                        <w:rPr>
                          <w:sz w:val="14"/>
                        </w:rPr>
                      </w:pPr>
                      <w:r w:rsidRPr="00916E0C">
                        <w:rPr>
                          <w:sz w:val="14"/>
                        </w:rPr>
                        <w:t>02-04-</w:t>
                      </w:r>
                      <w:r w:rsidR="00520A87">
                        <w:rPr>
                          <w:sz w:val="14"/>
                        </w:rPr>
                        <w:t>20</w:t>
                      </w:r>
                      <w:r w:rsidRPr="00916E0C">
                        <w:rPr>
                          <w:sz w:val="14"/>
                        </w:rPr>
                        <w:t xml:space="preserve"> </w:t>
                      </w:r>
                      <w:r>
                        <w:rPr>
                          <w:sz w:val="14"/>
                        </w:rPr>
                        <w:t>–</w:t>
                      </w:r>
                      <w:r w:rsidRPr="00916E0C">
                        <w:rPr>
                          <w:sz w:val="14"/>
                        </w:rPr>
                        <w:t xml:space="preserve"> </w:t>
                      </w:r>
                      <w:r w:rsidR="00520A87">
                        <w:rPr>
                          <w:sz w:val="14"/>
                        </w:rPr>
                        <w:t>Purchasing Sheet</w:t>
                      </w:r>
                    </w:p>
                    <w:p w14:paraId="2FA1D62F" w14:textId="77777777" w:rsidR="005666F0" w:rsidRPr="000F631A" w:rsidRDefault="005666F0" w:rsidP="00CC26EB">
                      <w:pPr>
                        <w:spacing w:after="0"/>
                        <w:rPr>
                          <w:sz w:val="14"/>
                          <w:szCs w:val="20"/>
                        </w:rPr>
                      </w:pPr>
                      <w:r w:rsidRPr="000F631A">
                        <w:rPr>
                          <w:sz w:val="14"/>
                          <w:szCs w:val="20"/>
                        </w:rPr>
                        <w:t xml:space="preserve">02-04-31a </w:t>
                      </w:r>
                      <w:r>
                        <w:rPr>
                          <w:sz w:val="14"/>
                          <w:szCs w:val="20"/>
                        </w:rPr>
                        <w:t>– Sub-Contractor Purchase Order</w:t>
                      </w:r>
                    </w:p>
                    <w:p w14:paraId="6EA29952" w14:textId="77777777" w:rsidR="005666F0" w:rsidRPr="000F631A" w:rsidRDefault="005666F0" w:rsidP="00CC26EB">
                      <w:pPr>
                        <w:spacing w:after="0"/>
                        <w:rPr>
                          <w:sz w:val="14"/>
                          <w:szCs w:val="20"/>
                        </w:rPr>
                      </w:pPr>
                      <w:r w:rsidRPr="000F631A">
                        <w:rPr>
                          <w:sz w:val="14"/>
                          <w:szCs w:val="20"/>
                        </w:rPr>
                        <w:t xml:space="preserve">02-04-31b </w:t>
                      </w:r>
                      <w:r>
                        <w:rPr>
                          <w:sz w:val="14"/>
                          <w:szCs w:val="20"/>
                        </w:rPr>
                        <w:t>– Sub-Contractor Purchase Order</w:t>
                      </w:r>
                    </w:p>
                    <w:p w14:paraId="6EE0CD3B" w14:textId="77777777" w:rsidR="005666F0" w:rsidRPr="000F631A" w:rsidRDefault="005666F0" w:rsidP="00CC26EB">
                      <w:pPr>
                        <w:spacing w:after="0"/>
                        <w:rPr>
                          <w:sz w:val="14"/>
                          <w:szCs w:val="20"/>
                        </w:rPr>
                      </w:pPr>
                      <w:r w:rsidRPr="000F631A">
                        <w:rPr>
                          <w:sz w:val="14"/>
                          <w:szCs w:val="20"/>
                        </w:rPr>
                        <w:t xml:space="preserve">02-04-32 </w:t>
                      </w:r>
                      <w:r>
                        <w:rPr>
                          <w:sz w:val="14"/>
                          <w:szCs w:val="20"/>
                        </w:rPr>
                        <w:t>– Subcontract Pre-Let Minutes</w:t>
                      </w:r>
                    </w:p>
                    <w:p w14:paraId="412E46BF" w14:textId="77777777" w:rsidR="005666F0" w:rsidRPr="00F062ED" w:rsidRDefault="005666F0" w:rsidP="00CC26EB">
                      <w:pPr>
                        <w:spacing w:after="0"/>
                        <w:rPr>
                          <w:sz w:val="14"/>
                          <w:szCs w:val="20"/>
                        </w:rPr>
                      </w:pPr>
                      <w:r w:rsidRPr="00F062ED">
                        <w:rPr>
                          <w:sz w:val="14"/>
                          <w:szCs w:val="20"/>
                        </w:rPr>
                        <w:t>02-04-48 – Sub-Contract Tracker</w:t>
                      </w:r>
                    </w:p>
                  </w:txbxContent>
                </v:textbox>
              </v:shape>
            </w:pict>
          </mc:Fallback>
        </mc:AlternateContent>
      </w:r>
      <w:r w:rsidR="00400984">
        <w:rPr>
          <w:rFonts w:cs="Times New Roman"/>
          <w:noProof/>
        </w:rPr>
        <mc:AlternateContent>
          <mc:Choice Requires="wps">
            <w:drawing>
              <wp:anchor distT="0" distB="0" distL="114300" distR="114300" simplePos="0" relativeHeight="251725824" behindDoc="0" locked="0" layoutInCell="1" allowOverlap="1" wp14:anchorId="1C45A610" wp14:editId="310E26CF">
                <wp:simplePos x="0" y="0"/>
                <wp:positionH relativeFrom="column">
                  <wp:posOffset>1521638</wp:posOffset>
                </wp:positionH>
                <wp:positionV relativeFrom="paragraph">
                  <wp:posOffset>26340</wp:posOffset>
                </wp:positionV>
                <wp:extent cx="2054860" cy="1106170"/>
                <wp:effectExtent l="0" t="0" r="21590" b="17780"/>
                <wp:wrapNone/>
                <wp:docPr id="994028345" name="AutoShape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4860" cy="110617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16B84A0" w14:textId="77777777" w:rsidR="005666F0" w:rsidRPr="000412DE" w:rsidRDefault="005666F0" w:rsidP="00CC26EB">
                            <w:pPr>
                              <w:spacing w:after="0"/>
                              <w:rPr>
                                <w:color w:val="000000"/>
                                <w:sz w:val="14"/>
                              </w:rPr>
                            </w:pPr>
                            <w:r w:rsidRPr="000412DE">
                              <w:rPr>
                                <w:color w:val="000000"/>
                                <w:sz w:val="14"/>
                              </w:rPr>
                              <w:t>02-04-36 - Contract Handover Meeting Minutes</w:t>
                            </w:r>
                          </w:p>
                          <w:p w14:paraId="24CBCB6A" w14:textId="77777777" w:rsidR="005666F0" w:rsidRPr="00F22EC5" w:rsidRDefault="005666F0" w:rsidP="00CC26EB">
                            <w:pPr>
                              <w:spacing w:after="0"/>
                              <w:rPr>
                                <w:sz w:val="14"/>
                              </w:rPr>
                            </w:pPr>
                            <w:r w:rsidRPr="00F22EC5">
                              <w:rPr>
                                <w:sz w:val="14"/>
                              </w:rPr>
                              <w:t>02-04-01</w:t>
                            </w:r>
                            <w:r>
                              <w:rPr>
                                <w:sz w:val="14"/>
                              </w:rPr>
                              <w:t xml:space="preserve"> – Job Opening Sheet</w:t>
                            </w:r>
                          </w:p>
                          <w:p w14:paraId="39475A74" w14:textId="77777777" w:rsidR="005666F0" w:rsidRPr="00F22EC5" w:rsidRDefault="005666F0" w:rsidP="00CC26EB">
                            <w:pPr>
                              <w:spacing w:after="0"/>
                              <w:rPr>
                                <w:sz w:val="14"/>
                              </w:rPr>
                            </w:pPr>
                            <w:r w:rsidRPr="00F22EC5">
                              <w:rPr>
                                <w:sz w:val="14"/>
                              </w:rPr>
                              <w:t xml:space="preserve">02-04-02 </w:t>
                            </w:r>
                            <w:r>
                              <w:rPr>
                                <w:sz w:val="14"/>
                              </w:rPr>
                              <w:t>– Project Analysis Sheet</w:t>
                            </w:r>
                          </w:p>
                          <w:p w14:paraId="0165EFC8" w14:textId="77777777" w:rsidR="005666F0" w:rsidRDefault="005666F0" w:rsidP="00CC26EB">
                            <w:pPr>
                              <w:spacing w:after="0"/>
                              <w:rPr>
                                <w:sz w:val="14"/>
                              </w:rPr>
                            </w:pPr>
                            <w:r w:rsidRPr="002405C3">
                              <w:rPr>
                                <w:sz w:val="14"/>
                              </w:rPr>
                              <w:t xml:space="preserve">02-04-43 - Labour </w:t>
                            </w:r>
                            <w:r>
                              <w:rPr>
                                <w:sz w:val="14"/>
                              </w:rPr>
                              <w:t>Productivity Document</w:t>
                            </w:r>
                          </w:p>
                          <w:p w14:paraId="3EAC84C1" w14:textId="77777777" w:rsidR="005666F0" w:rsidRPr="002405C3" w:rsidRDefault="005666F0" w:rsidP="00CC26EB">
                            <w:pPr>
                              <w:spacing w:after="0"/>
                              <w:rPr>
                                <w:sz w:val="14"/>
                              </w:rPr>
                            </w:pPr>
                            <w:r>
                              <w:rPr>
                                <w:sz w:val="14"/>
                              </w:rPr>
                              <w:t>02-04-44 – Order Acknowledgement</w:t>
                            </w:r>
                          </w:p>
                          <w:p w14:paraId="7B6DA352" w14:textId="77777777" w:rsidR="005666F0" w:rsidRPr="002405C3" w:rsidRDefault="005666F0" w:rsidP="00CC26EB">
                            <w:pPr>
                              <w:spacing w:after="0"/>
                              <w:rPr>
                                <w:sz w:val="14"/>
                              </w:rPr>
                            </w:pPr>
                            <w:r>
                              <w:rPr>
                                <w:sz w:val="14"/>
                              </w:rPr>
                              <w:t xml:space="preserve">02-04-45 - </w:t>
                            </w:r>
                            <w:r w:rsidRPr="002405C3">
                              <w:rPr>
                                <w:sz w:val="14"/>
                              </w:rPr>
                              <w:t>Powers &amp; Obligations Template</w:t>
                            </w:r>
                          </w:p>
                          <w:p w14:paraId="381F89D5" w14:textId="77777777" w:rsidR="005666F0" w:rsidRPr="000E799F" w:rsidRDefault="005666F0" w:rsidP="00CC26EB">
                            <w:pPr>
                              <w:spacing w:after="0"/>
                              <w:rPr>
                                <w:color w:val="EE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45A610" id="AutoShape 635" o:spid="_x0000_s1054" type="#_x0000_t114" style="position:absolute;left:0;text-align:left;margin-left:119.8pt;margin-top:2.05pt;width:161.8pt;height:87.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" filled="f" strokeweight="1.5pt">
                <v:textbox>
                  <w:txbxContent>
                    <w:p w14:paraId="516B84A0" w14:textId="77777777" w:rsidR="005666F0" w:rsidRPr="000412DE" w:rsidRDefault="005666F0" w:rsidP="00CC26EB">
                      <w:pPr>
                        <w:spacing w:after="0"/>
                        <w:rPr>
                          <w:color w:val="000000"/>
                          <w:sz w:val="14"/>
                        </w:rPr>
                      </w:pPr>
                      <w:r w:rsidRPr="000412DE">
                        <w:rPr>
                          <w:color w:val="000000"/>
                          <w:sz w:val="14"/>
                        </w:rPr>
                        <w:t>02-04-36 - Contract Handover Meeting Minutes</w:t>
                      </w:r>
                    </w:p>
                    <w:p w14:paraId="24CBCB6A" w14:textId="77777777" w:rsidR="005666F0" w:rsidRPr="00F22EC5" w:rsidRDefault="005666F0" w:rsidP="00CC26EB">
                      <w:pPr>
                        <w:spacing w:after="0"/>
                        <w:rPr>
                          <w:sz w:val="14"/>
                        </w:rPr>
                      </w:pPr>
                      <w:r w:rsidRPr="00F22EC5">
                        <w:rPr>
                          <w:sz w:val="14"/>
                        </w:rPr>
                        <w:t>02-04-01</w:t>
                      </w:r>
                      <w:r>
                        <w:rPr>
                          <w:sz w:val="14"/>
                        </w:rPr>
                        <w:t xml:space="preserve"> – Job Opening Sheet</w:t>
                      </w:r>
                    </w:p>
                    <w:p w14:paraId="39475A74" w14:textId="77777777" w:rsidR="005666F0" w:rsidRPr="00F22EC5" w:rsidRDefault="005666F0" w:rsidP="00CC26EB">
                      <w:pPr>
                        <w:spacing w:after="0"/>
                        <w:rPr>
                          <w:sz w:val="14"/>
                        </w:rPr>
                      </w:pPr>
                      <w:r w:rsidRPr="00F22EC5">
                        <w:rPr>
                          <w:sz w:val="14"/>
                        </w:rPr>
                        <w:t xml:space="preserve">02-04-02 </w:t>
                      </w:r>
                      <w:r>
                        <w:rPr>
                          <w:sz w:val="14"/>
                        </w:rPr>
                        <w:t>– Project Analysis Sheet</w:t>
                      </w:r>
                    </w:p>
                    <w:p w14:paraId="0165EFC8" w14:textId="77777777" w:rsidR="005666F0" w:rsidRDefault="005666F0" w:rsidP="00CC26EB">
                      <w:pPr>
                        <w:spacing w:after="0"/>
                        <w:rPr>
                          <w:sz w:val="14"/>
                        </w:rPr>
                      </w:pPr>
                      <w:r w:rsidRPr="002405C3">
                        <w:rPr>
                          <w:sz w:val="14"/>
                        </w:rPr>
                        <w:t xml:space="preserve">02-04-43 - Labour </w:t>
                      </w:r>
                      <w:r>
                        <w:rPr>
                          <w:sz w:val="14"/>
                        </w:rPr>
                        <w:t>Productivity Document</w:t>
                      </w:r>
                    </w:p>
                    <w:p w14:paraId="3EAC84C1" w14:textId="77777777" w:rsidR="005666F0" w:rsidRPr="002405C3" w:rsidRDefault="005666F0" w:rsidP="00CC26EB">
                      <w:pPr>
                        <w:spacing w:after="0"/>
                        <w:rPr>
                          <w:sz w:val="14"/>
                        </w:rPr>
                      </w:pPr>
                      <w:r>
                        <w:rPr>
                          <w:sz w:val="14"/>
                        </w:rPr>
                        <w:t>02-04-44 – Order Acknowledgement</w:t>
                      </w:r>
                    </w:p>
                    <w:p w14:paraId="7B6DA352" w14:textId="77777777" w:rsidR="005666F0" w:rsidRPr="002405C3" w:rsidRDefault="005666F0" w:rsidP="00CC26EB">
                      <w:pPr>
                        <w:spacing w:after="0"/>
                        <w:rPr>
                          <w:sz w:val="14"/>
                        </w:rPr>
                      </w:pPr>
                      <w:r>
                        <w:rPr>
                          <w:sz w:val="14"/>
                        </w:rPr>
                        <w:t xml:space="preserve">02-04-45 - </w:t>
                      </w:r>
                      <w:r w:rsidRPr="002405C3">
                        <w:rPr>
                          <w:sz w:val="14"/>
                        </w:rPr>
                        <w:t>Powers &amp; Obligations Template</w:t>
                      </w:r>
                    </w:p>
                    <w:p w14:paraId="381F89D5" w14:textId="77777777" w:rsidR="005666F0" w:rsidRPr="000E799F" w:rsidRDefault="005666F0" w:rsidP="00CC26EB">
                      <w:pPr>
                        <w:spacing w:after="0"/>
                        <w:rPr>
                          <w:color w:val="EE0000"/>
                          <w:sz w:val="14"/>
                        </w:rPr>
                      </w:pPr>
                    </w:p>
                  </w:txbxContent>
                </v:textbox>
              </v:shape>
            </w:pict>
          </mc:Fallback>
        </mc:AlternateContent>
      </w:r>
    </w:p>
    <w:p w14:paraId="14C6C08E" w14:textId="7956BE38" w:rsidR="005666F0" w:rsidRPr="00CC26EB" w:rsidRDefault="00400984" w:rsidP="005666F0">
      <w:pPr>
        <w:ind w:left="-142"/>
      </w:pPr>
      <w:r>
        <w:rPr>
          <w:rFonts w:cs="Times New Roman"/>
          <w:noProof/>
        </w:rPr>
        <mc:AlternateContent>
          <mc:Choice Requires="wps">
            <w:drawing>
              <wp:anchor distT="0" distB="0" distL="114300" distR="114300" simplePos="0" relativeHeight="251731968" behindDoc="0" locked="0" layoutInCell="1" allowOverlap="1" wp14:anchorId="1EE11562" wp14:editId="4AA26C86">
                <wp:simplePos x="0" y="0"/>
                <wp:positionH relativeFrom="column">
                  <wp:posOffset>9293195</wp:posOffset>
                </wp:positionH>
                <wp:positionV relativeFrom="paragraph">
                  <wp:posOffset>151898</wp:posOffset>
                </wp:positionV>
                <wp:extent cx="1939290" cy="974785"/>
                <wp:effectExtent l="0" t="0" r="22860" b="15875"/>
                <wp:wrapNone/>
                <wp:docPr id="1923395879" name="AutoShape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97478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0B7A29" w14:textId="77777777" w:rsidR="005666F0" w:rsidRPr="00805624" w:rsidRDefault="005666F0" w:rsidP="00CC26EB">
                            <w:pPr>
                              <w:spacing w:after="0"/>
                              <w:rPr>
                                <w:sz w:val="14"/>
                              </w:rPr>
                            </w:pPr>
                            <w:r w:rsidRPr="00805624">
                              <w:rPr>
                                <w:sz w:val="14"/>
                              </w:rPr>
                              <w:t>02-04-48 - Sub-Contract Tracker</w:t>
                            </w:r>
                          </w:p>
                          <w:p w14:paraId="205A35E9" w14:textId="77777777" w:rsidR="005666F0" w:rsidRPr="00805624" w:rsidRDefault="005666F0" w:rsidP="00CC26EB">
                            <w:pPr>
                              <w:spacing w:after="0"/>
                              <w:rPr>
                                <w:sz w:val="14"/>
                              </w:rPr>
                            </w:pPr>
                            <w:r w:rsidRPr="00805624">
                              <w:rPr>
                                <w:sz w:val="14"/>
                              </w:rPr>
                              <w:t>02-04-05 – Sub-Contractor Application for Payment</w:t>
                            </w:r>
                          </w:p>
                          <w:p w14:paraId="3FD2FC45" w14:textId="77777777" w:rsidR="005666F0" w:rsidRPr="00805624" w:rsidRDefault="005666F0" w:rsidP="00CC26EB">
                            <w:pPr>
                              <w:spacing w:after="0"/>
                              <w:rPr>
                                <w:sz w:val="14"/>
                              </w:rPr>
                            </w:pPr>
                            <w:r w:rsidRPr="00805624">
                              <w:rPr>
                                <w:sz w:val="14"/>
                              </w:rPr>
                              <w:t>02-04-16 – Sub-Contractor Final Account Statement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E11562" id="AutoShape 641" o:spid="_x0000_s1055" type="#_x0000_t114" style="position:absolute;left:0;text-align:left;margin-left:731.75pt;margin-top:11.95pt;width:152.7pt;height:76.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" filled="f" strokeweight="1.5pt">
                <v:textbox>
                  <w:txbxContent>
                    <w:p w14:paraId="310B7A29" w14:textId="77777777" w:rsidR="005666F0" w:rsidRPr="00805624" w:rsidRDefault="005666F0" w:rsidP="00CC26EB">
                      <w:pPr>
                        <w:spacing w:after="0"/>
                        <w:rPr>
                          <w:sz w:val="14"/>
                        </w:rPr>
                      </w:pPr>
                      <w:r w:rsidRPr="00805624">
                        <w:rPr>
                          <w:sz w:val="14"/>
                        </w:rPr>
                        <w:t>02-04-48 - Sub-Contract Tracker</w:t>
                      </w:r>
                    </w:p>
                    <w:p w14:paraId="205A35E9" w14:textId="77777777" w:rsidR="005666F0" w:rsidRPr="00805624" w:rsidRDefault="005666F0" w:rsidP="00CC26EB">
                      <w:pPr>
                        <w:spacing w:after="0"/>
                        <w:rPr>
                          <w:sz w:val="14"/>
                        </w:rPr>
                      </w:pPr>
                      <w:r w:rsidRPr="00805624">
                        <w:rPr>
                          <w:sz w:val="14"/>
                        </w:rPr>
                        <w:t>02-04-05 – Sub-Contractor Application for Payment</w:t>
                      </w:r>
                    </w:p>
                    <w:p w14:paraId="3FD2FC45" w14:textId="77777777" w:rsidR="005666F0" w:rsidRPr="00805624" w:rsidRDefault="005666F0" w:rsidP="00CC26EB">
                      <w:pPr>
                        <w:spacing w:after="0"/>
                        <w:rPr>
                          <w:sz w:val="14"/>
                        </w:rPr>
                      </w:pPr>
                      <w:r w:rsidRPr="00805624">
                        <w:rPr>
                          <w:sz w:val="14"/>
                        </w:rPr>
                        <w:t>02-04-16 – Sub-Contractor Final Account Statement</w:t>
                      </w:r>
                    </w:p>
                  </w:txbxContent>
                </v:textbox>
              </v:shape>
            </w:pict>
          </mc:Fallback>
        </mc:AlternateContent>
      </w:r>
    </w:p>
    <w:p w14:paraId="27D5D716" w14:textId="2AC5CE30" w:rsidR="005666F0" w:rsidRPr="00CC26EB" w:rsidRDefault="00400984" w:rsidP="005666F0">
      <w:pPr>
        <w:ind w:left="-142"/>
      </w:pPr>
      <w:r>
        <w:rPr>
          <w:rFonts w:cs="Times New Roman"/>
          <w:noProof/>
        </w:rPr>
        <mc:AlternateContent>
          <mc:Choice Requires="wps">
            <w:drawing>
              <wp:anchor distT="0" distB="0" distL="114300" distR="114300" simplePos="0" relativeHeight="251744256" behindDoc="0" locked="0" layoutInCell="1" allowOverlap="1" wp14:anchorId="1FC90D12" wp14:editId="5A4B76E3">
                <wp:simplePos x="0" y="0"/>
                <wp:positionH relativeFrom="column">
                  <wp:posOffset>12687478</wp:posOffset>
                </wp:positionH>
                <wp:positionV relativeFrom="paragraph">
                  <wp:posOffset>158801</wp:posOffset>
                </wp:positionV>
                <wp:extent cx="0" cy="827405"/>
                <wp:effectExtent l="93345" t="20320" r="87630" b="28575"/>
                <wp:wrapNone/>
                <wp:docPr id="599923233"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740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8BE61F3" id="Straight Arrow Connector 34" o:spid="_x0000_s1026" type="#_x0000_t32" style="position:absolute;margin-left:999pt;margin-top:12.5pt;width:0;height:65.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" strokecolor="#4472c4" strokeweight="3pt">
                <v:stroke endarrow="block" joinstyle="miter"/>
              </v:shape>
            </w:pict>
          </mc:Fallback>
        </mc:AlternateContent>
      </w:r>
    </w:p>
    <w:p w14:paraId="51A9361E" w14:textId="4236500D" w:rsidR="005666F0" w:rsidRPr="00CC26EB" w:rsidRDefault="005666F0" w:rsidP="005666F0"/>
    <w:p w14:paraId="638DEF8B" w14:textId="158A07D9" w:rsidR="005666F0" w:rsidRPr="00CC26EB" w:rsidRDefault="005666F0" w:rsidP="005666F0"/>
    <w:p w14:paraId="572B8EBF" w14:textId="7C2D7D71" w:rsidR="005666F0" w:rsidRPr="00CC26EB" w:rsidRDefault="00CC26EB" w:rsidP="005666F0">
      <w:r>
        <w:rPr>
          <w:rFonts w:cs="Times New Roman"/>
          <w:noProof/>
        </w:rPr>
        <mc:AlternateContent>
          <mc:Choice Requires="wps">
            <w:drawing>
              <wp:anchor distT="0" distB="0" distL="114300" distR="114300" simplePos="0" relativeHeight="251746304" behindDoc="0" locked="0" layoutInCell="1" allowOverlap="1" wp14:anchorId="117C7DE8" wp14:editId="35FB4137">
                <wp:simplePos x="0" y="0"/>
                <wp:positionH relativeFrom="margin">
                  <wp:posOffset>0</wp:posOffset>
                </wp:positionH>
                <wp:positionV relativeFrom="paragraph">
                  <wp:posOffset>195859</wp:posOffset>
                </wp:positionV>
                <wp:extent cx="3209925" cy="3785870"/>
                <wp:effectExtent l="0" t="0" r="0" b="0"/>
                <wp:wrapNone/>
                <wp:docPr id="672037996" name="Flowchart: Documen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925" cy="3785870"/>
                        </a:xfrm>
                        <a:prstGeom prst="flowChartDocumen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63C19C2" w14:textId="77777777" w:rsidR="005666F0" w:rsidRPr="00387B36" w:rsidRDefault="005666F0" w:rsidP="005666F0">
                            <w:pPr>
                              <w:jc w:val="center"/>
                            </w:pPr>
                            <w:r w:rsidRPr="00387B36">
                              <w:t xml:space="preserve">TEXT IN BLACK DENOTES </w:t>
                            </w:r>
                          </w:p>
                          <w:p w14:paraId="6AB4FBB2" w14:textId="77777777" w:rsidR="005666F0" w:rsidRPr="00387B36" w:rsidRDefault="005666F0" w:rsidP="005666F0">
                            <w:pPr>
                              <w:jc w:val="center"/>
                            </w:pPr>
                            <w:r w:rsidRPr="00387B36">
                              <w:t>RESPONSIBILITY OF QUANTITY SURVEYOR</w:t>
                            </w:r>
                          </w:p>
                          <w:p w14:paraId="3C28BBCC" w14:textId="77777777" w:rsidR="005666F0" w:rsidRDefault="005666F0" w:rsidP="005666F0">
                            <w:pPr>
                              <w:ind w:left="60"/>
                              <w:jc w:val="center"/>
                              <w:rPr>
                                <w:color w:val="0070C0"/>
                              </w:rPr>
                            </w:pPr>
                          </w:p>
                          <w:p w14:paraId="01B95CAD" w14:textId="77777777" w:rsidR="005666F0" w:rsidRPr="00387B36" w:rsidRDefault="005666F0" w:rsidP="005666F0">
                            <w:pPr>
                              <w:ind w:left="60"/>
                              <w:jc w:val="center"/>
                              <w:rPr>
                                <w:color w:val="0070C0"/>
                              </w:rPr>
                            </w:pPr>
                            <w:r w:rsidRPr="00387B36">
                              <w:rPr>
                                <w:color w:val="0070C0"/>
                              </w:rPr>
                              <w:t xml:space="preserve">TEXT IN BLUE DENOTES </w:t>
                            </w:r>
                          </w:p>
                          <w:p w14:paraId="3F250AFA" w14:textId="77777777" w:rsidR="005666F0" w:rsidRPr="00387B36" w:rsidRDefault="005666F0" w:rsidP="005666F0">
                            <w:pPr>
                              <w:ind w:left="60"/>
                              <w:jc w:val="center"/>
                              <w:rPr>
                                <w:color w:val="0070C0"/>
                              </w:rPr>
                            </w:pPr>
                            <w:r w:rsidRPr="00387B36">
                              <w:rPr>
                                <w:color w:val="0070C0"/>
                              </w:rPr>
                              <w:t>RESPONSIBILITY OF COMMERCIAL ASSISTANT</w:t>
                            </w:r>
                          </w:p>
                          <w:p w14:paraId="0B22E028" w14:textId="77777777" w:rsidR="005666F0" w:rsidRPr="00387B36" w:rsidRDefault="005666F0" w:rsidP="005666F0">
                            <w:pPr>
                              <w:ind w:left="60"/>
                              <w:jc w:val="center"/>
                              <w:rPr>
                                <w:color w:val="FF0000"/>
                              </w:rPr>
                            </w:pPr>
                          </w:p>
                          <w:p w14:paraId="53FE2603" w14:textId="77777777" w:rsidR="005666F0" w:rsidRPr="000412DE" w:rsidRDefault="005666F0" w:rsidP="005666F0">
                            <w:pPr>
                              <w:jc w:val="center"/>
                              <w:rPr>
                                <w:color w:val="FF0000"/>
                              </w:rPr>
                            </w:pPr>
                            <w:r w:rsidRPr="000412DE">
                              <w:rPr>
                                <w:color w:val="FF0000"/>
                              </w:rPr>
                              <w:t xml:space="preserve">TEXT IN RED DENOTES </w:t>
                            </w:r>
                          </w:p>
                          <w:p w14:paraId="580525DE" w14:textId="77777777" w:rsidR="005666F0" w:rsidRPr="000412DE" w:rsidRDefault="005666F0" w:rsidP="005666F0">
                            <w:pPr>
                              <w:jc w:val="center"/>
                              <w:rPr>
                                <w:color w:val="FF0000"/>
                              </w:rPr>
                            </w:pPr>
                            <w:r w:rsidRPr="000412DE">
                              <w:rPr>
                                <w:color w:val="FF0000"/>
                              </w:rPr>
                              <w:t xml:space="preserve">RESPONSIBILITY OF </w:t>
                            </w:r>
                            <w:r>
                              <w:rPr>
                                <w:color w:val="FF0000"/>
                              </w:rPr>
                              <w:t>COMMERCIAL MANAGER</w:t>
                            </w:r>
                          </w:p>
                          <w:p w14:paraId="588A9B40" w14:textId="77777777" w:rsidR="005666F0" w:rsidRDefault="005666F0" w:rsidP="005666F0">
                            <w:pPr>
                              <w:rPr>
                                <w:b/>
                                <w:bCs/>
                              </w:rPr>
                            </w:pPr>
                          </w:p>
                          <w:p w14:paraId="5872CBC7" w14:textId="77777777" w:rsidR="005666F0" w:rsidRPr="00387B36" w:rsidRDefault="005666F0" w:rsidP="005666F0">
                            <w:pPr>
                              <w:jc w:val="center"/>
                              <w:rPr>
                                <w:color w:val="7030A0"/>
                              </w:rPr>
                            </w:pPr>
                            <w:r w:rsidRPr="00387B36">
                              <w:rPr>
                                <w:color w:val="7030A0"/>
                              </w:rPr>
                              <w:t xml:space="preserve">TEXT IN PURPLE DENOTES </w:t>
                            </w:r>
                          </w:p>
                          <w:p w14:paraId="47006FDA" w14:textId="77777777" w:rsidR="005666F0" w:rsidRPr="00387B36" w:rsidRDefault="005666F0" w:rsidP="005666F0">
                            <w:pPr>
                              <w:jc w:val="center"/>
                              <w:rPr>
                                <w:b/>
                                <w:bCs/>
                                <w:color w:val="7030A0"/>
                              </w:rPr>
                            </w:pPr>
                            <w:r w:rsidRPr="00387B36">
                              <w:rPr>
                                <w:color w:val="7030A0"/>
                              </w:rPr>
                              <w:t>RESPONSIBILITY OF PROJECT MANAGER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7C7DE8" id="Flowchart: Document 12" o:spid="_x0000_s1056" type="#_x0000_t114" style="position:absolute;margin-left:0;margin-top:15.4pt;width:252.75pt;height:298.1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" filled="f" stroked="f" strokeweight="1.5pt">
                <v:textbox>
                  <w:txbxContent>
                    <w:p w14:paraId="263C19C2" w14:textId="77777777" w:rsidR="005666F0" w:rsidRPr="00387B36" w:rsidRDefault="005666F0" w:rsidP="005666F0">
                      <w:pPr>
                        <w:jc w:val="center"/>
                      </w:pPr>
                      <w:r w:rsidRPr="00387B36">
                        <w:t xml:space="preserve">TEXT IN BLACK DENOTES </w:t>
                      </w:r>
                    </w:p>
                    <w:p w14:paraId="6AB4FBB2" w14:textId="77777777" w:rsidR="005666F0" w:rsidRPr="00387B36" w:rsidRDefault="005666F0" w:rsidP="005666F0">
                      <w:pPr>
                        <w:jc w:val="center"/>
                      </w:pPr>
                      <w:r w:rsidRPr="00387B36">
                        <w:t>RESPONSIBILITY OF QUANTITY SURVEYOR</w:t>
                      </w:r>
                    </w:p>
                    <w:p w14:paraId="3C28BBCC" w14:textId="77777777" w:rsidR="005666F0" w:rsidRDefault="005666F0" w:rsidP="005666F0">
                      <w:pPr>
                        <w:ind w:left="60"/>
                        <w:jc w:val="center"/>
                        <w:rPr>
                          <w:color w:val="0070C0"/>
                        </w:rPr>
                      </w:pPr>
                    </w:p>
                    <w:p w14:paraId="01B95CAD" w14:textId="77777777" w:rsidR="005666F0" w:rsidRPr="00387B36" w:rsidRDefault="005666F0" w:rsidP="005666F0">
                      <w:pPr>
                        <w:ind w:left="60"/>
                        <w:jc w:val="center"/>
                        <w:rPr>
                          <w:color w:val="0070C0"/>
                        </w:rPr>
                      </w:pPr>
                      <w:r w:rsidRPr="00387B36">
                        <w:rPr>
                          <w:color w:val="0070C0"/>
                        </w:rPr>
                        <w:t xml:space="preserve">TEXT IN BLUE DENOTES </w:t>
                      </w:r>
                    </w:p>
                    <w:p w14:paraId="3F250AFA" w14:textId="77777777" w:rsidR="005666F0" w:rsidRPr="00387B36" w:rsidRDefault="005666F0" w:rsidP="005666F0">
                      <w:pPr>
                        <w:ind w:left="60"/>
                        <w:jc w:val="center"/>
                        <w:rPr>
                          <w:color w:val="0070C0"/>
                        </w:rPr>
                      </w:pPr>
                      <w:r w:rsidRPr="00387B36">
                        <w:rPr>
                          <w:color w:val="0070C0"/>
                        </w:rPr>
                        <w:t>RESPONSIBILITY OF COMMERCIAL ASSISTANT</w:t>
                      </w:r>
                    </w:p>
                    <w:p w14:paraId="0B22E028" w14:textId="77777777" w:rsidR="005666F0" w:rsidRPr="00387B36" w:rsidRDefault="005666F0" w:rsidP="005666F0">
                      <w:pPr>
                        <w:ind w:left="60"/>
                        <w:jc w:val="center"/>
                        <w:rPr>
                          <w:color w:val="FF0000"/>
                        </w:rPr>
                      </w:pPr>
                    </w:p>
                    <w:p w14:paraId="53FE2603" w14:textId="77777777" w:rsidR="005666F0" w:rsidRPr="000412DE" w:rsidRDefault="005666F0" w:rsidP="005666F0">
                      <w:pPr>
                        <w:jc w:val="center"/>
                        <w:rPr>
                          <w:color w:val="FF0000"/>
                        </w:rPr>
                      </w:pPr>
                      <w:r w:rsidRPr="000412DE">
                        <w:rPr>
                          <w:color w:val="FF0000"/>
                        </w:rPr>
                        <w:t xml:space="preserve">TEXT IN RED DENOTES </w:t>
                      </w:r>
                    </w:p>
                    <w:p w14:paraId="580525DE" w14:textId="77777777" w:rsidR="005666F0" w:rsidRPr="000412DE" w:rsidRDefault="005666F0" w:rsidP="005666F0">
                      <w:pPr>
                        <w:jc w:val="center"/>
                        <w:rPr>
                          <w:color w:val="FF0000"/>
                        </w:rPr>
                      </w:pPr>
                      <w:r w:rsidRPr="000412DE">
                        <w:rPr>
                          <w:color w:val="FF0000"/>
                        </w:rPr>
                        <w:t xml:space="preserve">RESPONSIBILITY OF </w:t>
                      </w:r>
                      <w:r>
                        <w:rPr>
                          <w:color w:val="FF0000"/>
                        </w:rPr>
                        <w:t>COMMERCIAL MANAGER</w:t>
                      </w:r>
                    </w:p>
                    <w:p w14:paraId="588A9B40" w14:textId="77777777" w:rsidR="005666F0" w:rsidRDefault="005666F0" w:rsidP="005666F0">
                      <w:pPr>
                        <w:rPr>
                          <w:b/>
                          <w:bCs/>
                        </w:rPr>
                      </w:pPr>
                    </w:p>
                    <w:p w14:paraId="5872CBC7" w14:textId="77777777" w:rsidR="005666F0" w:rsidRPr="00387B36" w:rsidRDefault="005666F0" w:rsidP="005666F0">
                      <w:pPr>
                        <w:jc w:val="center"/>
                        <w:rPr>
                          <w:color w:val="7030A0"/>
                        </w:rPr>
                      </w:pPr>
                      <w:r w:rsidRPr="00387B36">
                        <w:rPr>
                          <w:color w:val="7030A0"/>
                        </w:rPr>
                        <w:t xml:space="preserve">TEXT IN PURPLE DENOTES </w:t>
                      </w:r>
                    </w:p>
                    <w:p w14:paraId="47006FDA" w14:textId="77777777" w:rsidR="005666F0" w:rsidRPr="00387B36" w:rsidRDefault="005666F0" w:rsidP="005666F0">
                      <w:pPr>
                        <w:jc w:val="center"/>
                        <w:rPr>
                          <w:b/>
                          <w:bCs/>
                          <w:color w:val="7030A0"/>
                        </w:rPr>
                      </w:pPr>
                      <w:r w:rsidRPr="00387B36">
                        <w:rPr>
                          <w:color w:val="7030A0"/>
                        </w:rPr>
                        <w:t>RESPONSIBILITY OF PROJECT MANAGER</w:t>
                      </w:r>
                    </w:p>
                  </w:txbxContent>
                </v:textbox>
                <w10:wrap anchorx="margin"/>
              </v:shape>
            </w:pict>
          </mc:Fallback>
        </mc:AlternateContent>
      </w:r>
    </w:p>
    <w:p w14:paraId="3D101AC4" w14:textId="78325EEB" w:rsidR="005666F0" w:rsidRPr="00CC26EB" w:rsidRDefault="00962A8A" w:rsidP="005666F0">
      <w:r w:rsidRPr="00966498">
        <w:rPr>
          <w:rFonts w:cs="Times New Roman"/>
          <w:noProof/>
          <w:sz w:val="40"/>
          <w:szCs w:val="40"/>
        </w:rPr>
        <mc:AlternateContent>
          <mc:Choice Requires="wps">
            <w:drawing>
              <wp:anchor distT="0" distB="0" distL="114300" distR="114300" simplePos="0" relativeHeight="251742208" behindDoc="0" locked="0" layoutInCell="1" allowOverlap="1" wp14:anchorId="52964796" wp14:editId="73397EC9">
                <wp:simplePos x="0" y="0"/>
                <wp:positionH relativeFrom="margin">
                  <wp:posOffset>3321050</wp:posOffset>
                </wp:positionH>
                <wp:positionV relativeFrom="paragraph">
                  <wp:posOffset>259344</wp:posOffset>
                </wp:positionV>
                <wp:extent cx="2675890" cy="3312543"/>
                <wp:effectExtent l="0" t="0" r="10160" b="21590"/>
                <wp:wrapNone/>
                <wp:docPr id="746904169"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5890" cy="331254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1EAE15" w14:textId="59F98529" w:rsidR="005666F0" w:rsidRDefault="005666F0" w:rsidP="00962A8A">
                            <w:pPr>
                              <w:spacing w:after="0"/>
                              <w:rPr>
                                <w:b/>
                                <w:bCs/>
                                <w:sz w:val="14"/>
                              </w:rPr>
                            </w:pPr>
                            <w:r>
                              <w:rPr>
                                <w:b/>
                                <w:color w:val="000000"/>
                                <w:sz w:val="14"/>
                              </w:rPr>
                              <w:t>9.      Project Completion</w:t>
                            </w:r>
                          </w:p>
                          <w:p w14:paraId="0109328D" w14:textId="77777777" w:rsidR="005666F0" w:rsidRPr="00EE5709" w:rsidRDefault="005666F0" w:rsidP="00962A8A">
                            <w:pPr>
                              <w:spacing w:after="0"/>
                              <w:ind w:left="284"/>
                              <w:rPr>
                                <w:b/>
                                <w:bCs/>
                                <w:sz w:val="14"/>
                              </w:rPr>
                            </w:pPr>
                            <w:r w:rsidRPr="00EE5709">
                              <w:rPr>
                                <w:b/>
                                <w:bCs/>
                                <w:sz w:val="14"/>
                              </w:rPr>
                              <w:t>Upstream</w:t>
                            </w:r>
                            <w:r>
                              <w:rPr>
                                <w:b/>
                                <w:bCs/>
                                <w:sz w:val="14"/>
                              </w:rPr>
                              <w:t xml:space="preserve"> Final Account</w:t>
                            </w:r>
                          </w:p>
                          <w:p w14:paraId="58E4F34F" w14:textId="77777777" w:rsidR="005666F0" w:rsidRPr="006E2BD9" w:rsidRDefault="005666F0" w:rsidP="005666F0">
                            <w:pPr>
                              <w:pStyle w:val="ListParagraph"/>
                              <w:numPr>
                                <w:ilvl w:val="0"/>
                                <w:numId w:val="327"/>
                              </w:numPr>
                              <w:spacing w:after="0" w:line="276" w:lineRule="auto"/>
                              <w:ind w:left="284"/>
                              <w:contextualSpacing w:val="0"/>
                              <w:rPr>
                                <w:sz w:val="14"/>
                              </w:rPr>
                            </w:pPr>
                            <w:r w:rsidRPr="001D7843">
                              <w:rPr>
                                <w:sz w:val="14"/>
                              </w:rPr>
                              <w:t xml:space="preserve">Project </w:t>
                            </w:r>
                            <w:r>
                              <w:rPr>
                                <w:sz w:val="14"/>
                              </w:rPr>
                              <w:t>f</w:t>
                            </w:r>
                            <w:r w:rsidRPr="001D7843">
                              <w:rPr>
                                <w:sz w:val="14"/>
                              </w:rPr>
                              <w:t xml:space="preserve">inal </w:t>
                            </w:r>
                            <w:r>
                              <w:rPr>
                                <w:sz w:val="14"/>
                              </w:rPr>
                              <w:t>a</w:t>
                            </w:r>
                            <w:r w:rsidRPr="001D7843">
                              <w:rPr>
                                <w:sz w:val="14"/>
                              </w:rPr>
                              <w:t>ccount is to be collated and submit</w:t>
                            </w:r>
                            <w:r>
                              <w:rPr>
                                <w:sz w:val="14"/>
                              </w:rPr>
                              <w:t>ted with project final account statement</w:t>
                            </w:r>
                            <w:r w:rsidRPr="001D7843">
                              <w:rPr>
                                <w:sz w:val="14"/>
                              </w:rPr>
                              <w:t xml:space="preserve"> in accordance with </w:t>
                            </w:r>
                            <w:r>
                              <w:rPr>
                                <w:sz w:val="14"/>
                              </w:rPr>
                              <w:t>c</w:t>
                            </w:r>
                            <w:r w:rsidRPr="001D7843">
                              <w:rPr>
                                <w:sz w:val="14"/>
                              </w:rPr>
                              <w:t xml:space="preserve">ontract </w:t>
                            </w:r>
                            <w:r>
                              <w:rPr>
                                <w:sz w:val="14"/>
                              </w:rPr>
                              <w:t>d</w:t>
                            </w:r>
                            <w:r w:rsidRPr="001D7843">
                              <w:rPr>
                                <w:sz w:val="14"/>
                              </w:rPr>
                              <w:t xml:space="preserve">eadlines </w:t>
                            </w:r>
                          </w:p>
                          <w:p w14:paraId="6256FE5B" w14:textId="77777777" w:rsidR="005666F0" w:rsidRPr="00406D57" w:rsidRDefault="005666F0" w:rsidP="005666F0">
                            <w:pPr>
                              <w:pStyle w:val="ListParagraph"/>
                              <w:numPr>
                                <w:ilvl w:val="0"/>
                                <w:numId w:val="327"/>
                              </w:numPr>
                              <w:spacing w:after="0" w:line="276" w:lineRule="auto"/>
                              <w:ind w:left="284"/>
                              <w:contextualSpacing w:val="0"/>
                              <w:rPr>
                                <w:sz w:val="14"/>
                              </w:rPr>
                            </w:pPr>
                            <w:r w:rsidRPr="00EE5709">
                              <w:rPr>
                                <w:sz w:val="14"/>
                              </w:rPr>
                              <w:t xml:space="preserve">Upstream accounts should ideally be agreed </w:t>
                            </w:r>
                            <w:r>
                              <w:rPr>
                                <w:sz w:val="14"/>
                              </w:rPr>
                              <w:t>swiftly</w:t>
                            </w:r>
                            <w:r w:rsidRPr="00EE5709">
                              <w:rPr>
                                <w:sz w:val="14"/>
                              </w:rPr>
                              <w:t>.</w:t>
                            </w:r>
                          </w:p>
                          <w:p w14:paraId="3E68DA80" w14:textId="77777777" w:rsidR="005666F0" w:rsidRPr="00F44C00" w:rsidRDefault="005666F0" w:rsidP="005666F0">
                            <w:pPr>
                              <w:pStyle w:val="ListParagraph"/>
                              <w:numPr>
                                <w:ilvl w:val="0"/>
                                <w:numId w:val="327"/>
                              </w:numPr>
                              <w:spacing w:after="0" w:line="276" w:lineRule="auto"/>
                              <w:ind w:left="284"/>
                              <w:contextualSpacing w:val="0"/>
                              <w:rPr>
                                <w:color w:val="EE0000"/>
                                <w:sz w:val="14"/>
                              </w:rPr>
                            </w:pPr>
                            <w:r w:rsidRPr="00F44C00">
                              <w:rPr>
                                <w:color w:val="EE0000"/>
                                <w:sz w:val="14"/>
                              </w:rPr>
                              <w:t>The Director or their delegated person is authorised to sign off the client’s final account statement.</w:t>
                            </w:r>
                          </w:p>
                          <w:p w14:paraId="57933A7D" w14:textId="77777777" w:rsidR="005666F0" w:rsidRPr="00EE5709" w:rsidRDefault="005666F0" w:rsidP="00962A8A">
                            <w:pPr>
                              <w:spacing w:after="0"/>
                              <w:ind w:left="284"/>
                              <w:rPr>
                                <w:b/>
                                <w:bCs/>
                                <w:sz w:val="14"/>
                              </w:rPr>
                            </w:pPr>
                            <w:r w:rsidRPr="00EE5709">
                              <w:rPr>
                                <w:b/>
                                <w:bCs/>
                                <w:sz w:val="14"/>
                              </w:rPr>
                              <w:t xml:space="preserve">Down Stream </w:t>
                            </w:r>
                            <w:r>
                              <w:rPr>
                                <w:b/>
                                <w:bCs/>
                                <w:sz w:val="14"/>
                              </w:rPr>
                              <w:t>Final Account</w:t>
                            </w:r>
                          </w:p>
                          <w:p w14:paraId="4637AD05" w14:textId="77777777" w:rsidR="005666F0" w:rsidRPr="00EE5709" w:rsidRDefault="005666F0" w:rsidP="005666F0">
                            <w:pPr>
                              <w:pStyle w:val="ListParagraph"/>
                              <w:numPr>
                                <w:ilvl w:val="0"/>
                                <w:numId w:val="327"/>
                              </w:numPr>
                              <w:spacing w:after="0" w:line="276" w:lineRule="auto"/>
                              <w:ind w:left="284"/>
                              <w:contextualSpacing w:val="0"/>
                              <w:rPr>
                                <w:sz w:val="14"/>
                              </w:rPr>
                            </w:pPr>
                            <w:r w:rsidRPr="00EE5709">
                              <w:rPr>
                                <w:sz w:val="14"/>
                              </w:rPr>
                              <w:t xml:space="preserve">All </w:t>
                            </w:r>
                            <w:r>
                              <w:rPr>
                                <w:sz w:val="14"/>
                              </w:rPr>
                              <w:t>s</w:t>
                            </w:r>
                            <w:r w:rsidRPr="00EE5709">
                              <w:rPr>
                                <w:sz w:val="14"/>
                              </w:rPr>
                              <w:t>ub</w:t>
                            </w:r>
                            <w:r>
                              <w:rPr>
                                <w:sz w:val="14"/>
                              </w:rPr>
                              <w:t>-c</w:t>
                            </w:r>
                            <w:r w:rsidRPr="00EE5709">
                              <w:rPr>
                                <w:sz w:val="14"/>
                              </w:rPr>
                              <w:t>ontract accounts must be closed in alignment with upstream settlement</w:t>
                            </w:r>
                          </w:p>
                          <w:p w14:paraId="60F569F6" w14:textId="77777777" w:rsidR="005666F0" w:rsidRDefault="005666F0" w:rsidP="005666F0">
                            <w:pPr>
                              <w:pStyle w:val="ListParagraph"/>
                              <w:numPr>
                                <w:ilvl w:val="0"/>
                                <w:numId w:val="327"/>
                              </w:numPr>
                              <w:spacing w:after="0" w:line="276" w:lineRule="auto"/>
                              <w:ind w:left="284"/>
                              <w:contextualSpacing w:val="0"/>
                              <w:rPr>
                                <w:sz w:val="14"/>
                              </w:rPr>
                            </w:pPr>
                            <w:r w:rsidRPr="00EE5709">
                              <w:rPr>
                                <w:sz w:val="14"/>
                              </w:rPr>
                              <w:t xml:space="preserve">Agreement of the accounts will be confirmed by receipt of a signed </w:t>
                            </w:r>
                            <w:r>
                              <w:rPr>
                                <w:sz w:val="14"/>
                              </w:rPr>
                              <w:t>sub-contractor final account s</w:t>
                            </w:r>
                            <w:r w:rsidRPr="00EE5709">
                              <w:rPr>
                                <w:sz w:val="14"/>
                              </w:rPr>
                              <w:t>tatement</w:t>
                            </w:r>
                          </w:p>
                          <w:p w14:paraId="41EEF7B5" w14:textId="77777777" w:rsidR="005666F0" w:rsidRPr="001927D1" w:rsidRDefault="005666F0" w:rsidP="005666F0">
                            <w:pPr>
                              <w:pStyle w:val="ListParagraph"/>
                              <w:spacing w:after="0"/>
                              <w:ind w:left="284"/>
                              <w:rPr>
                                <w:b/>
                                <w:bCs/>
                                <w:sz w:val="14"/>
                              </w:rPr>
                            </w:pPr>
                            <w:r w:rsidRPr="001927D1">
                              <w:rPr>
                                <w:b/>
                                <w:bCs/>
                                <w:sz w:val="14"/>
                              </w:rPr>
                              <w:t>Contract Close</w:t>
                            </w:r>
                            <w:r>
                              <w:rPr>
                                <w:b/>
                                <w:bCs/>
                                <w:sz w:val="14"/>
                              </w:rPr>
                              <w:t>-</w:t>
                            </w:r>
                            <w:r w:rsidRPr="001927D1">
                              <w:rPr>
                                <w:b/>
                                <w:bCs/>
                                <w:sz w:val="14"/>
                              </w:rPr>
                              <w:t>Out</w:t>
                            </w:r>
                          </w:p>
                          <w:p w14:paraId="07A19F78" w14:textId="77777777" w:rsidR="005666F0" w:rsidRDefault="005666F0" w:rsidP="005666F0">
                            <w:pPr>
                              <w:pStyle w:val="ListParagraph"/>
                              <w:numPr>
                                <w:ilvl w:val="0"/>
                                <w:numId w:val="327"/>
                              </w:numPr>
                              <w:spacing w:after="0" w:line="276" w:lineRule="auto"/>
                              <w:ind w:left="284"/>
                              <w:contextualSpacing w:val="0"/>
                              <w:rPr>
                                <w:sz w:val="14"/>
                              </w:rPr>
                            </w:pPr>
                            <w:r>
                              <w:rPr>
                                <w:sz w:val="14"/>
                              </w:rPr>
                              <w:t>Upon it being deemed we have completed our works, a completion notice is to be issued</w:t>
                            </w:r>
                          </w:p>
                          <w:p w14:paraId="5E6F615C" w14:textId="77777777" w:rsidR="005666F0" w:rsidRDefault="005666F0" w:rsidP="005666F0">
                            <w:pPr>
                              <w:pStyle w:val="ListParagraph"/>
                              <w:numPr>
                                <w:ilvl w:val="0"/>
                                <w:numId w:val="327"/>
                              </w:numPr>
                              <w:spacing w:after="0" w:line="276" w:lineRule="auto"/>
                              <w:ind w:left="284"/>
                              <w:contextualSpacing w:val="0"/>
                              <w:rPr>
                                <w:sz w:val="14"/>
                              </w:rPr>
                            </w:pPr>
                            <w:r>
                              <w:rPr>
                                <w:sz w:val="14"/>
                              </w:rPr>
                              <w:t xml:space="preserve">Practical completion certificate is to be received and aligned with issued completion notice </w:t>
                            </w:r>
                          </w:p>
                          <w:p w14:paraId="71F6EB0C" w14:textId="77777777" w:rsidR="005666F0" w:rsidRDefault="005666F0" w:rsidP="005666F0">
                            <w:pPr>
                              <w:pStyle w:val="ListParagraph"/>
                              <w:numPr>
                                <w:ilvl w:val="0"/>
                                <w:numId w:val="327"/>
                              </w:numPr>
                              <w:spacing w:after="0" w:line="276" w:lineRule="auto"/>
                              <w:ind w:left="284"/>
                              <w:contextualSpacing w:val="0"/>
                              <w:rPr>
                                <w:sz w:val="14"/>
                              </w:rPr>
                            </w:pPr>
                            <w:r>
                              <w:rPr>
                                <w:sz w:val="14"/>
                              </w:rPr>
                              <w:t>Expiry of defects liability period, QS / Project Manager to ensure we are in receipt of a making good of defects certificate</w:t>
                            </w:r>
                          </w:p>
                          <w:p w14:paraId="28A42964" w14:textId="77777777" w:rsidR="005666F0" w:rsidRPr="001927D1" w:rsidRDefault="005666F0" w:rsidP="005666F0">
                            <w:pPr>
                              <w:pStyle w:val="ListParagraph"/>
                              <w:numPr>
                                <w:ilvl w:val="0"/>
                                <w:numId w:val="327"/>
                              </w:numPr>
                              <w:spacing w:after="0" w:line="276" w:lineRule="auto"/>
                              <w:ind w:left="284"/>
                              <w:contextualSpacing w:val="0"/>
                              <w:rPr>
                                <w:sz w:val="14"/>
                              </w:rPr>
                            </w:pPr>
                            <w:r>
                              <w:rPr>
                                <w:sz w:val="14"/>
                              </w:rPr>
                              <w:t>Once</w:t>
                            </w:r>
                            <w:r w:rsidRPr="000C31D0">
                              <w:rPr>
                                <w:sz w:val="14"/>
                              </w:rPr>
                              <w:t xml:space="preserve"> projects are complete &amp; all retentions applied and paid, the project is to be marked as complete and shall be formally closed and archived on the </w:t>
                            </w:r>
                            <w:r>
                              <w:rPr>
                                <w:sz w:val="14"/>
                              </w:rPr>
                              <w:t>monthly c</w:t>
                            </w:r>
                            <w:r w:rsidRPr="000C31D0">
                              <w:rPr>
                                <w:sz w:val="14"/>
                              </w:rPr>
                              <w:t xml:space="preserve">ommercial </w:t>
                            </w:r>
                            <w:r>
                              <w:rPr>
                                <w:sz w:val="14"/>
                              </w:rPr>
                              <w:t>r</w:t>
                            </w:r>
                            <w:r w:rsidRPr="000C31D0">
                              <w:rPr>
                                <w:sz w:val="14"/>
                              </w:rPr>
                              <w:t xml:space="preserve">eport and </w:t>
                            </w:r>
                            <w:r>
                              <w:rPr>
                                <w:sz w:val="14"/>
                              </w:rPr>
                              <w:t>accounts software</w:t>
                            </w:r>
                            <w:r w:rsidRPr="000C31D0">
                              <w:rPr>
                                <w:sz w:val="1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964796" id="_x0000_s1057" type="#_x0000_t109" style="position:absolute;margin-left:261.5pt;margin-top:20.4pt;width:210.7pt;height:260.8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" filled="f" strokeweight="1.5pt">
                <v:textbox>
                  <w:txbxContent>
                    <w:p w14:paraId="311EAE15" w14:textId="59F98529" w:rsidR="005666F0" w:rsidRDefault="005666F0" w:rsidP="00962A8A">
                      <w:pPr>
                        <w:spacing w:after="0"/>
                        <w:rPr>
                          <w:b/>
                          <w:bCs/>
                          <w:sz w:val="14"/>
                        </w:rPr>
                      </w:pPr>
                      <w:r>
                        <w:rPr>
                          <w:b/>
                          <w:color w:val="000000"/>
                          <w:sz w:val="14"/>
                        </w:rPr>
                        <w:t>9.      Project Completion</w:t>
                      </w:r>
                    </w:p>
                    <w:p w14:paraId="0109328D" w14:textId="77777777" w:rsidR="005666F0" w:rsidRPr="00EE5709" w:rsidRDefault="005666F0" w:rsidP="00962A8A">
                      <w:pPr>
                        <w:spacing w:after="0"/>
                        <w:ind w:left="284"/>
                        <w:rPr>
                          <w:b/>
                          <w:bCs/>
                          <w:sz w:val="14"/>
                        </w:rPr>
                      </w:pPr>
                      <w:r w:rsidRPr="00EE5709">
                        <w:rPr>
                          <w:b/>
                          <w:bCs/>
                          <w:sz w:val="14"/>
                        </w:rPr>
                        <w:t>Upstream</w:t>
                      </w:r>
                      <w:r>
                        <w:rPr>
                          <w:b/>
                          <w:bCs/>
                          <w:sz w:val="14"/>
                        </w:rPr>
                        <w:t xml:space="preserve"> Final Account</w:t>
                      </w:r>
                    </w:p>
                    <w:p w14:paraId="58E4F34F" w14:textId="77777777" w:rsidR="005666F0" w:rsidRPr="006E2BD9" w:rsidRDefault="005666F0" w:rsidP="005666F0">
                      <w:pPr>
                        <w:pStyle w:val="ListParagraph"/>
                        <w:numPr>
                          <w:ilvl w:val="0"/>
                          <w:numId w:val="327"/>
                        </w:numPr>
                        <w:spacing w:after="0" w:line="276" w:lineRule="auto"/>
                        <w:ind w:left="284"/>
                        <w:contextualSpacing w:val="0"/>
                        <w:rPr>
                          <w:sz w:val="14"/>
                        </w:rPr>
                      </w:pPr>
                      <w:r w:rsidRPr="001D7843">
                        <w:rPr>
                          <w:sz w:val="14"/>
                        </w:rPr>
                        <w:t xml:space="preserve">Project </w:t>
                      </w:r>
                      <w:r>
                        <w:rPr>
                          <w:sz w:val="14"/>
                        </w:rPr>
                        <w:t>f</w:t>
                      </w:r>
                      <w:r w:rsidRPr="001D7843">
                        <w:rPr>
                          <w:sz w:val="14"/>
                        </w:rPr>
                        <w:t xml:space="preserve">inal </w:t>
                      </w:r>
                      <w:r>
                        <w:rPr>
                          <w:sz w:val="14"/>
                        </w:rPr>
                        <w:t>a</w:t>
                      </w:r>
                      <w:r w:rsidRPr="001D7843">
                        <w:rPr>
                          <w:sz w:val="14"/>
                        </w:rPr>
                        <w:t>ccount is to be collated and submit</w:t>
                      </w:r>
                      <w:r>
                        <w:rPr>
                          <w:sz w:val="14"/>
                        </w:rPr>
                        <w:t>ted with project final account statement</w:t>
                      </w:r>
                      <w:r w:rsidRPr="001D7843">
                        <w:rPr>
                          <w:sz w:val="14"/>
                        </w:rPr>
                        <w:t xml:space="preserve"> in accordance with </w:t>
                      </w:r>
                      <w:r>
                        <w:rPr>
                          <w:sz w:val="14"/>
                        </w:rPr>
                        <w:t>c</w:t>
                      </w:r>
                      <w:r w:rsidRPr="001D7843">
                        <w:rPr>
                          <w:sz w:val="14"/>
                        </w:rPr>
                        <w:t xml:space="preserve">ontract </w:t>
                      </w:r>
                      <w:r>
                        <w:rPr>
                          <w:sz w:val="14"/>
                        </w:rPr>
                        <w:t>d</w:t>
                      </w:r>
                      <w:r w:rsidRPr="001D7843">
                        <w:rPr>
                          <w:sz w:val="14"/>
                        </w:rPr>
                        <w:t xml:space="preserve">eadlines </w:t>
                      </w:r>
                    </w:p>
                    <w:p w14:paraId="6256FE5B" w14:textId="77777777" w:rsidR="005666F0" w:rsidRPr="00406D57" w:rsidRDefault="005666F0" w:rsidP="005666F0">
                      <w:pPr>
                        <w:pStyle w:val="ListParagraph"/>
                        <w:numPr>
                          <w:ilvl w:val="0"/>
                          <w:numId w:val="327"/>
                        </w:numPr>
                        <w:spacing w:after="0" w:line="276" w:lineRule="auto"/>
                        <w:ind w:left="284"/>
                        <w:contextualSpacing w:val="0"/>
                        <w:rPr>
                          <w:sz w:val="14"/>
                        </w:rPr>
                      </w:pPr>
                      <w:r w:rsidRPr="00EE5709">
                        <w:rPr>
                          <w:sz w:val="14"/>
                        </w:rPr>
                        <w:t xml:space="preserve">Upstream accounts should ideally be agreed </w:t>
                      </w:r>
                      <w:r>
                        <w:rPr>
                          <w:sz w:val="14"/>
                        </w:rPr>
                        <w:t>swiftly</w:t>
                      </w:r>
                      <w:r w:rsidRPr="00EE5709">
                        <w:rPr>
                          <w:sz w:val="14"/>
                        </w:rPr>
                        <w:t>.</w:t>
                      </w:r>
                    </w:p>
                    <w:p w14:paraId="3E68DA80" w14:textId="77777777" w:rsidR="005666F0" w:rsidRPr="00F44C00" w:rsidRDefault="005666F0" w:rsidP="005666F0">
                      <w:pPr>
                        <w:pStyle w:val="ListParagraph"/>
                        <w:numPr>
                          <w:ilvl w:val="0"/>
                          <w:numId w:val="327"/>
                        </w:numPr>
                        <w:spacing w:after="0" w:line="276" w:lineRule="auto"/>
                        <w:ind w:left="284"/>
                        <w:contextualSpacing w:val="0"/>
                        <w:rPr>
                          <w:color w:val="EE0000"/>
                          <w:sz w:val="14"/>
                        </w:rPr>
                      </w:pPr>
                      <w:r w:rsidRPr="00F44C00">
                        <w:rPr>
                          <w:color w:val="EE0000"/>
                          <w:sz w:val="14"/>
                        </w:rPr>
                        <w:t>The Director or their delegated person is authorised to sign off the client’s final account statement.</w:t>
                      </w:r>
                    </w:p>
                    <w:p w14:paraId="57933A7D" w14:textId="77777777" w:rsidR="005666F0" w:rsidRPr="00EE5709" w:rsidRDefault="005666F0" w:rsidP="00962A8A">
                      <w:pPr>
                        <w:spacing w:after="0"/>
                        <w:ind w:left="284"/>
                        <w:rPr>
                          <w:b/>
                          <w:bCs/>
                          <w:sz w:val="14"/>
                        </w:rPr>
                      </w:pPr>
                      <w:r w:rsidRPr="00EE5709">
                        <w:rPr>
                          <w:b/>
                          <w:bCs/>
                          <w:sz w:val="14"/>
                        </w:rPr>
                        <w:t xml:space="preserve">Down Stream </w:t>
                      </w:r>
                      <w:r>
                        <w:rPr>
                          <w:b/>
                          <w:bCs/>
                          <w:sz w:val="14"/>
                        </w:rPr>
                        <w:t>Final Account</w:t>
                      </w:r>
                    </w:p>
                    <w:p w14:paraId="4637AD05" w14:textId="77777777" w:rsidR="005666F0" w:rsidRPr="00EE5709" w:rsidRDefault="005666F0" w:rsidP="005666F0">
                      <w:pPr>
                        <w:pStyle w:val="ListParagraph"/>
                        <w:numPr>
                          <w:ilvl w:val="0"/>
                          <w:numId w:val="327"/>
                        </w:numPr>
                        <w:spacing w:after="0" w:line="276" w:lineRule="auto"/>
                        <w:ind w:left="284"/>
                        <w:contextualSpacing w:val="0"/>
                        <w:rPr>
                          <w:sz w:val="14"/>
                        </w:rPr>
                      </w:pPr>
                      <w:r w:rsidRPr="00EE5709">
                        <w:rPr>
                          <w:sz w:val="14"/>
                        </w:rPr>
                        <w:t xml:space="preserve">All </w:t>
                      </w:r>
                      <w:r>
                        <w:rPr>
                          <w:sz w:val="14"/>
                        </w:rPr>
                        <w:t>s</w:t>
                      </w:r>
                      <w:r w:rsidRPr="00EE5709">
                        <w:rPr>
                          <w:sz w:val="14"/>
                        </w:rPr>
                        <w:t>ub</w:t>
                      </w:r>
                      <w:r>
                        <w:rPr>
                          <w:sz w:val="14"/>
                        </w:rPr>
                        <w:t>-c</w:t>
                      </w:r>
                      <w:r w:rsidRPr="00EE5709">
                        <w:rPr>
                          <w:sz w:val="14"/>
                        </w:rPr>
                        <w:t>ontract accounts must be closed in alignment with upstream settlement</w:t>
                      </w:r>
                    </w:p>
                    <w:p w14:paraId="60F569F6" w14:textId="77777777" w:rsidR="005666F0" w:rsidRDefault="005666F0" w:rsidP="005666F0">
                      <w:pPr>
                        <w:pStyle w:val="ListParagraph"/>
                        <w:numPr>
                          <w:ilvl w:val="0"/>
                          <w:numId w:val="327"/>
                        </w:numPr>
                        <w:spacing w:after="0" w:line="276" w:lineRule="auto"/>
                        <w:ind w:left="284"/>
                        <w:contextualSpacing w:val="0"/>
                        <w:rPr>
                          <w:sz w:val="14"/>
                        </w:rPr>
                      </w:pPr>
                      <w:r w:rsidRPr="00EE5709">
                        <w:rPr>
                          <w:sz w:val="14"/>
                        </w:rPr>
                        <w:t xml:space="preserve">Agreement of the accounts will be confirmed by receipt of a signed </w:t>
                      </w:r>
                      <w:r>
                        <w:rPr>
                          <w:sz w:val="14"/>
                        </w:rPr>
                        <w:t>sub-contractor final account s</w:t>
                      </w:r>
                      <w:r w:rsidRPr="00EE5709">
                        <w:rPr>
                          <w:sz w:val="14"/>
                        </w:rPr>
                        <w:t>tatement</w:t>
                      </w:r>
                    </w:p>
                    <w:p w14:paraId="41EEF7B5" w14:textId="77777777" w:rsidR="005666F0" w:rsidRPr="001927D1" w:rsidRDefault="005666F0" w:rsidP="005666F0">
                      <w:pPr>
                        <w:pStyle w:val="ListParagraph"/>
                        <w:spacing w:after="0"/>
                        <w:ind w:left="284"/>
                        <w:rPr>
                          <w:b/>
                          <w:bCs/>
                          <w:sz w:val="14"/>
                        </w:rPr>
                      </w:pPr>
                      <w:r w:rsidRPr="001927D1">
                        <w:rPr>
                          <w:b/>
                          <w:bCs/>
                          <w:sz w:val="14"/>
                        </w:rPr>
                        <w:t>Contract Close</w:t>
                      </w:r>
                      <w:r>
                        <w:rPr>
                          <w:b/>
                          <w:bCs/>
                          <w:sz w:val="14"/>
                        </w:rPr>
                        <w:t>-</w:t>
                      </w:r>
                      <w:r w:rsidRPr="001927D1">
                        <w:rPr>
                          <w:b/>
                          <w:bCs/>
                          <w:sz w:val="14"/>
                        </w:rPr>
                        <w:t>Out</w:t>
                      </w:r>
                    </w:p>
                    <w:p w14:paraId="07A19F78" w14:textId="77777777" w:rsidR="005666F0" w:rsidRDefault="005666F0" w:rsidP="005666F0">
                      <w:pPr>
                        <w:pStyle w:val="ListParagraph"/>
                        <w:numPr>
                          <w:ilvl w:val="0"/>
                          <w:numId w:val="327"/>
                        </w:numPr>
                        <w:spacing w:after="0" w:line="276" w:lineRule="auto"/>
                        <w:ind w:left="284"/>
                        <w:contextualSpacing w:val="0"/>
                        <w:rPr>
                          <w:sz w:val="14"/>
                        </w:rPr>
                      </w:pPr>
                      <w:r>
                        <w:rPr>
                          <w:sz w:val="14"/>
                        </w:rPr>
                        <w:t>Upon it being deemed we have completed our works, a completion notice is to be issued</w:t>
                      </w:r>
                    </w:p>
                    <w:p w14:paraId="5E6F615C" w14:textId="77777777" w:rsidR="005666F0" w:rsidRDefault="005666F0" w:rsidP="005666F0">
                      <w:pPr>
                        <w:pStyle w:val="ListParagraph"/>
                        <w:numPr>
                          <w:ilvl w:val="0"/>
                          <w:numId w:val="327"/>
                        </w:numPr>
                        <w:spacing w:after="0" w:line="276" w:lineRule="auto"/>
                        <w:ind w:left="284"/>
                        <w:contextualSpacing w:val="0"/>
                        <w:rPr>
                          <w:sz w:val="14"/>
                        </w:rPr>
                      </w:pPr>
                      <w:r>
                        <w:rPr>
                          <w:sz w:val="14"/>
                        </w:rPr>
                        <w:t xml:space="preserve">Practical completion certificate is to be received and aligned with issued completion notice </w:t>
                      </w:r>
                    </w:p>
                    <w:p w14:paraId="71F6EB0C" w14:textId="77777777" w:rsidR="005666F0" w:rsidRDefault="005666F0" w:rsidP="005666F0">
                      <w:pPr>
                        <w:pStyle w:val="ListParagraph"/>
                        <w:numPr>
                          <w:ilvl w:val="0"/>
                          <w:numId w:val="327"/>
                        </w:numPr>
                        <w:spacing w:after="0" w:line="276" w:lineRule="auto"/>
                        <w:ind w:left="284"/>
                        <w:contextualSpacing w:val="0"/>
                        <w:rPr>
                          <w:sz w:val="14"/>
                        </w:rPr>
                      </w:pPr>
                      <w:r>
                        <w:rPr>
                          <w:sz w:val="14"/>
                        </w:rPr>
                        <w:t>Expiry of defects liability period, QS / Project Manager to ensure we are in receipt of a making good of defects certificate</w:t>
                      </w:r>
                    </w:p>
                    <w:p w14:paraId="28A42964" w14:textId="77777777" w:rsidR="005666F0" w:rsidRPr="001927D1" w:rsidRDefault="005666F0" w:rsidP="005666F0">
                      <w:pPr>
                        <w:pStyle w:val="ListParagraph"/>
                        <w:numPr>
                          <w:ilvl w:val="0"/>
                          <w:numId w:val="327"/>
                        </w:numPr>
                        <w:spacing w:after="0" w:line="276" w:lineRule="auto"/>
                        <w:ind w:left="284"/>
                        <w:contextualSpacing w:val="0"/>
                        <w:rPr>
                          <w:sz w:val="14"/>
                        </w:rPr>
                      </w:pPr>
                      <w:r>
                        <w:rPr>
                          <w:sz w:val="14"/>
                        </w:rPr>
                        <w:t>Once</w:t>
                      </w:r>
                      <w:r w:rsidRPr="000C31D0">
                        <w:rPr>
                          <w:sz w:val="14"/>
                        </w:rPr>
                        <w:t xml:space="preserve"> projects are complete &amp; all retentions applied and paid, the project is to be marked as complete and shall be formally closed and archived on the </w:t>
                      </w:r>
                      <w:r>
                        <w:rPr>
                          <w:sz w:val="14"/>
                        </w:rPr>
                        <w:t>monthly c</w:t>
                      </w:r>
                      <w:r w:rsidRPr="000C31D0">
                        <w:rPr>
                          <w:sz w:val="14"/>
                        </w:rPr>
                        <w:t xml:space="preserve">ommercial </w:t>
                      </w:r>
                      <w:r>
                        <w:rPr>
                          <w:sz w:val="14"/>
                        </w:rPr>
                        <w:t>r</w:t>
                      </w:r>
                      <w:r w:rsidRPr="000C31D0">
                        <w:rPr>
                          <w:sz w:val="14"/>
                        </w:rPr>
                        <w:t xml:space="preserve">eport and </w:t>
                      </w:r>
                      <w:r>
                        <w:rPr>
                          <w:sz w:val="14"/>
                        </w:rPr>
                        <w:t>accounts software</w:t>
                      </w:r>
                      <w:r w:rsidRPr="000C31D0">
                        <w:rPr>
                          <w:sz w:val="14"/>
                        </w:rPr>
                        <w:t>.</w:t>
                      </w:r>
                    </w:p>
                  </w:txbxContent>
                </v:textbox>
                <w10:wrap anchorx="margin"/>
              </v:shape>
            </w:pict>
          </mc:Fallback>
        </mc:AlternateContent>
      </w:r>
      <w:r w:rsidR="00400984" w:rsidRPr="00966498">
        <w:rPr>
          <w:rFonts w:cs="Times New Roman"/>
          <w:noProof/>
          <w:sz w:val="40"/>
          <w:szCs w:val="40"/>
        </w:rPr>
        <mc:AlternateContent>
          <mc:Choice Requires="wps">
            <w:drawing>
              <wp:anchor distT="0" distB="0" distL="114300" distR="114300" simplePos="0" relativeHeight="251740160" behindDoc="0" locked="0" layoutInCell="1" allowOverlap="1" wp14:anchorId="78AD5319" wp14:editId="5CBFC2D3">
                <wp:simplePos x="0" y="0"/>
                <wp:positionH relativeFrom="column">
                  <wp:posOffset>11654287</wp:posOffset>
                </wp:positionH>
                <wp:positionV relativeFrom="paragraph">
                  <wp:posOffset>87115</wp:posOffset>
                </wp:positionV>
                <wp:extent cx="2323465" cy="1043341"/>
                <wp:effectExtent l="0" t="0" r="19685" b="23495"/>
                <wp:wrapNone/>
                <wp:docPr id="1640351209"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3465" cy="1043341"/>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FD1D9" w14:textId="77777777" w:rsidR="005666F0" w:rsidRDefault="005666F0" w:rsidP="00962A8A">
                            <w:pPr>
                              <w:spacing w:after="0"/>
                              <w:rPr>
                                <w:b/>
                                <w:color w:val="000000"/>
                                <w:sz w:val="14"/>
                              </w:rPr>
                            </w:pPr>
                            <w:r>
                              <w:rPr>
                                <w:b/>
                                <w:color w:val="000000"/>
                                <w:sz w:val="14"/>
                              </w:rPr>
                              <w:t>7</w:t>
                            </w:r>
                            <w:r w:rsidRPr="000412DE">
                              <w:rPr>
                                <w:b/>
                                <w:color w:val="000000"/>
                                <w:sz w:val="14"/>
                              </w:rPr>
                              <w:t xml:space="preserve">. </w:t>
                            </w:r>
                            <w:r>
                              <w:rPr>
                                <w:b/>
                                <w:color w:val="000000"/>
                                <w:sz w:val="14"/>
                              </w:rPr>
                              <w:t xml:space="preserve">       Records Management </w:t>
                            </w:r>
                          </w:p>
                          <w:p w14:paraId="08025351"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Comprehensive project records are to </w:t>
                            </w:r>
                            <w:r>
                              <w:rPr>
                                <w:bCs/>
                                <w:color w:val="000000"/>
                                <w:sz w:val="14"/>
                              </w:rPr>
                              <w:t xml:space="preserve">be </w:t>
                            </w:r>
                            <w:r w:rsidRPr="00F44C00">
                              <w:rPr>
                                <w:bCs/>
                                <w:color w:val="000000"/>
                                <w:sz w:val="14"/>
                              </w:rPr>
                              <w:t>always kept</w:t>
                            </w:r>
                          </w:p>
                          <w:p w14:paraId="5C4309F7"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Records are to be saved </w:t>
                            </w:r>
                            <w:r>
                              <w:rPr>
                                <w:bCs/>
                                <w:color w:val="000000"/>
                                <w:sz w:val="14"/>
                              </w:rPr>
                              <w:t>in the</w:t>
                            </w:r>
                            <w:r w:rsidRPr="00F44C00">
                              <w:rPr>
                                <w:bCs/>
                                <w:color w:val="000000"/>
                                <w:sz w:val="14"/>
                              </w:rPr>
                              <w:t xml:space="preserve"> project</w:t>
                            </w:r>
                            <w:r>
                              <w:rPr>
                                <w:bCs/>
                                <w:color w:val="000000"/>
                                <w:sz w:val="14"/>
                              </w:rPr>
                              <w:t xml:space="preserve"> folder in location 04 on</w:t>
                            </w:r>
                            <w:r w:rsidRPr="00F44C00">
                              <w:rPr>
                                <w:bCs/>
                                <w:color w:val="000000"/>
                                <w:sz w:val="14"/>
                              </w:rPr>
                              <w:t xml:space="preserve"> SharePoint </w:t>
                            </w:r>
                          </w:p>
                          <w:p w14:paraId="12E223C5"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Records are to be kept stored in the appropriate folders to ensure ease of access and location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AD5319" id="_x0000_s1058" type="#_x0000_t109" style="position:absolute;margin-left:917.65pt;margin-top:6.85pt;width:182.95pt;height:82.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" filled="f" strokeweight="1.5pt">
                <v:textbox>
                  <w:txbxContent>
                    <w:p w14:paraId="455FD1D9" w14:textId="77777777" w:rsidR="005666F0" w:rsidRDefault="005666F0" w:rsidP="00962A8A">
                      <w:pPr>
                        <w:spacing w:after="0"/>
                        <w:rPr>
                          <w:b/>
                          <w:color w:val="000000"/>
                          <w:sz w:val="14"/>
                        </w:rPr>
                      </w:pPr>
                      <w:r>
                        <w:rPr>
                          <w:b/>
                          <w:color w:val="000000"/>
                          <w:sz w:val="14"/>
                        </w:rPr>
                        <w:t>7</w:t>
                      </w:r>
                      <w:r w:rsidRPr="000412DE">
                        <w:rPr>
                          <w:b/>
                          <w:color w:val="000000"/>
                          <w:sz w:val="14"/>
                        </w:rPr>
                        <w:t xml:space="preserve">. </w:t>
                      </w:r>
                      <w:r>
                        <w:rPr>
                          <w:b/>
                          <w:color w:val="000000"/>
                          <w:sz w:val="14"/>
                        </w:rPr>
                        <w:t xml:space="preserve">       Records Management </w:t>
                      </w:r>
                    </w:p>
                    <w:p w14:paraId="08025351"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Comprehensive project records are to </w:t>
                      </w:r>
                      <w:r>
                        <w:rPr>
                          <w:bCs/>
                          <w:color w:val="000000"/>
                          <w:sz w:val="14"/>
                        </w:rPr>
                        <w:t xml:space="preserve">be </w:t>
                      </w:r>
                      <w:r w:rsidRPr="00F44C00">
                        <w:rPr>
                          <w:bCs/>
                          <w:color w:val="000000"/>
                          <w:sz w:val="14"/>
                        </w:rPr>
                        <w:t>always kept</w:t>
                      </w:r>
                    </w:p>
                    <w:p w14:paraId="5C4309F7"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Records are to be saved </w:t>
                      </w:r>
                      <w:r>
                        <w:rPr>
                          <w:bCs/>
                          <w:color w:val="000000"/>
                          <w:sz w:val="14"/>
                        </w:rPr>
                        <w:t>in the</w:t>
                      </w:r>
                      <w:r w:rsidRPr="00F44C00">
                        <w:rPr>
                          <w:bCs/>
                          <w:color w:val="000000"/>
                          <w:sz w:val="14"/>
                        </w:rPr>
                        <w:t xml:space="preserve"> project</w:t>
                      </w:r>
                      <w:r>
                        <w:rPr>
                          <w:bCs/>
                          <w:color w:val="000000"/>
                          <w:sz w:val="14"/>
                        </w:rPr>
                        <w:t xml:space="preserve"> folder in location 04 on</w:t>
                      </w:r>
                      <w:r w:rsidRPr="00F44C00">
                        <w:rPr>
                          <w:bCs/>
                          <w:color w:val="000000"/>
                          <w:sz w:val="14"/>
                        </w:rPr>
                        <w:t xml:space="preserve"> SharePoint </w:t>
                      </w:r>
                    </w:p>
                    <w:p w14:paraId="12E223C5"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Records are to be kept stored in the appropriate folders to ensure ease of access and location </w:t>
                      </w:r>
                    </w:p>
                  </w:txbxContent>
                </v:textbox>
              </v:shape>
            </w:pict>
          </mc:Fallback>
        </mc:AlternateContent>
      </w:r>
    </w:p>
    <w:p w14:paraId="2DDFA1D4" w14:textId="0DB3FDE2" w:rsidR="005666F0" w:rsidRPr="00CC26EB" w:rsidRDefault="005666F0" w:rsidP="005666F0"/>
    <w:p w14:paraId="77500692" w14:textId="602702EA" w:rsidR="005666F0" w:rsidRPr="00CC26EB" w:rsidRDefault="005666F0" w:rsidP="005666F0"/>
    <w:p w14:paraId="541916F5" w14:textId="53667DD2" w:rsidR="005666F0" w:rsidRPr="00CC26EB" w:rsidRDefault="005666F0" w:rsidP="005666F0"/>
    <w:p w14:paraId="6192A206" w14:textId="1DF5B390" w:rsidR="005666F0" w:rsidRPr="00CC26EB" w:rsidRDefault="00F900BD" w:rsidP="005666F0">
      <w:r>
        <w:rPr>
          <w:rFonts w:cs="Times New Roman"/>
          <w:noProof/>
        </w:rPr>
        <mc:AlternateContent>
          <mc:Choice Requires="wps">
            <w:drawing>
              <wp:anchor distT="0" distB="0" distL="114300" distR="114300" simplePos="0" relativeHeight="251729920" behindDoc="0" locked="0" layoutInCell="1" allowOverlap="1" wp14:anchorId="6C9DA9B5" wp14:editId="331E7A1B">
                <wp:simplePos x="0" y="0"/>
                <wp:positionH relativeFrom="column">
                  <wp:posOffset>6419850</wp:posOffset>
                </wp:positionH>
                <wp:positionV relativeFrom="paragraph">
                  <wp:posOffset>91440</wp:posOffset>
                </wp:positionV>
                <wp:extent cx="2524125" cy="1371600"/>
                <wp:effectExtent l="0" t="0" r="28575" b="19050"/>
                <wp:wrapNone/>
                <wp:docPr id="620221705" name="AutoShap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4125" cy="13716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7AD819" w14:textId="77777777" w:rsidR="00CC26EB" w:rsidRDefault="005666F0" w:rsidP="00CC26EB">
                            <w:pPr>
                              <w:spacing w:after="0"/>
                              <w:rPr>
                                <w:sz w:val="14"/>
                              </w:rPr>
                            </w:pPr>
                            <w:r>
                              <w:rPr>
                                <w:color w:val="EE0000"/>
                                <w:sz w:val="14"/>
                              </w:rPr>
                              <w:t xml:space="preserve">  </w:t>
                            </w:r>
                            <w:r w:rsidRPr="001120DE">
                              <w:rPr>
                                <w:sz w:val="14"/>
                              </w:rPr>
                              <w:t xml:space="preserve">02-01-03 </w:t>
                            </w:r>
                            <w:r>
                              <w:rPr>
                                <w:sz w:val="14"/>
                              </w:rPr>
                              <w:t>– Invoice Request</w:t>
                            </w:r>
                          </w:p>
                          <w:p w14:paraId="41AFA00A" w14:textId="44D31FE1" w:rsidR="005666F0" w:rsidRDefault="005666F0" w:rsidP="00CC26EB">
                            <w:pPr>
                              <w:spacing w:after="0"/>
                              <w:rPr>
                                <w:sz w:val="14"/>
                              </w:rPr>
                            </w:pPr>
                            <w:r w:rsidRPr="001120DE">
                              <w:rPr>
                                <w:sz w:val="14"/>
                              </w:rPr>
                              <w:t xml:space="preserve">  02-04-30 </w:t>
                            </w:r>
                            <w:r>
                              <w:rPr>
                                <w:sz w:val="14"/>
                              </w:rPr>
                              <w:t>– Variation Template</w:t>
                            </w:r>
                          </w:p>
                          <w:p w14:paraId="099B73B5" w14:textId="77777777" w:rsidR="005666F0" w:rsidRPr="001120DE" w:rsidRDefault="005666F0" w:rsidP="00CC26EB">
                            <w:pPr>
                              <w:spacing w:after="0"/>
                              <w:rPr>
                                <w:sz w:val="14"/>
                              </w:rPr>
                            </w:pPr>
                            <w:r>
                              <w:rPr>
                                <w:sz w:val="14"/>
                              </w:rPr>
                              <w:t xml:space="preserve">  </w:t>
                            </w:r>
                            <w:r w:rsidRPr="00FF0A32">
                              <w:rPr>
                                <w:sz w:val="14"/>
                              </w:rPr>
                              <w:t xml:space="preserve">02-04-34 </w:t>
                            </w:r>
                            <w:r>
                              <w:rPr>
                                <w:sz w:val="14"/>
                              </w:rPr>
                              <w:t>– Variation Register</w:t>
                            </w:r>
                          </w:p>
                          <w:p w14:paraId="2BB29297" w14:textId="77777777" w:rsidR="005666F0" w:rsidRPr="00421098" w:rsidRDefault="005666F0" w:rsidP="00CC26EB">
                            <w:pPr>
                              <w:spacing w:after="0"/>
                              <w:rPr>
                                <w:sz w:val="14"/>
                              </w:rPr>
                            </w:pPr>
                            <w:r w:rsidRPr="00421098">
                              <w:rPr>
                                <w:sz w:val="14"/>
                              </w:rPr>
                              <w:t xml:space="preserve">  02-</w:t>
                            </w:r>
                            <w:r>
                              <w:rPr>
                                <w:sz w:val="14"/>
                              </w:rPr>
                              <w:t>11</w:t>
                            </w:r>
                            <w:r w:rsidRPr="00421098">
                              <w:rPr>
                                <w:sz w:val="14"/>
                              </w:rPr>
                              <w:t>-</w:t>
                            </w:r>
                            <w:r>
                              <w:rPr>
                                <w:sz w:val="14"/>
                              </w:rPr>
                              <w:t>01</w:t>
                            </w:r>
                            <w:r w:rsidRPr="00421098">
                              <w:rPr>
                                <w:sz w:val="14"/>
                              </w:rPr>
                              <w:t xml:space="preserve"> - Quotation Template</w:t>
                            </w:r>
                          </w:p>
                          <w:p w14:paraId="7CAE684B" w14:textId="77777777" w:rsidR="005666F0" w:rsidRDefault="005666F0" w:rsidP="00CC26EB">
                            <w:pPr>
                              <w:spacing w:after="0"/>
                              <w:rPr>
                                <w:sz w:val="14"/>
                              </w:rPr>
                            </w:pPr>
                            <w:r w:rsidRPr="00421098">
                              <w:rPr>
                                <w:sz w:val="14"/>
                              </w:rPr>
                              <w:t xml:space="preserve">  02-04-39 – Early Warning Notice</w:t>
                            </w:r>
                            <w:r>
                              <w:rPr>
                                <w:sz w:val="14"/>
                              </w:rPr>
                              <w:t xml:space="preserve"> / Register</w:t>
                            </w:r>
                          </w:p>
                          <w:p w14:paraId="49E4035A" w14:textId="77777777" w:rsidR="005666F0" w:rsidRPr="00421098" w:rsidRDefault="005666F0" w:rsidP="00CC26EB">
                            <w:pPr>
                              <w:spacing w:after="0"/>
                              <w:rPr>
                                <w:sz w:val="14"/>
                              </w:rPr>
                            </w:pPr>
                            <w:r w:rsidRPr="00421098">
                              <w:rPr>
                                <w:sz w:val="14"/>
                              </w:rPr>
                              <w:t xml:space="preserve">  02-04-50 - Notice of Delay</w:t>
                            </w:r>
                          </w:p>
                          <w:p w14:paraId="4B616225" w14:textId="77777777" w:rsidR="005666F0" w:rsidRPr="00421098" w:rsidRDefault="005666F0" w:rsidP="00CC26EB">
                            <w:pPr>
                              <w:spacing w:after="0"/>
                              <w:rPr>
                                <w:sz w:val="14"/>
                              </w:rPr>
                            </w:pPr>
                            <w:r w:rsidRPr="00421098">
                              <w:rPr>
                                <w:sz w:val="14"/>
                              </w:rPr>
                              <w:t xml:space="preserve">  02-04-51 - EOT Initial Assessment</w:t>
                            </w:r>
                          </w:p>
                          <w:p w14:paraId="71FF0619" w14:textId="77777777" w:rsidR="005666F0" w:rsidRPr="00421098" w:rsidRDefault="005666F0" w:rsidP="00CC26EB">
                            <w:pPr>
                              <w:spacing w:after="0"/>
                              <w:rPr>
                                <w:sz w:val="14"/>
                              </w:rPr>
                            </w:pPr>
                            <w:r w:rsidRPr="00421098">
                              <w:rPr>
                                <w:sz w:val="14"/>
                              </w:rPr>
                              <w:t xml:space="preserve">  02-04-52 </w:t>
                            </w:r>
                            <w:r>
                              <w:rPr>
                                <w:sz w:val="14"/>
                              </w:rPr>
                              <w:t xml:space="preserve">- </w:t>
                            </w:r>
                            <w:r w:rsidRPr="00421098">
                              <w:rPr>
                                <w:sz w:val="14"/>
                              </w:rPr>
                              <w:t>Loss &amp; Expense Initial Assessment</w:t>
                            </w:r>
                          </w:p>
                          <w:p w14:paraId="5F99D30F" w14:textId="77777777" w:rsidR="005666F0" w:rsidRPr="000412DE" w:rsidRDefault="005666F0" w:rsidP="005666F0">
                            <w:pPr>
                              <w:rPr>
                                <w:color w:val="000000"/>
                                <w:sz w:val="14"/>
                              </w:rPr>
                            </w:pPr>
                          </w:p>
                          <w:p w14:paraId="2B42C888" w14:textId="77777777" w:rsidR="005666F0" w:rsidRPr="000412DE" w:rsidRDefault="005666F0" w:rsidP="005666F0">
                            <w:pPr>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9DA9B5" id="AutoShape 639" o:spid="_x0000_s1059" type="#_x0000_t114" style="position:absolute;margin-left:505.5pt;margin-top:7.2pt;width:198.75pt;height:10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" filled="f" strokeweight="1.5pt">
                <v:textbox>
                  <w:txbxContent>
                    <w:p w14:paraId="727AD819" w14:textId="77777777" w:rsidR="00CC26EB" w:rsidRDefault="005666F0" w:rsidP="00CC26EB">
                      <w:pPr>
                        <w:spacing w:after="0"/>
                        <w:rPr>
                          <w:sz w:val="14"/>
                        </w:rPr>
                      </w:pPr>
                      <w:r>
                        <w:rPr>
                          <w:color w:val="EE0000"/>
                          <w:sz w:val="14"/>
                        </w:rPr>
                        <w:t xml:space="preserve">  </w:t>
                      </w:r>
                      <w:r w:rsidRPr="001120DE">
                        <w:rPr>
                          <w:sz w:val="14"/>
                        </w:rPr>
                        <w:t xml:space="preserve">02-01-03 </w:t>
                      </w:r>
                      <w:r>
                        <w:rPr>
                          <w:sz w:val="14"/>
                        </w:rPr>
                        <w:t>– Invoice Request</w:t>
                      </w:r>
                    </w:p>
                    <w:p w14:paraId="41AFA00A" w14:textId="44D31FE1" w:rsidR="005666F0" w:rsidRDefault="005666F0" w:rsidP="00CC26EB">
                      <w:pPr>
                        <w:spacing w:after="0"/>
                        <w:rPr>
                          <w:sz w:val="14"/>
                        </w:rPr>
                      </w:pPr>
                      <w:r w:rsidRPr="001120DE">
                        <w:rPr>
                          <w:sz w:val="14"/>
                        </w:rPr>
                        <w:t xml:space="preserve">  02-04-30 </w:t>
                      </w:r>
                      <w:r>
                        <w:rPr>
                          <w:sz w:val="14"/>
                        </w:rPr>
                        <w:t>– Variation Template</w:t>
                      </w:r>
                    </w:p>
                    <w:p w14:paraId="099B73B5" w14:textId="77777777" w:rsidR="005666F0" w:rsidRPr="001120DE" w:rsidRDefault="005666F0" w:rsidP="00CC26EB">
                      <w:pPr>
                        <w:spacing w:after="0"/>
                        <w:rPr>
                          <w:sz w:val="14"/>
                        </w:rPr>
                      </w:pPr>
                      <w:r>
                        <w:rPr>
                          <w:sz w:val="14"/>
                        </w:rPr>
                        <w:t xml:space="preserve">  </w:t>
                      </w:r>
                      <w:r w:rsidRPr="00FF0A32">
                        <w:rPr>
                          <w:sz w:val="14"/>
                        </w:rPr>
                        <w:t xml:space="preserve">02-04-34 </w:t>
                      </w:r>
                      <w:r>
                        <w:rPr>
                          <w:sz w:val="14"/>
                        </w:rPr>
                        <w:t>– Variation Register</w:t>
                      </w:r>
                    </w:p>
                    <w:p w14:paraId="2BB29297" w14:textId="77777777" w:rsidR="005666F0" w:rsidRPr="00421098" w:rsidRDefault="005666F0" w:rsidP="00CC26EB">
                      <w:pPr>
                        <w:spacing w:after="0"/>
                        <w:rPr>
                          <w:sz w:val="14"/>
                        </w:rPr>
                      </w:pPr>
                      <w:r w:rsidRPr="00421098">
                        <w:rPr>
                          <w:sz w:val="14"/>
                        </w:rPr>
                        <w:t xml:space="preserve">  02-</w:t>
                      </w:r>
                      <w:r>
                        <w:rPr>
                          <w:sz w:val="14"/>
                        </w:rPr>
                        <w:t>11</w:t>
                      </w:r>
                      <w:r w:rsidRPr="00421098">
                        <w:rPr>
                          <w:sz w:val="14"/>
                        </w:rPr>
                        <w:t>-</w:t>
                      </w:r>
                      <w:r>
                        <w:rPr>
                          <w:sz w:val="14"/>
                        </w:rPr>
                        <w:t>01</w:t>
                      </w:r>
                      <w:r w:rsidRPr="00421098">
                        <w:rPr>
                          <w:sz w:val="14"/>
                        </w:rPr>
                        <w:t xml:space="preserve"> - Quotation Template</w:t>
                      </w:r>
                    </w:p>
                    <w:p w14:paraId="7CAE684B" w14:textId="77777777" w:rsidR="005666F0" w:rsidRDefault="005666F0" w:rsidP="00CC26EB">
                      <w:pPr>
                        <w:spacing w:after="0"/>
                        <w:rPr>
                          <w:sz w:val="14"/>
                        </w:rPr>
                      </w:pPr>
                      <w:r w:rsidRPr="00421098">
                        <w:rPr>
                          <w:sz w:val="14"/>
                        </w:rPr>
                        <w:t xml:space="preserve">  02-04-39 – Early Warning Notice</w:t>
                      </w:r>
                      <w:r>
                        <w:rPr>
                          <w:sz w:val="14"/>
                        </w:rPr>
                        <w:t xml:space="preserve"> / Register</w:t>
                      </w:r>
                    </w:p>
                    <w:p w14:paraId="49E4035A" w14:textId="77777777" w:rsidR="005666F0" w:rsidRPr="00421098" w:rsidRDefault="005666F0" w:rsidP="00CC26EB">
                      <w:pPr>
                        <w:spacing w:after="0"/>
                        <w:rPr>
                          <w:sz w:val="14"/>
                        </w:rPr>
                      </w:pPr>
                      <w:r w:rsidRPr="00421098">
                        <w:rPr>
                          <w:sz w:val="14"/>
                        </w:rPr>
                        <w:t xml:space="preserve">  02-04-50 - Notice of Delay</w:t>
                      </w:r>
                    </w:p>
                    <w:p w14:paraId="4B616225" w14:textId="77777777" w:rsidR="005666F0" w:rsidRPr="00421098" w:rsidRDefault="005666F0" w:rsidP="00CC26EB">
                      <w:pPr>
                        <w:spacing w:after="0"/>
                        <w:rPr>
                          <w:sz w:val="14"/>
                        </w:rPr>
                      </w:pPr>
                      <w:r w:rsidRPr="00421098">
                        <w:rPr>
                          <w:sz w:val="14"/>
                        </w:rPr>
                        <w:t xml:space="preserve">  02-04-51 - EOT Initial Assessment</w:t>
                      </w:r>
                    </w:p>
                    <w:p w14:paraId="71FF0619" w14:textId="77777777" w:rsidR="005666F0" w:rsidRPr="00421098" w:rsidRDefault="005666F0" w:rsidP="00CC26EB">
                      <w:pPr>
                        <w:spacing w:after="0"/>
                        <w:rPr>
                          <w:sz w:val="14"/>
                        </w:rPr>
                      </w:pPr>
                      <w:r w:rsidRPr="00421098">
                        <w:rPr>
                          <w:sz w:val="14"/>
                        </w:rPr>
                        <w:t xml:space="preserve">  02-04-52 </w:t>
                      </w:r>
                      <w:r>
                        <w:rPr>
                          <w:sz w:val="14"/>
                        </w:rPr>
                        <w:t xml:space="preserve">- </w:t>
                      </w:r>
                      <w:r w:rsidRPr="00421098">
                        <w:rPr>
                          <w:sz w:val="14"/>
                        </w:rPr>
                        <w:t>Loss &amp; Expense Initial Assessment</w:t>
                      </w:r>
                    </w:p>
                    <w:p w14:paraId="5F99D30F" w14:textId="77777777" w:rsidR="005666F0" w:rsidRPr="000412DE" w:rsidRDefault="005666F0" w:rsidP="005666F0">
                      <w:pPr>
                        <w:rPr>
                          <w:color w:val="000000"/>
                          <w:sz w:val="14"/>
                        </w:rPr>
                      </w:pPr>
                    </w:p>
                    <w:p w14:paraId="2B42C888" w14:textId="77777777" w:rsidR="005666F0" w:rsidRPr="000412DE" w:rsidRDefault="005666F0" w:rsidP="005666F0">
                      <w:pPr>
                        <w:rPr>
                          <w:sz w:val="14"/>
                        </w:rPr>
                      </w:pPr>
                    </w:p>
                  </w:txbxContent>
                </v:textbox>
              </v:shape>
            </w:pict>
          </mc:Fallback>
        </mc:AlternateContent>
      </w:r>
    </w:p>
    <w:p w14:paraId="515EA508" w14:textId="7D7CCE31" w:rsidR="005666F0" w:rsidRPr="00CC26EB" w:rsidRDefault="00D90CF3" w:rsidP="005666F0">
      <w:r>
        <w:rPr>
          <w:rFonts w:cs="Times New Roman"/>
          <w:noProof/>
        </w:rPr>
        <mc:AlternateContent>
          <mc:Choice Requires="wps">
            <w:drawing>
              <wp:anchor distT="0" distB="0" distL="114300" distR="114300" simplePos="0" relativeHeight="251751424" behindDoc="0" locked="0" layoutInCell="1" allowOverlap="1" wp14:anchorId="2FAE969E" wp14:editId="07642CF0">
                <wp:simplePos x="0" y="0"/>
                <wp:positionH relativeFrom="column">
                  <wp:posOffset>11024871</wp:posOffset>
                </wp:positionH>
                <wp:positionV relativeFrom="paragraph">
                  <wp:posOffset>79377</wp:posOffset>
                </wp:positionV>
                <wp:extent cx="2070733" cy="1250314"/>
                <wp:effectExtent l="0" t="8890" r="35560" b="111760"/>
                <wp:wrapNone/>
                <wp:docPr id="1899203915"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070733" cy="1250314"/>
                        </a:xfrm>
                        <a:prstGeom prst="bentConnector3">
                          <a:avLst>
                            <a:gd name="adj1" fmla="val 100339"/>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592E17F8"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34" o:spid="_x0000_s1026" type="#_x0000_t34" style="position:absolute;margin-left:868.1pt;margin-top:6.25pt;width:163.05pt;height:98.45pt;rotation:9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" adj="21673" strokecolor="#4472c4" strokeweight="3pt">
                <v:stroke endarrow="block"/>
              </v:shape>
            </w:pict>
          </mc:Fallback>
        </mc:AlternateContent>
      </w:r>
    </w:p>
    <w:p w14:paraId="36EE107A" w14:textId="11C99599" w:rsidR="005666F0" w:rsidRPr="00CC26EB" w:rsidRDefault="005666F0" w:rsidP="005666F0"/>
    <w:p w14:paraId="65FAF9BA" w14:textId="202A6A70" w:rsidR="005666F0" w:rsidRPr="00CC26EB" w:rsidRDefault="00CC26EB" w:rsidP="005666F0">
      <w:r w:rsidRPr="00966498">
        <w:rPr>
          <w:rFonts w:cs="Times New Roman"/>
          <w:noProof/>
          <w:sz w:val="40"/>
          <w:szCs w:val="40"/>
        </w:rPr>
        <mc:AlternateContent>
          <mc:Choice Requires="wps">
            <w:drawing>
              <wp:anchor distT="0" distB="0" distL="114300" distR="114300" simplePos="0" relativeHeight="251741184" behindDoc="0" locked="0" layoutInCell="1" allowOverlap="1" wp14:anchorId="623DDA1A" wp14:editId="6F9A0A7F">
                <wp:simplePos x="0" y="0"/>
                <wp:positionH relativeFrom="margin">
                  <wp:posOffset>9026957</wp:posOffset>
                </wp:positionH>
                <wp:positionV relativeFrom="paragraph">
                  <wp:posOffset>34164</wp:posOffset>
                </wp:positionV>
                <wp:extent cx="2323465" cy="1833372"/>
                <wp:effectExtent l="0" t="0" r="19685" b="14605"/>
                <wp:wrapNone/>
                <wp:docPr id="1299183814"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3465" cy="183337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ABA8F2" w14:textId="77777777" w:rsidR="005666F0" w:rsidRPr="00D90C6F" w:rsidRDefault="005666F0" w:rsidP="00962A8A">
                            <w:pPr>
                              <w:spacing w:after="0"/>
                              <w:ind w:left="284" w:hanging="284"/>
                              <w:rPr>
                                <w:b/>
                                <w:bCs/>
                                <w:sz w:val="14"/>
                              </w:rPr>
                            </w:pPr>
                            <w:r>
                              <w:rPr>
                                <w:b/>
                                <w:color w:val="000000"/>
                                <w:sz w:val="14"/>
                              </w:rPr>
                              <w:t xml:space="preserve">8.      </w:t>
                            </w:r>
                            <w:r w:rsidRPr="00D90C6F">
                              <w:rPr>
                                <w:b/>
                                <w:sz w:val="14"/>
                              </w:rPr>
                              <w:t>Insurance Claims</w:t>
                            </w:r>
                          </w:p>
                          <w:p w14:paraId="347D435A" w14:textId="77777777" w:rsidR="005666F0" w:rsidRPr="00F44C00" w:rsidRDefault="005666F0" w:rsidP="005666F0">
                            <w:pPr>
                              <w:pStyle w:val="ListParagraph"/>
                              <w:numPr>
                                <w:ilvl w:val="0"/>
                                <w:numId w:val="326"/>
                              </w:numPr>
                              <w:spacing w:after="0" w:line="276" w:lineRule="auto"/>
                              <w:ind w:left="284" w:hanging="284"/>
                              <w:contextualSpacing w:val="0"/>
                              <w:rPr>
                                <w:color w:val="EE0000"/>
                                <w:spacing w:val="-2"/>
                                <w:sz w:val="14"/>
                                <w:szCs w:val="14"/>
                                <w:lang w:eastAsia="en-GB"/>
                              </w:rPr>
                            </w:pPr>
                            <w:r w:rsidRPr="00F44C00">
                              <w:rPr>
                                <w:color w:val="EE0000"/>
                                <w:spacing w:val="-2"/>
                                <w:sz w:val="14"/>
                                <w:szCs w:val="14"/>
                                <w:lang w:eastAsia="en-GB"/>
                              </w:rPr>
                              <w:t xml:space="preserve">When an event occurs that is likely to be an Insurance claim, the </w:t>
                            </w:r>
                            <w:r>
                              <w:rPr>
                                <w:color w:val="EE0000"/>
                                <w:spacing w:val="-2"/>
                                <w:sz w:val="14"/>
                                <w:szCs w:val="14"/>
                                <w:lang w:eastAsia="en-GB"/>
                              </w:rPr>
                              <w:t>Commercial Manager</w:t>
                            </w:r>
                            <w:r w:rsidRPr="00F44C00">
                              <w:rPr>
                                <w:color w:val="EE0000"/>
                                <w:spacing w:val="-2"/>
                                <w:sz w:val="14"/>
                                <w:szCs w:val="14"/>
                                <w:lang w:eastAsia="en-GB"/>
                              </w:rPr>
                              <w:t xml:space="preserve"> is to inform the Insurance Broker. </w:t>
                            </w:r>
                          </w:p>
                          <w:p w14:paraId="448D9BB4" w14:textId="77777777" w:rsidR="005666F0" w:rsidRPr="00F44C00" w:rsidRDefault="005666F0" w:rsidP="005666F0">
                            <w:pPr>
                              <w:pStyle w:val="ListParagraph"/>
                              <w:numPr>
                                <w:ilvl w:val="0"/>
                                <w:numId w:val="326"/>
                              </w:numPr>
                              <w:spacing w:after="0" w:line="276" w:lineRule="auto"/>
                              <w:ind w:left="284" w:hanging="284"/>
                              <w:contextualSpacing w:val="0"/>
                              <w:rPr>
                                <w:color w:val="EE0000"/>
                                <w:spacing w:val="-2"/>
                                <w:sz w:val="14"/>
                                <w:szCs w:val="14"/>
                                <w:lang w:eastAsia="en-GB"/>
                              </w:rPr>
                            </w:pPr>
                            <w:r>
                              <w:rPr>
                                <w:color w:val="EE0000"/>
                                <w:spacing w:val="-2"/>
                                <w:sz w:val="14"/>
                                <w:szCs w:val="14"/>
                                <w:lang w:eastAsia="en-GB"/>
                              </w:rPr>
                              <w:t>Commercial Manager</w:t>
                            </w:r>
                            <w:r w:rsidRPr="00F44C00">
                              <w:rPr>
                                <w:color w:val="EE0000"/>
                                <w:spacing w:val="-2"/>
                                <w:sz w:val="14"/>
                                <w:szCs w:val="14"/>
                                <w:lang w:eastAsia="en-GB"/>
                              </w:rPr>
                              <w:t xml:space="preserve"> is to be the key contact for the company in its dealings with the broker and the insurance company when a claim arises</w:t>
                            </w:r>
                          </w:p>
                          <w:p w14:paraId="079B113A" w14:textId="77777777" w:rsidR="005666F0" w:rsidRPr="00F44C00" w:rsidRDefault="005666F0" w:rsidP="005666F0">
                            <w:pPr>
                              <w:pStyle w:val="ListParagraph"/>
                              <w:numPr>
                                <w:ilvl w:val="0"/>
                                <w:numId w:val="326"/>
                              </w:numPr>
                              <w:spacing w:after="0" w:line="276" w:lineRule="auto"/>
                              <w:ind w:left="284" w:hanging="284"/>
                              <w:contextualSpacing w:val="0"/>
                              <w:rPr>
                                <w:color w:val="77206D" w:themeColor="accent5" w:themeShade="BF"/>
                                <w:spacing w:val="-2"/>
                                <w:sz w:val="14"/>
                                <w:szCs w:val="14"/>
                                <w:lang w:eastAsia="en-GB"/>
                              </w:rPr>
                            </w:pPr>
                            <w:r w:rsidRPr="00F44C00">
                              <w:rPr>
                                <w:color w:val="77206D" w:themeColor="accent5" w:themeShade="BF"/>
                                <w:spacing w:val="-2"/>
                                <w:sz w:val="14"/>
                                <w:szCs w:val="14"/>
                                <w:lang w:eastAsia="en-GB"/>
                              </w:rPr>
                              <w:t>P</w:t>
                            </w:r>
                            <w:r>
                              <w:rPr>
                                <w:color w:val="77206D" w:themeColor="accent5" w:themeShade="BF"/>
                                <w:spacing w:val="-2"/>
                                <w:sz w:val="14"/>
                                <w:szCs w:val="14"/>
                                <w:lang w:eastAsia="en-GB"/>
                              </w:rPr>
                              <w:t>roject Manager</w:t>
                            </w:r>
                            <w:r w:rsidRPr="00F44C00">
                              <w:rPr>
                                <w:color w:val="77206D" w:themeColor="accent5" w:themeShade="BF"/>
                                <w:spacing w:val="-2"/>
                                <w:sz w:val="14"/>
                                <w:szCs w:val="14"/>
                                <w:lang w:eastAsia="en-GB"/>
                              </w:rPr>
                              <w:t xml:space="preserve"> is to provide technical or other project documentation in support of any claim the company might have to pursue or defend.</w:t>
                            </w:r>
                          </w:p>
                          <w:p w14:paraId="62F08076" w14:textId="77777777" w:rsidR="005666F0" w:rsidRPr="00F44C00" w:rsidRDefault="005666F0" w:rsidP="005666F0">
                            <w:pPr>
                              <w:pStyle w:val="ListParagraph"/>
                              <w:numPr>
                                <w:ilvl w:val="0"/>
                                <w:numId w:val="326"/>
                              </w:numPr>
                              <w:spacing w:after="0" w:line="276" w:lineRule="auto"/>
                              <w:ind w:left="284" w:hanging="284"/>
                              <w:contextualSpacing w:val="0"/>
                              <w:rPr>
                                <w:color w:val="77206D" w:themeColor="accent5" w:themeShade="BF"/>
                                <w:spacing w:val="-2"/>
                                <w:sz w:val="14"/>
                                <w:szCs w:val="14"/>
                                <w:lang w:eastAsia="en-GB"/>
                              </w:rPr>
                            </w:pPr>
                            <w:r>
                              <w:rPr>
                                <w:color w:val="77206D" w:themeColor="accent5" w:themeShade="BF"/>
                                <w:spacing w:val="-2"/>
                                <w:sz w:val="14"/>
                                <w:szCs w:val="14"/>
                                <w:lang w:eastAsia="en-GB"/>
                              </w:rPr>
                              <w:t>A</w:t>
                            </w:r>
                            <w:r w:rsidRPr="00F44C00">
                              <w:rPr>
                                <w:color w:val="77206D" w:themeColor="accent5" w:themeShade="BF"/>
                                <w:spacing w:val="-2"/>
                                <w:sz w:val="14"/>
                                <w:szCs w:val="14"/>
                                <w:lang w:eastAsia="en-GB"/>
                              </w:rPr>
                              <w:t xml:space="preserve">ll relevant documents and records associated are stored on SharePoint in the appropriate location for ease of access and location. </w:t>
                            </w:r>
                          </w:p>
                          <w:p w14:paraId="3F7D1705" w14:textId="77777777" w:rsidR="005666F0" w:rsidRPr="00F44C00" w:rsidRDefault="005666F0" w:rsidP="005666F0">
                            <w:pPr>
                              <w:pStyle w:val="ListParagraph"/>
                              <w:spacing w:after="0" w:line="256" w:lineRule="auto"/>
                              <w:ind w:left="360"/>
                              <w:rPr>
                                <w:color w:val="EE0000"/>
                                <w:spacing w:val="-2"/>
                                <w:sz w:val="14"/>
                                <w:szCs w:val="14"/>
                                <w:lang w:eastAsia="en-GB"/>
                              </w:rPr>
                            </w:pPr>
                          </w:p>
                          <w:p w14:paraId="3CE8E0BA" w14:textId="77777777" w:rsidR="005666F0" w:rsidRPr="000412DE" w:rsidRDefault="005666F0" w:rsidP="005666F0">
                            <w:pPr>
                              <w:rPr>
                                <w:b/>
                                <w:color w:val="000000"/>
                                <w:sz w:val="1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3DDA1A" id="_x0000_s1060" type="#_x0000_t109" style="position:absolute;margin-left:710.8pt;margin-top:2.7pt;width:182.95pt;height:144.3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" filled="f" strokeweight="1.5pt">
                <v:textbox>
                  <w:txbxContent>
                    <w:p w14:paraId="60ABA8F2" w14:textId="77777777" w:rsidR="005666F0" w:rsidRPr="00D90C6F" w:rsidRDefault="005666F0" w:rsidP="00962A8A">
                      <w:pPr>
                        <w:spacing w:after="0"/>
                        <w:ind w:left="284" w:hanging="284"/>
                        <w:rPr>
                          <w:b/>
                          <w:bCs/>
                          <w:sz w:val="14"/>
                        </w:rPr>
                      </w:pPr>
                      <w:r>
                        <w:rPr>
                          <w:b/>
                          <w:color w:val="000000"/>
                          <w:sz w:val="14"/>
                        </w:rPr>
                        <w:t xml:space="preserve">8.      </w:t>
                      </w:r>
                      <w:r w:rsidRPr="00D90C6F">
                        <w:rPr>
                          <w:b/>
                          <w:sz w:val="14"/>
                        </w:rPr>
                        <w:t>Insurance Claims</w:t>
                      </w:r>
                    </w:p>
                    <w:p w14:paraId="347D435A" w14:textId="77777777" w:rsidR="005666F0" w:rsidRPr="00F44C00" w:rsidRDefault="005666F0" w:rsidP="005666F0">
                      <w:pPr>
                        <w:pStyle w:val="ListParagraph"/>
                        <w:numPr>
                          <w:ilvl w:val="0"/>
                          <w:numId w:val="326"/>
                        </w:numPr>
                        <w:spacing w:after="0" w:line="276" w:lineRule="auto"/>
                        <w:ind w:left="284" w:hanging="284"/>
                        <w:contextualSpacing w:val="0"/>
                        <w:rPr>
                          <w:color w:val="EE0000"/>
                          <w:spacing w:val="-2"/>
                          <w:sz w:val="14"/>
                          <w:szCs w:val="14"/>
                          <w:lang w:eastAsia="en-GB"/>
                        </w:rPr>
                      </w:pPr>
                      <w:r w:rsidRPr="00F44C00">
                        <w:rPr>
                          <w:color w:val="EE0000"/>
                          <w:spacing w:val="-2"/>
                          <w:sz w:val="14"/>
                          <w:szCs w:val="14"/>
                          <w:lang w:eastAsia="en-GB"/>
                        </w:rPr>
                        <w:t xml:space="preserve">When an event occurs that is likely to be an Insurance claim, the </w:t>
                      </w:r>
                      <w:r>
                        <w:rPr>
                          <w:color w:val="EE0000"/>
                          <w:spacing w:val="-2"/>
                          <w:sz w:val="14"/>
                          <w:szCs w:val="14"/>
                          <w:lang w:eastAsia="en-GB"/>
                        </w:rPr>
                        <w:t>Commercial Manager</w:t>
                      </w:r>
                      <w:r w:rsidRPr="00F44C00">
                        <w:rPr>
                          <w:color w:val="EE0000"/>
                          <w:spacing w:val="-2"/>
                          <w:sz w:val="14"/>
                          <w:szCs w:val="14"/>
                          <w:lang w:eastAsia="en-GB"/>
                        </w:rPr>
                        <w:t xml:space="preserve"> is to inform the Insurance Broker. </w:t>
                      </w:r>
                    </w:p>
                    <w:p w14:paraId="448D9BB4" w14:textId="77777777" w:rsidR="005666F0" w:rsidRPr="00F44C00" w:rsidRDefault="005666F0" w:rsidP="005666F0">
                      <w:pPr>
                        <w:pStyle w:val="ListParagraph"/>
                        <w:numPr>
                          <w:ilvl w:val="0"/>
                          <w:numId w:val="326"/>
                        </w:numPr>
                        <w:spacing w:after="0" w:line="276" w:lineRule="auto"/>
                        <w:ind w:left="284" w:hanging="284"/>
                        <w:contextualSpacing w:val="0"/>
                        <w:rPr>
                          <w:color w:val="EE0000"/>
                          <w:spacing w:val="-2"/>
                          <w:sz w:val="14"/>
                          <w:szCs w:val="14"/>
                          <w:lang w:eastAsia="en-GB"/>
                        </w:rPr>
                      </w:pPr>
                      <w:r>
                        <w:rPr>
                          <w:color w:val="EE0000"/>
                          <w:spacing w:val="-2"/>
                          <w:sz w:val="14"/>
                          <w:szCs w:val="14"/>
                          <w:lang w:eastAsia="en-GB"/>
                        </w:rPr>
                        <w:t>Commercial Manager</w:t>
                      </w:r>
                      <w:r w:rsidRPr="00F44C00">
                        <w:rPr>
                          <w:color w:val="EE0000"/>
                          <w:spacing w:val="-2"/>
                          <w:sz w:val="14"/>
                          <w:szCs w:val="14"/>
                          <w:lang w:eastAsia="en-GB"/>
                        </w:rPr>
                        <w:t xml:space="preserve"> is to be the key contact for the company in its dealings with the broker and the insurance company when a claim arises</w:t>
                      </w:r>
                    </w:p>
                    <w:p w14:paraId="079B113A" w14:textId="77777777" w:rsidR="005666F0" w:rsidRPr="00F44C00" w:rsidRDefault="005666F0" w:rsidP="005666F0">
                      <w:pPr>
                        <w:pStyle w:val="ListParagraph"/>
                        <w:numPr>
                          <w:ilvl w:val="0"/>
                          <w:numId w:val="326"/>
                        </w:numPr>
                        <w:spacing w:after="0" w:line="276" w:lineRule="auto"/>
                        <w:ind w:left="284" w:hanging="284"/>
                        <w:contextualSpacing w:val="0"/>
                        <w:rPr>
                          <w:color w:val="77206D" w:themeColor="accent5" w:themeShade="BF"/>
                          <w:spacing w:val="-2"/>
                          <w:sz w:val="14"/>
                          <w:szCs w:val="14"/>
                          <w:lang w:eastAsia="en-GB"/>
                        </w:rPr>
                      </w:pPr>
                      <w:r w:rsidRPr="00F44C00">
                        <w:rPr>
                          <w:color w:val="77206D" w:themeColor="accent5" w:themeShade="BF"/>
                          <w:spacing w:val="-2"/>
                          <w:sz w:val="14"/>
                          <w:szCs w:val="14"/>
                          <w:lang w:eastAsia="en-GB"/>
                        </w:rPr>
                        <w:t>P</w:t>
                      </w:r>
                      <w:r>
                        <w:rPr>
                          <w:color w:val="77206D" w:themeColor="accent5" w:themeShade="BF"/>
                          <w:spacing w:val="-2"/>
                          <w:sz w:val="14"/>
                          <w:szCs w:val="14"/>
                          <w:lang w:eastAsia="en-GB"/>
                        </w:rPr>
                        <w:t>roject Manager</w:t>
                      </w:r>
                      <w:r w:rsidRPr="00F44C00">
                        <w:rPr>
                          <w:color w:val="77206D" w:themeColor="accent5" w:themeShade="BF"/>
                          <w:spacing w:val="-2"/>
                          <w:sz w:val="14"/>
                          <w:szCs w:val="14"/>
                          <w:lang w:eastAsia="en-GB"/>
                        </w:rPr>
                        <w:t xml:space="preserve"> is to provide technical or other project documentation in support of any claim the company might have to pursue or defend.</w:t>
                      </w:r>
                    </w:p>
                    <w:p w14:paraId="62F08076" w14:textId="77777777" w:rsidR="005666F0" w:rsidRPr="00F44C00" w:rsidRDefault="005666F0" w:rsidP="005666F0">
                      <w:pPr>
                        <w:pStyle w:val="ListParagraph"/>
                        <w:numPr>
                          <w:ilvl w:val="0"/>
                          <w:numId w:val="326"/>
                        </w:numPr>
                        <w:spacing w:after="0" w:line="276" w:lineRule="auto"/>
                        <w:ind w:left="284" w:hanging="284"/>
                        <w:contextualSpacing w:val="0"/>
                        <w:rPr>
                          <w:color w:val="77206D" w:themeColor="accent5" w:themeShade="BF"/>
                          <w:spacing w:val="-2"/>
                          <w:sz w:val="14"/>
                          <w:szCs w:val="14"/>
                          <w:lang w:eastAsia="en-GB"/>
                        </w:rPr>
                      </w:pPr>
                      <w:r>
                        <w:rPr>
                          <w:color w:val="77206D" w:themeColor="accent5" w:themeShade="BF"/>
                          <w:spacing w:val="-2"/>
                          <w:sz w:val="14"/>
                          <w:szCs w:val="14"/>
                          <w:lang w:eastAsia="en-GB"/>
                        </w:rPr>
                        <w:t>A</w:t>
                      </w:r>
                      <w:r w:rsidRPr="00F44C00">
                        <w:rPr>
                          <w:color w:val="77206D" w:themeColor="accent5" w:themeShade="BF"/>
                          <w:spacing w:val="-2"/>
                          <w:sz w:val="14"/>
                          <w:szCs w:val="14"/>
                          <w:lang w:eastAsia="en-GB"/>
                        </w:rPr>
                        <w:t xml:space="preserve">ll relevant documents and records associated are stored on SharePoint in the appropriate location for ease of access and location. </w:t>
                      </w:r>
                    </w:p>
                    <w:p w14:paraId="3F7D1705" w14:textId="77777777" w:rsidR="005666F0" w:rsidRPr="00F44C00" w:rsidRDefault="005666F0" w:rsidP="005666F0">
                      <w:pPr>
                        <w:pStyle w:val="ListParagraph"/>
                        <w:spacing w:after="0" w:line="256" w:lineRule="auto"/>
                        <w:ind w:left="360"/>
                        <w:rPr>
                          <w:color w:val="EE0000"/>
                          <w:spacing w:val="-2"/>
                          <w:sz w:val="14"/>
                          <w:szCs w:val="14"/>
                          <w:lang w:eastAsia="en-GB"/>
                        </w:rPr>
                      </w:pPr>
                    </w:p>
                    <w:p w14:paraId="3CE8E0BA" w14:textId="77777777" w:rsidR="005666F0" w:rsidRPr="000412DE" w:rsidRDefault="005666F0" w:rsidP="005666F0">
                      <w:pPr>
                        <w:rPr>
                          <w:b/>
                          <w:color w:val="000000"/>
                          <w:sz w:val="14"/>
                          <w:u w:val="single"/>
                        </w:rPr>
                      </w:pPr>
                    </w:p>
                  </w:txbxContent>
                </v:textbox>
                <w10:wrap anchorx="margin"/>
              </v:shape>
            </w:pict>
          </mc:Fallback>
        </mc:AlternateContent>
      </w:r>
    </w:p>
    <w:p w14:paraId="684B3381" w14:textId="19ACECDA" w:rsidR="005666F0" w:rsidRPr="00CC26EB" w:rsidRDefault="005666F0" w:rsidP="005666F0"/>
    <w:p w14:paraId="2803BB06" w14:textId="3DF32684" w:rsidR="005666F0" w:rsidRPr="00CC26EB" w:rsidRDefault="005666F0" w:rsidP="005666F0"/>
    <w:p w14:paraId="2F00FAF3" w14:textId="353729DD" w:rsidR="005666F0" w:rsidRPr="00CC26EB" w:rsidRDefault="00CC26EB" w:rsidP="00CC26EB">
      <w:r>
        <w:rPr>
          <w:rFonts w:cs="Times New Roman"/>
          <w:noProof/>
        </w:rPr>
        <mc:AlternateContent>
          <mc:Choice Requires="wps">
            <w:drawing>
              <wp:anchor distT="0" distB="0" distL="114300" distR="114300" simplePos="0" relativeHeight="251745280" behindDoc="0" locked="0" layoutInCell="1" allowOverlap="1" wp14:anchorId="28192832" wp14:editId="33C652F0">
                <wp:simplePos x="0" y="0"/>
                <wp:positionH relativeFrom="margin">
                  <wp:posOffset>6035776</wp:posOffset>
                </wp:positionH>
                <wp:positionV relativeFrom="paragraph">
                  <wp:posOffset>115570</wp:posOffset>
                </wp:positionV>
                <wp:extent cx="2991485" cy="28575"/>
                <wp:effectExtent l="38100" t="76200" r="0" b="104775"/>
                <wp:wrapNone/>
                <wp:docPr id="1019575411"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91485" cy="2857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757F5" id="Straight Arrow Connector 35" o:spid="_x0000_s1026" type="#_x0000_t32" style="position:absolute;margin-left:475.25pt;margin-top:9.1pt;width:235.55pt;height:2.25pt;flip:x;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" strokecolor="#4472c4" strokeweight="3pt">
                <v:stroke endarrow="block" joinstyle="miter"/>
                <w10:wrap anchorx="margin"/>
              </v:shape>
            </w:pict>
          </mc:Fallback>
        </mc:AlternateContent>
      </w:r>
      <w:r w:rsidR="005666F0">
        <w:rPr>
          <w:rFonts w:cs="Times New Roman"/>
          <w:noProof/>
          <w:sz w:val="40"/>
          <w:szCs w:val="40"/>
        </w:rPr>
        <mc:AlternateContent>
          <mc:Choice Requires="wps">
            <w:drawing>
              <wp:anchor distT="0" distB="0" distL="114300" distR="114300" simplePos="0" relativeHeight="251748352" behindDoc="0" locked="0" layoutInCell="1" allowOverlap="1" wp14:anchorId="203CDD98" wp14:editId="7CA1581C">
                <wp:simplePos x="0" y="0"/>
                <wp:positionH relativeFrom="column">
                  <wp:posOffset>12213590</wp:posOffset>
                </wp:positionH>
                <wp:positionV relativeFrom="paragraph">
                  <wp:posOffset>7353935</wp:posOffset>
                </wp:positionV>
                <wp:extent cx="1297305" cy="816610"/>
                <wp:effectExtent l="33020" t="26670" r="22225" b="90170"/>
                <wp:wrapNone/>
                <wp:docPr id="1334054995" name="Connector: Elbow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7305" cy="816610"/>
                        </a:xfrm>
                        <a:prstGeom prst="bentConnector3">
                          <a:avLst>
                            <a:gd name="adj1" fmla="val 46"/>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9065FE" id="Connector: Elbow 166" o:spid="_x0000_s1026" type="#_x0000_t34" style="position:absolute;margin-left:961.7pt;margin-top:579.05pt;width:102.15pt;height:64.3pt;rotation:180;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" adj="10" strokecolor="#4472c4" strokeweight="3pt">
                <v:stroke endarrow="block"/>
              </v:shape>
            </w:pict>
          </mc:Fallback>
        </mc:AlternateContent>
      </w:r>
      <w:r w:rsidR="005666F0">
        <w:rPr>
          <w:noProof/>
        </w:rPr>
        <mc:AlternateContent>
          <mc:Choice Requires="wps">
            <w:drawing>
              <wp:anchor distT="0" distB="0" distL="114300" distR="114300" simplePos="0" relativeHeight="251750400" behindDoc="0" locked="0" layoutInCell="1" allowOverlap="1" wp14:anchorId="63929AF1" wp14:editId="0A4F002C">
                <wp:simplePos x="0" y="0"/>
                <wp:positionH relativeFrom="column">
                  <wp:posOffset>12213590</wp:posOffset>
                </wp:positionH>
                <wp:positionV relativeFrom="paragraph">
                  <wp:posOffset>7353935</wp:posOffset>
                </wp:positionV>
                <wp:extent cx="1297305" cy="816610"/>
                <wp:effectExtent l="33020" t="26670" r="22225" b="90170"/>
                <wp:wrapNone/>
                <wp:docPr id="803284105" name="Connector: Elbow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7305" cy="816610"/>
                        </a:xfrm>
                        <a:prstGeom prst="bentConnector3">
                          <a:avLst>
                            <a:gd name="adj1" fmla="val 46"/>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DFD597" id="Connector: Elbow 168" o:spid="_x0000_s1026" type="#_x0000_t34" style="position:absolute;margin-left:961.7pt;margin-top:579.05pt;width:102.15pt;height:64.3pt;rotation:180;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" adj="10" strokecolor="#4472c4" strokeweight="3pt">
                <v:stroke endarrow="block"/>
              </v:shape>
            </w:pict>
          </mc:Fallback>
        </mc:AlternateContent>
      </w:r>
      <w:r w:rsidR="005666F0">
        <w:rPr>
          <w:noProof/>
        </w:rPr>
        <mc:AlternateContent>
          <mc:Choice Requires="wps">
            <w:drawing>
              <wp:anchor distT="0" distB="0" distL="114300" distR="114300" simplePos="0" relativeHeight="251747328" behindDoc="0" locked="0" layoutInCell="1" allowOverlap="1" wp14:anchorId="13C64BB0" wp14:editId="39525F27">
                <wp:simplePos x="0" y="0"/>
                <wp:positionH relativeFrom="column">
                  <wp:posOffset>12213590</wp:posOffset>
                </wp:positionH>
                <wp:positionV relativeFrom="paragraph">
                  <wp:posOffset>7353935</wp:posOffset>
                </wp:positionV>
                <wp:extent cx="1297305" cy="816610"/>
                <wp:effectExtent l="33020" t="26670" r="22225" b="90170"/>
                <wp:wrapNone/>
                <wp:docPr id="314593946" name="Connector: Elbow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7305" cy="816610"/>
                        </a:xfrm>
                        <a:prstGeom prst="bentConnector3">
                          <a:avLst>
                            <a:gd name="adj1" fmla="val 46"/>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2E94C1" id="Connector: Elbow 165" o:spid="_x0000_s1026" type="#_x0000_t34" style="position:absolute;margin-left:961.7pt;margin-top:579.05pt;width:102.15pt;height:64.3pt;rotation:180;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" adj="10" strokecolor="#4472c4" strokeweight="3pt">
                <v:stroke endarrow="block"/>
              </v:shape>
            </w:pict>
          </mc:Fallback>
        </mc:AlternateContent>
      </w:r>
    </w:p>
    <w:p w14:paraId="53A81717" w14:textId="204DC440" w:rsidR="005666F0" w:rsidRPr="00CC26EB" w:rsidRDefault="00CE26D7" w:rsidP="005666F0">
      <w:r>
        <w:rPr>
          <w:rFonts w:cs="Times New Roman"/>
          <w:noProof/>
        </w:rPr>
        <mc:AlternateContent>
          <mc:Choice Requires="wps">
            <w:drawing>
              <wp:anchor distT="0" distB="0" distL="114300" distR="114300" simplePos="0" relativeHeight="251743232" behindDoc="0" locked="0" layoutInCell="1" allowOverlap="1" wp14:anchorId="650C873B" wp14:editId="665A26E6">
                <wp:simplePos x="0" y="0"/>
                <wp:positionH relativeFrom="column">
                  <wp:posOffset>3316605</wp:posOffset>
                </wp:positionH>
                <wp:positionV relativeFrom="paragraph">
                  <wp:posOffset>160774</wp:posOffset>
                </wp:positionV>
                <wp:extent cx="2694940" cy="709295"/>
                <wp:effectExtent l="0" t="0" r="10160" b="14605"/>
                <wp:wrapNone/>
                <wp:docPr id="1975031075" name="AutoShape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4940" cy="7092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8AA5DD" w14:textId="77777777" w:rsidR="005666F0" w:rsidRPr="00395CB7" w:rsidRDefault="005666F0" w:rsidP="00CC26EB">
                            <w:pPr>
                              <w:spacing w:after="0"/>
                              <w:rPr>
                                <w:sz w:val="14"/>
                              </w:rPr>
                            </w:pPr>
                            <w:r w:rsidRPr="00395CB7">
                              <w:rPr>
                                <w:sz w:val="14"/>
                              </w:rPr>
                              <w:t xml:space="preserve">  02-04-22 – Project Final Account Statement</w:t>
                            </w:r>
                          </w:p>
                          <w:p w14:paraId="1F09ECF3" w14:textId="77777777" w:rsidR="005666F0" w:rsidRPr="00395CB7" w:rsidRDefault="005666F0" w:rsidP="00CC26EB">
                            <w:pPr>
                              <w:spacing w:after="0"/>
                              <w:rPr>
                                <w:sz w:val="14"/>
                              </w:rPr>
                            </w:pPr>
                            <w:r w:rsidRPr="00395CB7">
                              <w:rPr>
                                <w:sz w:val="14"/>
                              </w:rPr>
                              <w:t xml:space="preserve">  02-04-16 – Sub-Contractor Final Account Statement</w:t>
                            </w:r>
                          </w:p>
                          <w:p w14:paraId="5AD3DBB3" w14:textId="77777777" w:rsidR="005666F0" w:rsidRPr="00395CB7" w:rsidRDefault="005666F0" w:rsidP="00CC26EB">
                            <w:pPr>
                              <w:spacing w:after="0"/>
                              <w:rPr>
                                <w:sz w:val="14"/>
                              </w:rPr>
                            </w:pPr>
                            <w:r w:rsidRPr="00395CB7">
                              <w:rPr>
                                <w:sz w:val="14"/>
                              </w:rPr>
                              <w:t xml:space="preserve">  02-04-54 - Completion Notice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0C873B" id="_x0000_s1061" type="#_x0000_t114" style="position:absolute;margin-left:261.15pt;margin-top:12.65pt;width:212.2pt;height:55.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" filled="f" strokeweight="1.5pt">
                <v:textbox>
                  <w:txbxContent>
                    <w:p w14:paraId="618AA5DD" w14:textId="77777777" w:rsidR="005666F0" w:rsidRPr="00395CB7" w:rsidRDefault="005666F0" w:rsidP="00CC26EB">
                      <w:pPr>
                        <w:spacing w:after="0"/>
                        <w:rPr>
                          <w:sz w:val="14"/>
                        </w:rPr>
                      </w:pPr>
                      <w:r w:rsidRPr="00395CB7">
                        <w:rPr>
                          <w:sz w:val="14"/>
                        </w:rPr>
                        <w:t xml:space="preserve">  02-04-22 – Project Final Account Statement</w:t>
                      </w:r>
                    </w:p>
                    <w:p w14:paraId="1F09ECF3" w14:textId="77777777" w:rsidR="005666F0" w:rsidRPr="00395CB7" w:rsidRDefault="005666F0" w:rsidP="00CC26EB">
                      <w:pPr>
                        <w:spacing w:after="0"/>
                        <w:rPr>
                          <w:sz w:val="14"/>
                        </w:rPr>
                      </w:pPr>
                      <w:r w:rsidRPr="00395CB7">
                        <w:rPr>
                          <w:sz w:val="14"/>
                        </w:rPr>
                        <w:t xml:space="preserve">  02-04-16 – Sub-Contractor Final Account Statement</w:t>
                      </w:r>
                    </w:p>
                    <w:p w14:paraId="5AD3DBB3" w14:textId="77777777" w:rsidR="005666F0" w:rsidRPr="00395CB7" w:rsidRDefault="005666F0" w:rsidP="00CC26EB">
                      <w:pPr>
                        <w:spacing w:after="0"/>
                        <w:rPr>
                          <w:sz w:val="14"/>
                        </w:rPr>
                      </w:pPr>
                      <w:r w:rsidRPr="00395CB7">
                        <w:rPr>
                          <w:sz w:val="14"/>
                        </w:rPr>
                        <w:t xml:space="preserve">  02-04-54 - Completion Notice</w:t>
                      </w:r>
                    </w:p>
                  </w:txbxContent>
                </v:textbox>
              </v:shape>
            </w:pict>
          </mc:Fallback>
        </mc:AlternateContent>
      </w:r>
    </w:p>
    <w:p w14:paraId="033EDBE0" w14:textId="3BF80CDA" w:rsidR="00A75221" w:rsidRPr="00A75221" w:rsidRDefault="00603F21" w:rsidP="00207361">
      <w:pPr>
        <w:pStyle w:val="Heading2"/>
        <w:ind w:left="-709"/>
        <w:rPr>
          <w:rFonts w:asciiTheme="minorHAnsi" w:eastAsiaTheme="minorHAnsi" w:hAnsiTheme="minorHAnsi" w:cs="Times New Roman"/>
          <w:noProof/>
          <w:color w:val="auto"/>
          <w:sz w:val="40"/>
          <w:szCs w:val="40"/>
        </w:rPr>
      </w:pPr>
      <w:bookmarkStart w:id="149" w:name="_Toc171666719"/>
      <w:bookmarkStart w:id="150" w:name="_Toc232964154"/>
      <w:r w:rsidRPr="00A75221">
        <w:rPr>
          <w:rFonts w:asciiTheme="minorHAnsi" w:eastAsiaTheme="minorHAnsi" w:hAnsiTheme="minorHAnsi" w:cs="Times New Roman"/>
          <w:noProof/>
          <w:color w:val="auto"/>
          <w:sz w:val="40"/>
          <w:szCs w:val="40"/>
        </w:rPr>
        <w:lastRenderedPageBreak/>
        <mc:AlternateContent>
          <mc:Choice Requires="wps">
            <w:drawing>
              <wp:anchor distT="0" distB="0" distL="114300" distR="114300" simplePos="0" relativeHeight="251763712" behindDoc="0" locked="0" layoutInCell="1" allowOverlap="1" wp14:anchorId="1CB95B63" wp14:editId="6B194A7C">
                <wp:simplePos x="0" y="0"/>
                <wp:positionH relativeFrom="column">
                  <wp:posOffset>11664714</wp:posOffset>
                </wp:positionH>
                <wp:positionV relativeFrom="paragraph">
                  <wp:posOffset>179646</wp:posOffset>
                </wp:positionV>
                <wp:extent cx="2447925" cy="2905228"/>
                <wp:effectExtent l="0" t="0" r="28575" b="28575"/>
                <wp:wrapNone/>
                <wp:docPr id="321557989" name="AutoShape 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2905228"/>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F446B0" w14:textId="2FB51471" w:rsidR="00A75221" w:rsidRPr="00603F21" w:rsidRDefault="00A75221" w:rsidP="00603F21">
                            <w:pPr>
                              <w:rPr>
                                <w:b/>
                                <w:color w:val="000000"/>
                                <w:sz w:val="14"/>
                              </w:rPr>
                            </w:pPr>
                            <w:r>
                              <w:rPr>
                                <w:b/>
                                <w:color w:val="000000"/>
                                <w:sz w:val="14"/>
                              </w:rPr>
                              <w:t>5</w:t>
                            </w:r>
                            <w:r w:rsidRPr="000412DE">
                              <w:rPr>
                                <w:b/>
                                <w:color w:val="000000"/>
                                <w:sz w:val="14"/>
                              </w:rPr>
                              <w:t xml:space="preserve">. </w:t>
                            </w:r>
                            <w:r>
                              <w:rPr>
                                <w:b/>
                                <w:color w:val="000000"/>
                                <w:sz w:val="14"/>
                              </w:rPr>
                              <w:t xml:space="preserve">       Generate the Variation</w:t>
                            </w:r>
                          </w:p>
                          <w:p w14:paraId="480C607F" w14:textId="5F0C92BA" w:rsidR="00A75221" w:rsidRPr="00603F21" w:rsidRDefault="00A75221" w:rsidP="00603F21">
                            <w:pPr>
                              <w:rPr>
                                <w:b/>
                                <w:color w:val="000000"/>
                                <w:sz w:val="14"/>
                              </w:rPr>
                            </w:pPr>
                            <w:r w:rsidRPr="00EC1AF6">
                              <w:rPr>
                                <w:b/>
                                <w:color w:val="000000"/>
                                <w:sz w:val="14"/>
                              </w:rPr>
                              <w:t>The greater the detail and breakdown we can provide in the variation, the greater success we will have in recovering the full value of the variation.</w:t>
                            </w:r>
                          </w:p>
                          <w:p w14:paraId="0684FCD5" w14:textId="317B49C1" w:rsidR="00A75221" w:rsidRPr="00EC1AF6" w:rsidRDefault="00A75221" w:rsidP="003E551F">
                            <w:pPr>
                              <w:rPr>
                                <w:b/>
                                <w:color w:val="000000"/>
                                <w:sz w:val="14"/>
                              </w:rPr>
                            </w:pPr>
                            <w:r w:rsidRPr="00EC1AF6">
                              <w:rPr>
                                <w:b/>
                                <w:color w:val="000000"/>
                                <w:sz w:val="14"/>
                              </w:rPr>
                              <w:t xml:space="preserve">The process we should follow when collating the information for the variation is: </w:t>
                            </w:r>
                          </w:p>
                          <w:p w14:paraId="36E422D7"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Agree the internal design input costs with the Design Manager (if required)</w:t>
                            </w:r>
                          </w:p>
                          <w:p w14:paraId="69195311"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Send our enquiries to our suppliers and sub-contractors</w:t>
                            </w:r>
                          </w:p>
                          <w:p w14:paraId="0B949F87"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Log all enquiries and response in the variation file from our suppliers and sub-contractors</w:t>
                            </w:r>
                          </w:p>
                          <w:p w14:paraId="5FB8A42E"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Complete the vari</w:t>
                            </w:r>
                            <w:r>
                              <w:rPr>
                                <w:bCs/>
                                <w:color w:val="000000"/>
                                <w:sz w:val="14"/>
                              </w:rPr>
                              <w:t>ation template</w:t>
                            </w:r>
                            <w:r w:rsidRPr="00EC1AF6">
                              <w:rPr>
                                <w:bCs/>
                                <w:color w:val="000000"/>
                                <w:sz w:val="14"/>
                              </w:rPr>
                              <w:t xml:space="preserve"> </w:t>
                            </w:r>
                          </w:p>
                          <w:p w14:paraId="497F6402"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Ensure the correct level of prelims have been accounted for</w:t>
                            </w:r>
                          </w:p>
                          <w:p w14:paraId="372C7EC3"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 xml:space="preserve">Ensure the correct level of profit margin has been added to the variation </w:t>
                            </w:r>
                            <w:r>
                              <w:rPr>
                                <w:bCs/>
                                <w:color w:val="000000"/>
                                <w:sz w:val="14"/>
                              </w:rPr>
                              <w:t>template</w:t>
                            </w:r>
                          </w:p>
                          <w:p w14:paraId="4107D71B"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Ensure an</w:t>
                            </w:r>
                            <w:r>
                              <w:rPr>
                                <w:bCs/>
                                <w:color w:val="000000"/>
                                <w:sz w:val="14"/>
                              </w:rPr>
                              <w:t>y</w:t>
                            </w:r>
                            <w:r w:rsidRPr="00EC1AF6">
                              <w:rPr>
                                <w:bCs/>
                                <w:color w:val="000000"/>
                                <w:sz w:val="14"/>
                              </w:rPr>
                              <w:t xml:space="preserve"> agreed discounts/MCD i</w:t>
                            </w:r>
                            <w:r>
                              <w:rPr>
                                <w:bCs/>
                                <w:color w:val="000000"/>
                                <w:sz w:val="14"/>
                              </w:rPr>
                              <w:t>s</w:t>
                            </w:r>
                            <w:r w:rsidRPr="00EC1AF6">
                              <w:rPr>
                                <w:bCs/>
                                <w:color w:val="000000"/>
                                <w:sz w:val="14"/>
                              </w:rPr>
                              <w:t xml:space="preserve"> included</w:t>
                            </w:r>
                          </w:p>
                          <w:p w14:paraId="64D3FF99"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 xml:space="preserve">Update the variation </w:t>
                            </w:r>
                            <w:r>
                              <w:rPr>
                                <w:bCs/>
                                <w:color w:val="000000"/>
                                <w:sz w:val="14"/>
                              </w:rPr>
                              <w:t>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B95B63" id="AutoShape 711" o:spid="_x0000_s1062" type="#_x0000_t109" style="position:absolute;left:0;text-align:left;margin-left:918.5pt;margin-top:14.15pt;width:192.75pt;height:228.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" filled="f" strokeweight="1.5pt">
                <v:textbox>
                  <w:txbxContent>
                    <w:p w14:paraId="30F446B0" w14:textId="2FB51471" w:rsidR="00A75221" w:rsidRPr="00603F21" w:rsidRDefault="00A75221" w:rsidP="00603F21">
                      <w:pPr>
                        <w:rPr>
                          <w:b/>
                          <w:color w:val="000000"/>
                          <w:sz w:val="14"/>
                        </w:rPr>
                      </w:pPr>
                      <w:r>
                        <w:rPr>
                          <w:b/>
                          <w:color w:val="000000"/>
                          <w:sz w:val="14"/>
                        </w:rPr>
                        <w:t>5</w:t>
                      </w:r>
                      <w:r w:rsidRPr="000412DE">
                        <w:rPr>
                          <w:b/>
                          <w:color w:val="000000"/>
                          <w:sz w:val="14"/>
                        </w:rPr>
                        <w:t xml:space="preserve">. </w:t>
                      </w:r>
                      <w:r>
                        <w:rPr>
                          <w:b/>
                          <w:color w:val="000000"/>
                          <w:sz w:val="14"/>
                        </w:rPr>
                        <w:t xml:space="preserve">       Generate the Variation</w:t>
                      </w:r>
                    </w:p>
                    <w:p w14:paraId="480C607F" w14:textId="5F0C92BA" w:rsidR="00A75221" w:rsidRPr="00603F21" w:rsidRDefault="00A75221" w:rsidP="00603F21">
                      <w:pPr>
                        <w:rPr>
                          <w:b/>
                          <w:color w:val="000000"/>
                          <w:sz w:val="14"/>
                        </w:rPr>
                      </w:pPr>
                      <w:r w:rsidRPr="00EC1AF6">
                        <w:rPr>
                          <w:b/>
                          <w:color w:val="000000"/>
                          <w:sz w:val="14"/>
                        </w:rPr>
                        <w:t>The greater the detail and breakdown we can provide in the variation, the greater success we will have in recovering the full value of the variation.</w:t>
                      </w:r>
                    </w:p>
                    <w:p w14:paraId="0684FCD5" w14:textId="317B49C1" w:rsidR="00A75221" w:rsidRPr="00EC1AF6" w:rsidRDefault="00A75221" w:rsidP="003E551F">
                      <w:pPr>
                        <w:rPr>
                          <w:b/>
                          <w:color w:val="000000"/>
                          <w:sz w:val="14"/>
                        </w:rPr>
                      </w:pPr>
                      <w:r w:rsidRPr="00EC1AF6">
                        <w:rPr>
                          <w:b/>
                          <w:color w:val="000000"/>
                          <w:sz w:val="14"/>
                        </w:rPr>
                        <w:t xml:space="preserve">The process we should follow when collating the information for the variation is: </w:t>
                      </w:r>
                    </w:p>
                    <w:p w14:paraId="36E422D7"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Agree the internal design input costs with the Design Manager (if required)</w:t>
                      </w:r>
                    </w:p>
                    <w:p w14:paraId="69195311"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Send our enquiries to our suppliers and sub-contractors</w:t>
                      </w:r>
                    </w:p>
                    <w:p w14:paraId="0B949F87"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Log all enquiries and response in the variation file from our suppliers and sub-contractors</w:t>
                      </w:r>
                    </w:p>
                    <w:p w14:paraId="5FB8A42E"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Complete the vari</w:t>
                      </w:r>
                      <w:r>
                        <w:rPr>
                          <w:bCs/>
                          <w:color w:val="000000"/>
                          <w:sz w:val="14"/>
                        </w:rPr>
                        <w:t>ation template</w:t>
                      </w:r>
                      <w:r w:rsidRPr="00EC1AF6">
                        <w:rPr>
                          <w:bCs/>
                          <w:color w:val="000000"/>
                          <w:sz w:val="14"/>
                        </w:rPr>
                        <w:t xml:space="preserve"> </w:t>
                      </w:r>
                    </w:p>
                    <w:p w14:paraId="497F6402"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Ensure the correct level of prelims have been accounted for</w:t>
                      </w:r>
                    </w:p>
                    <w:p w14:paraId="372C7EC3"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 xml:space="preserve">Ensure the correct level of profit margin has been added to the variation </w:t>
                      </w:r>
                      <w:r>
                        <w:rPr>
                          <w:bCs/>
                          <w:color w:val="000000"/>
                          <w:sz w:val="14"/>
                        </w:rPr>
                        <w:t>template</w:t>
                      </w:r>
                    </w:p>
                    <w:p w14:paraId="4107D71B"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Ensure an</w:t>
                      </w:r>
                      <w:r>
                        <w:rPr>
                          <w:bCs/>
                          <w:color w:val="000000"/>
                          <w:sz w:val="14"/>
                        </w:rPr>
                        <w:t>y</w:t>
                      </w:r>
                      <w:r w:rsidRPr="00EC1AF6">
                        <w:rPr>
                          <w:bCs/>
                          <w:color w:val="000000"/>
                          <w:sz w:val="14"/>
                        </w:rPr>
                        <w:t xml:space="preserve"> agreed discounts/MCD i</w:t>
                      </w:r>
                      <w:r>
                        <w:rPr>
                          <w:bCs/>
                          <w:color w:val="000000"/>
                          <w:sz w:val="14"/>
                        </w:rPr>
                        <w:t>s</w:t>
                      </w:r>
                      <w:r w:rsidRPr="00EC1AF6">
                        <w:rPr>
                          <w:bCs/>
                          <w:color w:val="000000"/>
                          <w:sz w:val="14"/>
                        </w:rPr>
                        <w:t xml:space="preserve"> included</w:t>
                      </w:r>
                    </w:p>
                    <w:p w14:paraId="64D3FF99"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 xml:space="preserve">Update the variation </w:t>
                      </w:r>
                      <w:r>
                        <w:rPr>
                          <w:bCs/>
                          <w:color w:val="000000"/>
                          <w:sz w:val="14"/>
                        </w:rPr>
                        <w:t>register</w:t>
                      </w:r>
                    </w:p>
                  </w:txbxContent>
                </v:textbox>
              </v:shape>
            </w:pict>
          </mc:Fallback>
        </mc:AlternateContent>
      </w:r>
      <w:r w:rsidR="00A75221" w:rsidRPr="00DE5BD6">
        <w:rPr>
          <w:rFonts w:cs="Times New Roman"/>
          <w:b/>
          <w:bCs/>
          <w:sz w:val="28"/>
          <w:szCs w:val="28"/>
        </w:rPr>
        <w:t>CHANGE MANAGEMENT PROCEDUR</w:t>
      </w:r>
      <w:r w:rsidR="0098522E" w:rsidRPr="00DE5BD6">
        <w:rPr>
          <w:rFonts w:cs="Times New Roman"/>
          <w:b/>
          <w:bCs/>
          <w:sz w:val="28"/>
          <w:szCs w:val="28"/>
        </w:rPr>
        <w:t>E FLOWCHART</w:t>
      </w:r>
      <w:bookmarkEnd w:id="149"/>
      <w:bookmarkEnd w:id="150"/>
    </w:p>
    <w:p w14:paraId="1D85CA43" w14:textId="143CA086" w:rsidR="00A75221" w:rsidRPr="00DE5BD6" w:rsidRDefault="003E551F" w:rsidP="00A75221">
      <w:pPr>
        <w:jc w:val="right"/>
        <w:rPr>
          <w:rFonts w:cs="Times New Roman"/>
          <w:sz w:val="16"/>
          <w:szCs w:val="16"/>
          <w:lang w:eastAsia="en-GB"/>
        </w:rPr>
      </w:pPr>
      <w:r>
        <w:rPr>
          <w:rFonts w:cs="Times New Roman"/>
          <w:noProof/>
          <w:sz w:val="40"/>
          <w:szCs w:val="40"/>
        </w:rPr>
        <mc:AlternateContent>
          <mc:Choice Requires="wps">
            <w:drawing>
              <wp:anchor distT="0" distB="0" distL="114300" distR="114300" simplePos="0" relativeHeight="251761664" behindDoc="0" locked="0" layoutInCell="1" allowOverlap="1" wp14:anchorId="5A19DFF3" wp14:editId="660808C2">
                <wp:simplePos x="0" y="0"/>
                <wp:positionH relativeFrom="column">
                  <wp:posOffset>9122735</wp:posOffset>
                </wp:positionH>
                <wp:positionV relativeFrom="paragraph">
                  <wp:posOffset>27349</wp:posOffset>
                </wp:positionV>
                <wp:extent cx="2049145" cy="2415658"/>
                <wp:effectExtent l="0" t="0" r="27305" b="22860"/>
                <wp:wrapNone/>
                <wp:docPr id="2099526839"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9145" cy="2415658"/>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788C02" w14:textId="246E05B1" w:rsidR="00A75221" w:rsidRPr="00603F21" w:rsidRDefault="00A75221" w:rsidP="00603F21">
                            <w:pPr>
                              <w:rPr>
                                <w:b/>
                                <w:color w:val="000000"/>
                                <w:sz w:val="14"/>
                              </w:rPr>
                            </w:pPr>
                            <w:r>
                              <w:rPr>
                                <w:b/>
                                <w:color w:val="000000"/>
                                <w:sz w:val="14"/>
                              </w:rPr>
                              <w:t>4</w:t>
                            </w:r>
                            <w:r w:rsidRPr="000412DE">
                              <w:rPr>
                                <w:b/>
                                <w:color w:val="000000"/>
                                <w:sz w:val="14"/>
                              </w:rPr>
                              <w:t xml:space="preserve">. </w:t>
                            </w:r>
                            <w:r>
                              <w:rPr>
                                <w:b/>
                                <w:color w:val="000000"/>
                                <w:sz w:val="14"/>
                              </w:rPr>
                              <w:t xml:space="preserve">       Internal Support Required</w:t>
                            </w:r>
                          </w:p>
                          <w:p w14:paraId="0756CDFF" w14:textId="24DEA79D" w:rsidR="00A75221" w:rsidRPr="00F029BE" w:rsidRDefault="00A75221" w:rsidP="003E551F">
                            <w:pPr>
                              <w:rPr>
                                <w:b/>
                                <w:color w:val="000000"/>
                                <w:sz w:val="14"/>
                              </w:rPr>
                            </w:pPr>
                            <w:r w:rsidRPr="00F029BE">
                              <w:rPr>
                                <w:b/>
                                <w:color w:val="000000"/>
                                <w:sz w:val="14"/>
                              </w:rPr>
                              <w:t>Confirmation is required on the level of internal support required – This could be in the form of:</w:t>
                            </w:r>
                          </w:p>
                          <w:p w14:paraId="2829764C"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Design Engineers</w:t>
                            </w:r>
                          </w:p>
                          <w:p w14:paraId="59AC0019"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Design Manager</w:t>
                            </w:r>
                          </w:p>
                          <w:p w14:paraId="368CABA7"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Estimator</w:t>
                            </w:r>
                          </w:p>
                          <w:p w14:paraId="4DA20713"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Ops Manager/Procurement</w:t>
                            </w:r>
                          </w:p>
                          <w:p w14:paraId="5BF642D6"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Commercial</w:t>
                            </w:r>
                          </w:p>
                          <w:p w14:paraId="67366D9E" w14:textId="5BE40BB0" w:rsidR="00A75221" w:rsidRDefault="00A75221" w:rsidP="00603F21">
                            <w:pPr>
                              <w:numPr>
                                <w:ilvl w:val="0"/>
                                <w:numId w:val="332"/>
                              </w:numPr>
                              <w:spacing w:after="0" w:line="276" w:lineRule="auto"/>
                              <w:ind w:left="426"/>
                              <w:rPr>
                                <w:b/>
                                <w:color w:val="000000"/>
                                <w:sz w:val="14"/>
                              </w:rPr>
                            </w:pPr>
                            <w:r w:rsidRPr="00F029BE">
                              <w:rPr>
                                <w:b/>
                                <w:color w:val="000000"/>
                                <w:sz w:val="14"/>
                              </w:rPr>
                              <w:t>Director</w:t>
                            </w:r>
                          </w:p>
                          <w:p w14:paraId="063C2BBB" w14:textId="77777777" w:rsidR="00603F21" w:rsidRPr="00603F21" w:rsidRDefault="00603F21" w:rsidP="00603F21">
                            <w:pPr>
                              <w:spacing w:after="0" w:line="276" w:lineRule="auto"/>
                              <w:ind w:left="66"/>
                              <w:rPr>
                                <w:b/>
                                <w:color w:val="000000"/>
                                <w:sz w:val="14"/>
                              </w:rPr>
                            </w:pPr>
                          </w:p>
                          <w:p w14:paraId="2E182E1A" w14:textId="77777777" w:rsidR="00A75221" w:rsidRPr="00F029BE" w:rsidRDefault="00A75221" w:rsidP="00A75221">
                            <w:pPr>
                              <w:rPr>
                                <w:b/>
                                <w:color w:val="000000"/>
                                <w:sz w:val="14"/>
                              </w:rPr>
                            </w:pPr>
                            <w:r w:rsidRPr="00F029BE">
                              <w:rPr>
                                <w:b/>
                                <w:color w:val="000000"/>
                                <w:sz w:val="14"/>
                              </w:rPr>
                              <w:t>The workloads of individual’s should be taken into consideration.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19DFF3" id="AutoShape 190" o:spid="_x0000_s1063" type="#_x0000_t109" style="position:absolute;left:0;text-align:left;margin-left:718.35pt;margin-top:2.15pt;width:161.35pt;height:190.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" filled="f" strokeweight="1.5pt">
                <v:textbox>
                  <w:txbxContent>
                    <w:p w14:paraId="11788C02" w14:textId="246E05B1" w:rsidR="00A75221" w:rsidRPr="00603F21" w:rsidRDefault="00A75221" w:rsidP="00603F21">
                      <w:pPr>
                        <w:rPr>
                          <w:b/>
                          <w:color w:val="000000"/>
                          <w:sz w:val="14"/>
                        </w:rPr>
                      </w:pPr>
                      <w:r>
                        <w:rPr>
                          <w:b/>
                          <w:color w:val="000000"/>
                          <w:sz w:val="14"/>
                        </w:rPr>
                        <w:t>4</w:t>
                      </w:r>
                      <w:r w:rsidRPr="000412DE">
                        <w:rPr>
                          <w:b/>
                          <w:color w:val="000000"/>
                          <w:sz w:val="14"/>
                        </w:rPr>
                        <w:t xml:space="preserve">. </w:t>
                      </w:r>
                      <w:r>
                        <w:rPr>
                          <w:b/>
                          <w:color w:val="000000"/>
                          <w:sz w:val="14"/>
                        </w:rPr>
                        <w:t xml:space="preserve">       Internal Support Required</w:t>
                      </w:r>
                    </w:p>
                    <w:p w14:paraId="0756CDFF" w14:textId="24DEA79D" w:rsidR="00A75221" w:rsidRPr="00F029BE" w:rsidRDefault="00A75221" w:rsidP="003E551F">
                      <w:pPr>
                        <w:rPr>
                          <w:b/>
                          <w:color w:val="000000"/>
                          <w:sz w:val="14"/>
                        </w:rPr>
                      </w:pPr>
                      <w:r w:rsidRPr="00F029BE">
                        <w:rPr>
                          <w:b/>
                          <w:color w:val="000000"/>
                          <w:sz w:val="14"/>
                        </w:rPr>
                        <w:t>Confirmation is required on the level of internal support required – This could be in the form of:</w:t>
                      </w:r>
                    </w:p>
                    <w:p w14:paraId="2829764C"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Design Engineers</w:t>
                      </w:r>
                    </w:p>
                    <w:p w14:paraId="59AC0019"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Design Manager</w:t>
                      </w:r>
                    </w:p>
                    <w:p w14:paraId="368CABA7"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Estimator</w:t>
                      </w:r>
                    </w:p>
                    <w:p w14:paraId="4DA20713"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Ops Manager/Procurement</w:t>
                      </w:r>
                    </w:p>
                    <w:p w14:paraId="5BF642D6"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Commercial</w:t>
                      </w:r>
                    </w:p>
                    <w:p w14:paraId="67366D9E" w14:textId="5BE40BB0" w:rsidR="00A75221" w:rsidRDefault="00A75221" w:rsidP="00603F21">
                      <w:pPr>
                        <w:numPr>
                          <w:ilvl w:val="0"/>
                          <w:numId w:val="332"/>
                        </w:numPr>
                        <w:spacing w:after="0" w:line="276" w:lineRule="auto"/>
                        <w:ind w:left="426"/>
                        <w:rPr>
                          <w:b/>
                          <w:color w:val="000000"/>
                          <w:sz w:val="14"/>
                        </w:rPr>
                      </w:pPr>
                      <w:r w:rsidRPr="00F029BE">
                        <w:rPr>
                          <w:b/>
                          <w:color w:val="000000"/>
                          <w:sz w:val="14"/>
                        </w:rPr>
                        <w:t>Director</w:t>
                      </w:r>
                    </w:p>
                    <w:p w14:paraId="063C2BBB" w14:textId="77777777" w:rsidR="00603F21" w:rsidRPr="00603F21" w:rsidRDefault="00603F21" w:rsidP="00603F21">
                      <w:pPr>
                        <w:spacing w:after="0" w:line="276" w:lineRule="auto"/>
                        <w:ind w:left="66"/>
                        <w:rPr>
                          <w:b/>
                          <w:color w:val="000000"/>
                          <w:sz w:val="14"/>
                        </w:rPr>
                      </w:pPr>
                    </w:p>
                    <w:p w14:paraId="2E182E1A" w14:textId="77777777" w:rsidR="00A75221" w:rsidRPr="00F029BE" w:rsidRDefault="00A75221" w:rsidP="00A75221">
                      <w:pPr>
                        <w:rPr>
                          <w:b/>
                          <w:color w:val="000000"/>
                          <w:sz w:val="14"/>
                        </w:rPr>
                      </w:pPr>
                      <w:r w:rsidRPr="00F029BE">
                        <w:rPr>
                          <w:b/>
                          <w:color w:val="000000"/>
                          <w:sz w:val="14"/>
                        </w:rPr>
                        <w:t>The workloads of individual’s should be taken into consideration.</w:t>
                      </w:r>
                    </w:p>
                  </w:txbxContent>
                </v:textbox>
              </v:shape>
            </w:pict>
          </mc:Fallback>
        </mc:AlternateContent>
      </w:r>
      <w:r>
        <w:rPr>
          <w:rFonts w:cs="Times New Roman"/>
          <w:noProof/>
        </w:rPr>
        <mc:AlternateContent>
          <mc:Choice Requires="wps">
            <w:drawing>
              <wp:anchor distT="0" distB="0" distL="114300" distR="114300" simplePos="0" relativeHeight="251756544" behindDoc="0" locked="0" layoutInCell="1" allowOverlap="1" wp14:anchorId="040806D3" wp14:editId="6525F5C5">
                <wp:simplePos x="0" y="0"/>
                <wp:positionH relativeFrom="column">
                  <wp:posOffset>5380074</wp:posOffset>
                </wp:positionH>
                <wp:positionV relativeFrom="paragraph">
                  <wp:posOffset>27348</wp:posOffset>
                </wp:positionV>
                <wp:extent cx="3297555" cy="2299291"/>
                <wp:effectExtent l="0" t="0" r="17145" b="25400"/>
                <wp:wrapNone/>
                <wp:docPr id="357579085"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299291"/>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427A74" w14:textId="2952EE11" w:rsidR="00A75221" w:rsidRPr="00603F21" w:rsidRDefault="00A75221" w:rsidP="00603F21">
                            <w:pPr>
                              <w:rPr>
                                <w:b/>
                                <w:color w:val="000000"/>
                                <w:sz w:val="14"/>
                              </w:rPr>
                            </w:pPr>
                            <w:r>
                              <w:rPr>
                                <w:b/>
                                <w:color w:val="000000"/>
                                <w:sz w:val="14"/>
                              </w:rPr>
                              <w:t>3</w:t>
                            </w:r>
                            <w:r w:rsidRPr="000412DE">
                              <w:rPr>
                                <w:b/>
                                <w:color w:val="000000"/>
                                <w:sz w:val="14"/>
                              </w:rPr>
                              <w:t xml:space="preserve">. </w:t>
                            </w:r>
                            <w:r>
                              <w:rPr>
                                <w:b/>
                                <w:color w:val="000000"/>
                                <w:sz w:val="14"/>
                              </w:rPr>
                              <w:t xml:space="preserve">       Initial Early Warning Notice</w:t>
                            </w:r>
                          </w:p>
                          <w:p w14:paraId="1F608E82" w14:textId="0B70001A" w:rsidR="00A75221" w:rsidRPr="00F029BE" w:rsidRDefault="00A75221" w:rsidP="00A75221">
                            <w:pPr>
                              <w:pStyle w:val="ListParagraph"/>
                              <w:spacing w:line="256" w:lineRule="auto"/>
                              <w:ind w:left="0"/>
                              <w:rPr>
                                <w:b/>
                                <w:bCs/>
                                <w:sz w:val="14"/>
                              </w:rPr>
                            </w:pPr>
                            <w:r>
                              <w:rPr>
                                <w:b/>
                                <w:bCs/>
                                <w:sz w:val="14"/>
                              </w:rPr>
                              <w:t>It is the Project Manager responsibility to complete and i</w:t>
                            </w:r>
                            <w:r w:rsidR="00014936">
                              <w:rPr>
                                <w:b/>
                                <w:bCs/>
                                <w:sz w:val="14"/>
                              </w:rPr>
                              <w:t>ssue</w:t>
                            </w:r>
                            <w:r w:rsidR="004C4DB7">
                              <w:rPr>
                                <w:b/>
                                <w:bCs/>
                                <w:sz w:val="14"/>
                              </w:rPr>
                              <w:t xml:space="preserve"> </w:t>
                            </w:r>
                            <w:r>
                              <w:rPr>
                                <w:b/>
                                <w:bCs/>
                                <w:sz w:val="14"/>
                              </w:rPr>
                              <w:t>Early Warning Notice</w:t>
                            </w:r>
                            <w:r w:rsidRPr="00F029BE">
                              <w:rPr>
                                <w:b/>
                                <w:bCs/>
                                <w:sz w:val="14"/>
                              </w:rPr>
                              <w:t>.</w:t>
                            </w:r>
                          </w:p>
                          <w:p w14:paraId="5647C6F3" w14:textId="77777777" w:rsidR="00A75221" w:rsidRDefault="00A75221" w:rsidP="00A75221">
                            <w:pPr>
                              <w:pStyle w:val="ListParagraph"/>
                              <w:spacing w:line="256" w:lineRule="auto"/>
                              <w:ind w:left="0"/>
                              <w:rPr>
                                <w:sz w:val="14"/>
                              </w:rPr>
                            </w:pPr>
                          </w:p>
                          <w:p w14:paraId="1AA83B2F" w14:textId="77777777" w:rsidR="00A75221" w:rsidRDefault="00A75221" w:rsidP="00A75221">
                            <w:pPr>
                              <w:pStyle w:val="ListParagraph"/>
                              <w:spacing w:line="256" w:lineRule="auto"/>
                              <w:ind w:left="0"/>
                              <w:rPr>
                                <w:b/>
                                <w:bCs/>
                                <w:sz w:val="14"/>
                              </w:rPr>
                            </w:pPr>
                            <w:r w:rsidRPr="00F029BE">
                              <w:rPr>
                                <w:b/>
                                <w:bCs/>
                                <w:sz w:val="14"/>
                              </w:rPr>
                              <w:t>The proposed change needs to be assessed for the following points:</w:t>
                            </w:r>
                          </w:p>
                          <w:p w14:paraId="42F34AEC" w14:textId="77777777" w:rsidR="00A75221" w:rsidRPr="00F029BE" w:rsidRDefault="00A75221" w:rsidP="00A75221">
                            <w:pPr>
                              <w:pStyle w:val="ListParagraph"/>
                              <w:spacing w:line="256" w:lineRule="auto"/>
                              <w:ind w:left="0"/>
                              <w:rPr>
                                <w:b/>
                                <w:bCs/>
                                <w:sz w:val="14"/>
                              </w:rPr>
                            </w:pPr>
                          </w:p>
                          <w:p w14:paraId="0A8E1934" w14:textId="77777777" w:rsidR="00A75221" w:rsidRDefault="00A75221" w:rsidP="00A75221">
                            <w:pPr>
                              <w:pStyle w:val="ListParagraph"/>
                              <w:numPr>
                                <w:ilvl w:val="0"/>
                                <w:numId w:val="331"/>
                              </w:numPr>
                              <w:spacing w:after="0" w:line="256" w:lineRule="auto"/>
                              <w:ind w:left="426"/>
                              <w:contextualSpacing w:val="0"/>
                              <w:rPr>
                                <w:sz w:val="14"/>
                              </w:rPr>
                            </w:pPr>
                            <w:r w:rsidRPr="00F029BE">
                              <w:rPr>
                                <w:sz w:val="14"/>
                              </w:rPr>
                              <w:t>Time (this could be increased design, procurement)</w:t>
                            </w:r>
                          </w:p>
                          <w:p w14:paraId="08698EB9" w14:textId="77777777" w:rsidR="00A75221" w:rsidRPr="00F029BE" w:rsidRDefault="00A75221" w:rsidP="00A75221">
                            <w:pPr>
                              <w:pStyle w:val="ListParagraph"/>
                              <w:numPr>
                                <w:ilvl w:val="0"/>
                                <w:numId w:val="331"/>
                              </w:numPr>
                              <w:spacing w:after="0" w:line="256" w:lineRule="auto"/>
                              <w:ind w:left="426"/>
                              <w:contextualSpacing w:val="0"/>
                              <w:rPr>
                                <w:sz w:val="14"/>
                              </w:rPr>
                            </w:pPr>
                            <w:r w:rsidRPr="00F029BE">
                              <w:rPr>
                                <w:sz w:val="14"/>
                              </w:rPr>
                              <w:t>Costs (this could a cost increase, neutral or a saving)</w:t>
                            </w:r>
                          </w:p>
                          <w:p w14:paraId="549516D6" w14:textId="77777777" w:rsidR="00A75221" w:rsidRPr="00F029BE" w:rsidRDefault="00A75221" w:rsidP="00A75221">
                            <w:pPr>
                              <w:pStyle w:val="ListParagraph"/>
                              <w:numPr>
                                <w:ilvl w:val="0"/>
                                <w:numId w:val="331"/>
                              </w:numPr>
                              <w:spacing w:after="0" w:line="256" w:lineRule="auto"/>
                              <w:ind w:left="426"/>
                              <w:contextualSpacing w:val="0"/>
                              <w:rPr>
                                <w:sz w:val="14"/>
                              </w:rPr>
                            </w:pPr>
                            <w:r w:rsidRPr="00F029BE">
                              <w:rPr>
                                <w:sz w:val="14"/>
                              </w:rPr>
                              <w:t xml:space="preserve">Resource </w:t>
                            </w:r>
                          </w:p>
                          <w:p w14:paraId="769A0274" w14:textId="77777777" w:rsidR="00A75221" w:rsidRDefault="00A75221" w:rsidP="00A75221">
                            <w:pPr>
                              <w:pStyle w:val="ListParagraph"/>
                              <w:numPr>
                                <w:ilvl w:val="0"/>
                                <w:numId w:val="331"/>
                              </w:numPr>
                              <w:spacing w:after="0" w:line="256" w:lineRule="auto"/>
                              <w:ind w:left="426"/>
                              <w:contextualSpacing w:val="0"/>
                              <w:rPr>
                                <w:sz w:val="14"/>
                              </w:rPr>
                            </w:pPr>
                            <w:r w:rsidRPr="00F029BE">
                              <w:rPr>
                                <w:sz w:val="14"/>
                              </w:rPr>
                              <w:t>Programme</w:t>
                            </w:r>
                          </w:p>
                          <w:p w14:paraId="0D5D1FDE" w14:textId="77777777" w:rsidR="00A75221" w:rsidRDefault="00A75221" w:rsidP="00A75221">
                            <w:pPr>
                              <w:pStyle w:val="ListParagraph"/>
                              <w:spacing w:line="256" w:lineRule="auto"/>
                              <w:ind w:left="0"/>
                              <w:rPr>
                                <w:sz w:val="14"/>
                              </w:rPr>
                            </w:pPr>
                          </w:p>
                          <w:p w14:paraId="489C47B6" w14:textId="77777777" w:rsidR="00A75221" w:rsidRPr="00F029BE" w:rsidRDefault="00A75221" w:rsidP="00A75221">
                            <w:pPr>
                              <w:pStyle w:val="ListParagraph"/>
                              <w:spacing w:line="256" w:lineRule="auto"/>
                              <w:ind w:left="0"/>
                              <w:rPr>
                                <w:b/>
                                <w:bCs/>
                                <w:sz w:val="14"/>
                              </w:rPr>
                            </w:pPr>
                            <w:r w:rsidRPr="00F029BE">
                              <w:rPr>
                                <w:b/>
                                <w:bCs/>
                                <w:sz w:val="14"/>
                              </w:rPr>
                              <w:t>The above needs to be formally communicated to our client to provide an early warning on the cause and effect of the proposed change.</w:t>
                            </w:r>
                          </w:p>
                          <w:p w14:paraId="2E77F692" w14:textId="77777777" w:rsidR="00A75221" w:rsidRPr="00F029BE" w:rsidRDefault="00A75221" w:rsidP="00A75221">
                            <w:pPr>
                              <w:pStyle w:val="ListParagraph"/>
                              <w:spacing w:line="256" w:lineRule="auto"/>
                              <w:ind w:left="0"/>
                              <w:rPr>
                                <w:b/>
                                <w:bCs/>
                                <w:sz w:val="14"/>
                              </w:rPr>
                            </w:pPr>
                          </w:p>
                          <w:p w14:paraId="4B3B16A1" w14:textId="77777777" w:rsidR="00A75221" w:rsidRPr="00F029BE" w:rsidRDefault="00A75221" w:rsidP="00A75221">
                            <w:pPr>
                              <w:pStyle w:val="ListParagraph"/>
                              <w:spacing w:line="256" w:lineRule="auto"/>
                              <w:ind w:left="0"/>
                              <w:rPr>
                                <w:b/>
                                <w:bCs/>
                                <w:sz w:val="14"/>
                              </w:rPr>
                            </w:pPr>
                            <w:r w:rsidRPr="00F029BE">
                              <w:rPr>
                                <w:b/>
                                <w:bCs/>
                                <w:sz w:val="14"/>
                              </w:rPr>
                              <w:t>At this point we can also ascertain if the proposed change constitutes a variation to the contract.</w:t>
                            </w:r>
                          </w:p>
                          <w:p w14:paraId="34E0054A" w14:textId="77777777" w:rsidR="00A75221" w:rsidRPr="00F029BE" w:rsidRDefault="00A75221" w:rsidP="00A75221">
                            <w:pPr>
                              <w:pStyle w:val="ListParagraph"/>
                              <w:spacing w:after="0" w:line="256" w:lineRule="auto"/>
                              <w:ind w:left="0"/>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0806D3" id="AutoShape 176" o:spid="_x0000_s1064" type="#_x0000_t109" style="position:absolute;left:0;text-align:left;margin-left:423.65pt;margin-top:2.15pt;width:259.65pt;height:181.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" filled="f" strokeweight="1.5pt">
                <v:textbox>
                  <w:txbxContent>
                    <w:p w14:paraId="66427A74" w14:textId="2952EE11" w:rsidR="00A75221" w:rsidRPr="00603F21" w:rsidRDefault="00A75221" w:rsidP="00603F21">
                      <w:pPr>
                        <w:rPr>
                          <w:b/>
                          <w:color w:val="000000"/>
                          <w:sz w:val="14"/>
                        </w:rPr>
                      </w:pPr>
                      <w:r>
                        <w:rPr>
                          <w:b/>
                          <w:color w:val="000000"/>
                          <w:sz w:val="14"/>
                        </w:rPr>
                        <w:t>3</w:t>
                      </w:r>
                      <w:r w:rsidRPr="000412DE">
                        <w:rPr>
                          <w:b/>
                          <w:color w:val="000000"/>
                          <w:sz w:val="14"/>
                        </w:rPr>
                        <w:t xml:space="preserve">. </w:t>
                      </w:r>
                      <w:r>
                        <w:rPr>
                          <w:b/>
                          <w:color w:val="000000"/>
                          <w:sz w:val="14"/>
                        </w:rPr>
                        <w:t xml:space="preserve">       Initial Early Warning Notice</w:t>
                      </w:r>
                    </w:p>
                    <w:p w14:paraId="1F608E82" w14:textId="0B70001A" w:rsidR="00A75221" w:rsidRPr="00F029BE" w:rsidRDefault="00A75221" w:rsidP="00A75221">
                      <w:pPr>
                        <w:pStyle w:val="ListParagraph"/>
                        <w:spacing w:line="256" w:lineRule="auto"/>
                        <w:ind w:left="0"/>
                        <w:rPr>
                          <w:b/>
                          <w:bCs/>
                          <w:sz w:val="14"/>
                        </w:rPr>
                      </w:pPr>
                      <w:r>
                        <w:rPr>
                          <w:b/>
                          <w:bCs/>
                          <w:sz w:val="14"/>
                        </w:rPr>
                        <w:t>It is the Project Manager responsibility to complete and i</w:t>
                      </w:r>
                      <w:r w:rsidR="00014936">
                        <w:rPr>
                          <w:b/>
                          <w:bCs/>
                          <w:sz w:val="14"/>
                        </w:rPr>
                        <w:t>ssue</w:t>
                      </w:r>
                      <w:r w:rsidR="004C4DB7">
                        <w:rPr>
                          <w:b/>
                          <w:bCs/>
                          <w:sz w:val="14"/>
                        </w:rPr>
                        <w:t xml:space="preserve"> </w:t>
                      </w:r>
                      <w:r>
                        <w:rPr>
                          <w:b/>
                          <w:bCs/>
                          <w:sz w:val="14"/>
                        </w:rPr>
                        <w:t>Early Warning Notice</w:t>
                      </w:r>
                      <w:r w:rsidRPr="00F029BE">
                        <w:rPr>
                          <w:b/>
                          <w:bCs/>
                          <w:sz w:val="14"/>
                        </w:rPr>
                        <w:t>.</w:t>
                      </w:r>
                    </w:p>
                    <w:p w14:paraId="5647C6F3" w14:textId="77777777" w:rsidR="00A75221" w:rsidRDefault="00A75221" w:rsidP="00A75221">
                      <w:pPr>
                        <w:pStyle w:val="ListParagraph"/>
                        <w:spacing w:line="256" w:lineRule="auto"/>
                        <w:ind w:left="0"/>
                        <w:rPr>
                          <w:sz w:val="14"/>
                        </w:rPr>
                      </w:pPr>
                    </w:p>
                    <w:p w14:paraId="1AA83B2F" w14:textId="77777777" w:rsidR="00A75221" w:rsidRDefault="00A75221" w:rsidP="00A75221">
                      <w:pPr>
                        <w:pStyle w:val="ListParagraph"/>
                        <w:spacing w:line="256" w:lineRule="auto"/>
                        <w:ind w:left="0"/>
                        <w:rPr>
                          <w:b/>
                          <w:bCs/>
                          <w:sz w:val="14"/>
                        </w:rPr>
                      </w:pPr>
                      <w:r w:rsidRPr="00F029BE">
                        <w:rPr>
                          <w:b/>
                          <w:bCs/>
                          <w:sz w:val="14"/>
                        </w:rPr>
                        <w:t>The proposed change needs to be assessed for the following points:</w:t>
                      </w:r>
                    </w:p>
                    <w:p w14:paraId="42F34AEC" w14:textId="77777777" w:rsidR="00A75221" w:rsidRPr="00F029BE" w:rsidRDefault="00A75221" w:rsidP="00A75221">
                      <w:pPr>
                        <w:pStyle w:val="ListParagraph"/>
                        <w:spacing w:line="256" w:lineRule="auto"/>
                        <w:ind w:left="0"/>
                        <w:rPr>
                          <w:b/>
                          <w:bCs/>
                          <w:sz w:val="14"/>
                        </w:rPr>
                      </w:pPr>
                    </w:p>
                    <w:p w14:paraId="0A8E1934" w14:textId="77777777" w:rsidR="00A75221" w:rsidRDefault="00A75221" w:rsidP="00A75221">
                      <w:pPr>
                        <w:pStyle w:val="ListParagraph"/>
                        <w:numPr>
                          <w:ilvl w:val="0"/>
                          <w:numId w:val="331"/>
                        </w:numPr>
                        <w:spacing w:after="0" w:line="256" w:lineRule="auto"/>
                        <w:ind w:left="426"/>
                        <w:contextualSpacing w:val="0"/>
                        <w:rPr>
                          <w:sz w:val="14"/>
                        </w:rPr>
                      </w:pPr>
                      <w:r w:rsidRPr="00F029BE">
                        <w:rPr>
                          <w:sz w:val="14"/>
                        </w:rPr>
                        <w:t>Time (this could be increased design, procurement)</w:t>
                      </w:r>
                    </w:p>
                    <w:p w14:paraId="08698EB9" w14:textId="77777777" w:rsidR="00A75221" w:rsidRPr="00F029BE" w:rsidRDefault="00A75221" w:rsidP="00A75221">
                      <w:pPr>
                        <w:pStyle w:val="ListParagraph"/>
                        <w:numPr>
                          <w:ilvl w:val="0"/>
                          <w:numId w:val="331"/>
                        </w:numPr>
                        <w:spacing w:after="0" w:line="256" w:lineRule="auto"/>
                        <w:ind w:left="426"/>
                        <w:contextualSpacing w:val="0"/>
                        <w:rPr>
                          <w:sz w:val="14"/>
                        </w:rPr>
                      </w:pPr>
                      <w:r w:rsidRPr="00F029BE">
                        <w:rPr>
                          <w:sz w:val="14"/>
                        </w:rPr>
                        <w:t>Costs (this could a cost increase, neutral or a saving)</w:t>
                      </w:r>
                    </w:p>
                    <w:p w14:paraId="549516D6" w14:textId="77777777" w:rsidR="00A75221" w:rsidRPr="00F029BE" w:rsidRDefault="00A75221" w:rsidP="00A75221">
                      <w:pPr>
                        <w:pStyle w:val="ListParagraph"/>
                        <w:numPr>
                          <w:ilvl w:val="0"/>
                          <w:numId w:val="331"/>
                        </w:numPr>
                        <w:spacing w:after="0" w:line="256" w:lineRule="auto"/>
                        <w:ind w:left="426"/>
                        <w:contextualSpacing w:val="0"/>
                        <w:rPr>
                          <w:sz w:val="14"/>
                        </w:rPr>
                      </w:pPr>
                      <w:r w:rsidRPr="00F029BE">
                        <w:rPr>
                          <w:sz w:val="14"/>
                        </w:rPr>
                        <w:t xml:space="preserve">Resource </w:t>
                      </w:r>
                    </w:p>
                    <w:p w14:paraId="769A0274" w14:textId="77777777" w:rsidR="00A75221" w:rsidRDefault="00A75221" w:rsidP="00A75221">
                      <w:pPr>
                        <w:pStyle w:val="ListParagraph"/>
                        <w:numPr>
                          <w:ilvl w:val="0"/>
                          <w:numId w:val="331"/>
                        </w:numPr>
                        <w:spacing w:after="0" w:line="256" w:lineRule="auto"/>
                        <w:ind w:left="426"/>
                        <w:contextualSpacing w:val="0"/>
                        <w:rPr>
                          <w:sz w:val="14"/>
                        </w:rPr>
                      </w:pPr>
                      <w:r w:rsidRPr="00F029BE">
                        <w:rPr>
                          <w:sz w:val="14"/>
                        </w:rPr>
                        <w:t>Programme</w:t>
                      </w:r>
                    </w:p>
                    <w:p w14:paraId="0D5D1FDE" w14:textId="77777777" w:rsidR="00A75221" w:rsidRDefault="00A75221" w:rsidP="00A75221">
                      <w:pPr>
                        <w:pStyle w:val="ListParagraph"/>
                        <w:spacing w:line="256" w:lineRule="auto"/>
                        <w:ind w:left="0"/>
                        <w:rPr>
                          <w:sz w:val="14"/>
                        </w:rPr>
                      </w:pPr>
                    </w:p>
                    <w:p w14:paraId="489C47B6" w14:textId="77777777" w:rsidR="00A75221" w:rsidRPr="00F029BE" w:rsidRDefault="00A75221" w:rsidP="00A75221">
                      <w:pPr>
                        <w:pStyle w:val="ListParagraph"/>
                        <w:spacing w:line="256" w:lineRule="auto"/>
                        <w:ind w:left="0"/>
                        <w:rPr>
                          <w:b/>
                          <w:bCs/>
                          <w:sz w:val="14"/>
                        </w:rPr>
                      </w:pPr>
                      <w:r w:rsidRPr="00F029BE">
                        <w:rPr>
                          <w:b/>
                          <w:bCs/>
                          <w:sz w:val="14"/>
                        </w:rPr>
                        <w:t>The above needs to be formally communicated to our client to provide an early warning on the cause and effect of the proposed change.</w:t>
                      </w:r>
                    </w:p>
                    <w:p w14:paraId="2E77F692" w14:textId="77777777" w:rsidR="00A75221" w:rsidRPr="00F029BE" w:rsidRDefault="00A75221" w:rsidP="00A75221">
                      <w:pPr>
                        <w:pStyle w:val="ListParagraph"/>
                        <w:spacing w:line="256" w:lineRule="auto"/>
                        <w:ind w:left="0"/>
                        <w:rPr>
                          <w:b/>
                          <w:bCs/>
                          <w:sz w:val="14"/>
                        </w:rPr>
                      </w:pPr>
                    </w:p>
                    <w:p w14:paraId="4B3B16A1" w14:textId="77777777" w:rsidR="00A75221" w:rsidRPr="00F029BE" w:rsidRDefault="00A75221" w:rsidP="00A75221">
                      <w:pPr>
                        <w:pStyle w:val="ListParagraph"/>
                        <w:spacing w:line="256" w:lineRule="auto"/>
                        <w:ind w:left="0"/>
                        <w:rPr>
                          <w:b/>
                          <w:bCs/>
                          <w:sz w:val="14"/>
                        </w:rPr>
                      </w:pPr>
                      <w:r w:rsidRPr="00F029BE">
                        <w:rPr>
                          <w:b/>
                          <w:bCs/>
                          <w:sz w:val="14"/>
                        </w:rPr>
                        <w:t>At this point we can also ascertain if the proposed change constitutes a variation to the contract.</w:t>
                      </w:r>
                    </w:p>
                    <w:p w14:paraId="34E0054A" w14:textId="77777777" w:rsidR="00A75221" w:rsidRPr="00F029BE" w:rsidRDefault="00A75221" w:rsidP="00A75221">
                      <w:pPr>
                        <w:pStyle w:val="ListParagraph"/>
                        <w:spacing w:after="0" w:line="256" w:lineRule="auto"/>
                        <w:ind w:left="0"/>
                        <w:rPr>
                          <w:sz w:val="14"/>
                        </w:rPr>
                      </w:pPr>
                    </w:p>
                  </w:txbxContent>
                </v:textbox>
              </v:shape>
            </w:pict>
          </mc:Fallback>
        </mc:AlternateContent>
      </w:r>
      <w:r w:rsidR="00D56081">
        <w:rPr>
          <w:rFonts w:cs="Times New Roman"/>
          <w:noProof/>
        </w:rPr>
        <mc:AlternateContent>
          <mc:Choice Requires="wps">
            <w:drawing>
              <wp:anchor distT="0" distB="0" distL="114300" distR="114300" simplePos="0" relativeHeight="251754496" behindDoc="0" locked="0" layoutInCell="1" allowOverlap="1" wp14:anchorId="345816EB" wp14:editId="2F24A1E7">
                <wp:simplePos x="0" y="0"/>
                <wp:positionH relativeFrom="column">
                  <wp:posOffset>2493896</wp:posOffset>
                </wp:positionH>
                <wp:positionV relativeFrom="paragraph">
                  <wp:posOffset>23864</wp:posOffset>
                </wp:positionV>
                <wp:extent cx="2398395" cy="1731276"/>
                <wp:effectExtent l="0" t="0" r="20955" b="21590"/>
                <wp:wrapNone/>
                <wp:docPr id="225072996" name="Auto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8395" cy="1731276"/>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C45497" w14:textId="77777777" w:rsidR="00A75221" w:rsidRPr="000412DE" w:rsidRDefault="00A75221" w:rsidP="00A75221">
                            <w:pPr>
                              <w:pStyle w:val="ListParagraph"/>
                              <w:numPr>
                                <w:ilvl w:val="0"/>
                                <w:numId w:val="338"/>
                              </w:numPr>
                              <w:spacing w:after="0" w:line="256" w:lineRule="auto"/>
                              <w:ind w:left="426"/>
                              <w:rPr>
                                <w:b/>
                                <w:color w:val="000000"/>
                                <w:sz w:val="14"/>
                              </w:rPr>
                            </w:pPr>
                            <w:r>
                              <w:rPr>
                                <w:b/>
                                <w:color w:val="000000"/>
                                <w:sz w:val="14"/>
                              </w:rPr>
                              <w:t>Logging the Change</w:t>
                            </w:r>
                          </w:p>
                          <w:p w14:paraId="26EDEA51" w14:textId="77777777" w:rsidR="00A75221" w:rsidRDefault="00A75221" w:rsidP="00A75221">
                            <w:pPr>
                              <w:pStyle w:val="ListParagraph"/>
                              <w:spacing w:after="0" w:line="256" w:lineRule="auto"/>
                              <w:ind w:left="0"/>
                              <w:rPr>
                                <w:color w:val="FF0000"/>
                                <w:sz w:val="14"/>
                              </w:rPr>
                            </w:pPr>
                          </w:p>
                          <w:p w14:paraId="1042E784" w14:textId="77777777" w:rsidR="00A75221" w:rsidRPr="00EB05D3" w:rsidRDefault="00A75221" w:rsidP="00A75221">
                            <w:pPr>
                              <w:pStyle w:val="ListParagraph"/>
                              <w:spacing w:line="256" w:lineRule="auto"/>
                              <w:ind w:left="0"/>
                              <w:rPr>
                                <w:b/>
                                <w:bCs/>
                                <w:sz w:val="14"/>
                              </w:rPr>
                            </w:pPr>
                            <w:r w:rsidRPr="006F4595">
                              <w:rPr>
                                <w:b/>
                                <w:bCs/>
                                <w:sz w:val="14"/>
                              </w:rPr>
                              <w:t>One of the most important elements to managing change is the collation of information and record keeping.</w:t>
                            </w:r>
                          </w:p>
                          <w:p w14:paraId="71B86E5E" w14:textId="77777777" w:rsidR="00A75221" w:rsidRPr="00EB05D3" w:rsidRDefault="00A75221" w:rsidP="00A75221">
                            <w:pPr>
                              <w:pStyle w:val="ListParagraph"/>
                              <w:spacing w:line="256" w:lineRule="auto"/>
                              <w:ind w:left="0"/>
                              <w:rPr>
                                <w:sz w:val="14"/>
                              </w:rPr>
                            </w:pPr>
                          </w:p>
                          <w:p w14:paraId="4B6F0DED" w14:textId="77777777" w:rsidR="00A75221" w:rsidRDefault="00A75221" w:rsidP="00A75221">
                            <w:pPr>
                              <w:pStyle w:val="ListParagraph"/>
                              <w:spacing w:line="256" w:lineRule="auto"/>
                              <w:ind w:left="0"/>
                              <w:rPr>
                                <w:b/>
                                <w:bCs/>
                                <w:sz w:val="14"/>
                              </w:rPr>
                            </w:pPr>
                            <w:r w:rsidRPr="006F4595">
                              <w:rPr>
                                <w:b/>
                                <w:bCs/>
                                <w:sz w:val="14"/>
                              </w:rPr>
                              <w:t xml:space="preserve">The process we should follow when collating the information is: </w:t>
                            </w:r>
                          </w:p>
                          <w:p w14:paraId="7E7607A6" w14:textId="77777777" w:rsidR="00A75221" w:rsidRPr="00EB05D3" w:rsidRDefault="00A75221" w:rsidP="00A75221">
                            <w:pPr>
                              <w:pStyle w:val="ListParagraph"/>
                              <w:spacing w:line="256" w:lineRule="auto"/>
                              <w:ind w:left="0"/>
                              <w:rPr>
                                <w:b/>
                                <w:bCs/>
                                <w:sz w:val="14"/>
                              </w:rPr>
                            </w:pPr>
                          </w:p>
                          <w:p w14:paraId="1110613F"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Setting up variation folder on the Q file/C file</w:t>
                            </w:r>
                          </w:p>
                          <w:p w14:paraId="3C6F5DC4"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 xml:space="preserve">Setting up the variation </w:t>
                            </w:r>
                            <w:r>
                              <w:rPr>
                                <w:sz w:val="14"/>
                              </w:rPr>
                              <w:t>register</w:t>
                            </w:r>
                          </w:p>
                          <w:p w14:paraId="176D04AB"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Collating the emails/drawings/information</w:t>
                            </w:r>
                          </w:p>
                          <w:p w14:paraId="4C58CD24"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Re-confirming verbal conversations back via email</w:t>
                            </w:r>
                          </w:p>
                          <w:p w14:paraId="05C2C0B0" w14:textId="77777777" w:rsidR="00A75221" w:rsidRPr="00882928" w:rsidRDefault="00A75221" w:rsidP="00A75221">
                            <w:pPr>
                              <w:pStyle w:val="ListParagraph"/>
                              <w:spacing w:after="0" w:line="256" w:lineRule="auto"/>
                              <w:ind w:left="0"/>
                              <w:rPr>
                                <w:color w:val="FF0000"/>
                                <w:sz w:val="14"/>
                              </w:rPr>
                            </w:pPr>
                            <w:r w:rsidRPr="00882928">
                              <w:rPr>
                                <w:color w:val="FF0000"/>
                                <w:sz w:val="14"/>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816EB" id="AutoShape 172" o:spid="_x0000_s1065" type="#_x0000_t109" style="position:absolute;left:0;text-align:left;margin-left:196.35pt;margin-top:1.9pt;width:188.85pt;height:136.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" filled="f" strokeweight="1.5pt">
                <v:textbox>
                  <w:txbxContent>
                    <w:p w14:paraId="20C45497" w14:textId="77777777" w:rsidR="00A75221" w:rsidRPr="000412DE" w:rsidRDefault="00A75221" w:rsidP="00A75221">
                      <w:pPr>
                        <w:pStyle w:val="ListParagraph"/>
                        <w:numPr>
                          <w:ilvl w:val="0"/>
                          <w:numId w:val="338"/>
                        </w:numPr>
                        <w:spacing w:after="0" w:line="256" w:lineRule="auto"/>
                        <w:ind w:left="426"/>
                        <w:rPr>
                          <w:b/>
                          <w:color w:val="000000"/>
                          <w:sz w:val="14"/>
                        </w:rPr>
                      </w:pPr>
                      <w:r>
                        <w:rPr>
                          <w:b/>
                          <w:color w:val="000000"/>
                          <w:sz w:val="14"/>
                        </w:rPr>
                        <w:t>Logging the Change</w:t>
                      </w:r>
                    </w:p>
                    <w:p w14:paraId="26EDEA51" w14:textId="77777777" w:rsidR="00A75221" w:rsidRDefault="00A75221" w:rsidP="00A75221">
                      <w:pPr>
                        <w:pStyle w:val="ListParagraph"/>
                        <w:spacing w:after="0" w:line="256" w:lineRule="auto"/>
                        <w:ind w:left="0"/>
                        <w:rPr>
                          <w:color w:val="FF0000"/>
                          <w:sz w:val="14"/>
                        </w:rPr>
                      </w:pPr>
                    </w:p>
                    <w:p w14:paraId="1042E784" w14:textId="77777777" w:rsidR="00A75221" w:rsidRPr="00EB05D3" w:rsidRDefault="00A75221" w:rsidP="00A75221">
                      <w:pPr>
                        <w:pStyle w:val="ListParagraph"/>
                        <w:spacing w:line="256" w:lineRule="auto"/>
                        <w:ind w:left="0"/>
                        <w:rPr>
                          <w:b/>
                          <w:bCs/>
                          <w:sz w:val="14"/>
                        </w:rPr>
                      </w:pPr>
                      <w:r w:rsidRPr="006F4595">
                        <w:rPr>
                          <w:b/>
                          <w:bCs/>
                          <w:sz w:val="14"/>
                        </w:rPr>
                        <w:t>One of the most important elements to managing change is the collation of information and record keeping.</w:t>
                      </w:r>
                    </w:p>
                    <w:p w14:paraId="71B86E5E" w14:textId="77777777" w:rsidR="00A75221" w:rsidRPr="00EB05D3" w:rsidRDefault="00A75221" w:rsidP="00A75221">
                      <w:pPr>
                        <w:pStyle w:val="ListParagraph"/>
                        <w:spacing w:line="256" w:lineRule="auto"/>
                        <w:ind w:left="0"/>
                        <w:rPr>
                          <w:sz w:val="14"/>
                        </w:rPr>
                      </w:pPr>
                    </w:p>
                    <w:p w14:paraId="4B6F0DED" w14:textId="77777777" w:rsidR="00A75221" w:rsidRDefault="00A75221" w:rsidP="00A75221">
                      <w:pPr>
                        <w:pStyle w:val="ListParagraph"/>
                        <w:spacing w:line="256" w:lineRule="auto"/>
                        <w:ind w:left="0"/>
                        <w:rPr>
                          <w:b/>
                          <w:bCs/>
                          <w:sz w:val="14"/>
                        </w:rPr>
                      </w:pPr>
                      <w:r w:rsidRPr="006F4595">
                        <w:rPr>
                          <w:b/>
                          <w:bCs/>
                          <w:sz w:val="14"/>
                        </w:rPr>
                        <w:t xml:space="preserve">The process we should follow when collating the information is: </w:t>
                      </w:r>
                    </w:p>
                    <w:p w14:paraId="7E7607A6" w14:textId="77777777" w:rsidR="00A75221" w:rsidRPr="00EB05D3" w:rsidRDefault="00A75221" w:rsidP="00A75221">
                      <w:pPr>
                        <w:pStyle w:val="ListParagraph"/>
                        <w:spacing w:line="256" w:lineRule="auto"/>
                        <w:ind w:left="0"/>
                        <w:rPr>
                          <w:b/>
                          <w:bCs/>
                          <w:sz w:val="14"/>
                        </w:rPr>
                      </w:pPr>
                    </w:p>
                    <w:p w14:paraId="1110613F"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Setting up variation folder on the Q file/C file</w:t>
                      </w:r>
                    </w:p>
                    <w:p w14:paraId="3C6F5DC4"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 xml:space="preserve">Setting up the variation </w:t>
                      </w:r>
                      <w:r>
                        <w:rPr>
                          <w:sz w:val="14"/>
                        </w:rPr>
                        <w:t>register</w:t>
                      </w:r>
                    </w:p>
                    <w:p w14:paraId="176D04AB"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Collating the emails/drawings/information</w:t>
                      </w:r>
                    </w:p>
                    <w:p w14:paraId="4C58CD24"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Re-confirming verbal conversations back via email</w:t>
                      </w:r>
                    </w:p>
                    <w:p w14:paraId="05C2C0B0" w14:textId="77777777" w:rsidR="00A75221" w:rsidRPr="00882928" w:rsidRDefault="00A75221" w:rsidP="00A75221">
                      <w:pPr>
                        <w:pStyle w:val="ListParagraph"/>
                        <w:spacing w:after="0" w:line="256" w:lineRule="auto"/>
                        <w:ind w:left="0"/>
                        <w:rPr>
                          <w:color w:val="FF0000"/>
                          <w:sz w:val="14"/>
                        </w:rPr>
                      </w:pPr>
                      <w:r w:rsidRPr="00882928">
                        <w:rPr>
                          <w:color w:val="FF0000"/>
                          <w:sz w:val="14"/>
                        </w:rPr>
                        <w:t xml:space="preserve"> </w:t>
                      </w:r>
                    </w:p>
                  </w:txbxContent>
                </v:textbox>
              </v:shape>
            </w:pict>
          </mc:Fallback>
        </mc:AlternateContent>
      </w:r>
      <w:r w:rsidR="00D56081">
        <w:rPr>
          <w:rFonts w:cs="Times New Roman"/>
          <w:noProof/>
        </w:rPr>
        <mc:AlternateContent>
          <mc:Choice Requires="wps">
            <w:drawing>
              <wp:anchor distT="0" distB="0" distL="114300" distR="114300" simplePos="0" relativeHeight="251753472" behindDoc="0" locked="0" layoutInCell="1" allowOverlap="1" wp14:anchorId="20FDCD8C" wp14:editId="624F5D8A">
                <wp:simplePos x="0" y="0"/>
                <wp:positionH relativeFrom="column">
                  <wp:posOffset>-1108</wp:posOffset>
                </wp:positionH>
                <wp:positionV relativeFrom="paragraph">
                  <wp:posOffset>23864</wp:posOffset>
                </wp:positionV>
                <wp:extent cx="2046605" cy="2755472"/>
                <wp:effectExtent l="0" t="0" r="10795" b="26035"/>
                <wp:wrapNone/>
                <wp:docPr id="1869361845"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6605" cy="275547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4619EA" w14:textId="77777777" w:rsidR="00A75221" w:rsidRPr="000412DE" w:rsidRDefault="00A75221" w:rsidP="00A75221">
                            <w:pPr>
                              <w:pStyle w:val="ListParagraph"/>
                              <w:numPr>
                                <w:ilvl w:val="0"/>
                                <w:numId w:val="337"/>
                              </w:numPr>
                              <w:spacing w:after="0" w:line="256" w:lineRule="auto"/>
                              <w:ind w:left="426"/>
                              <w:rPr>
                                <w:b/>
                                <w:color w:val="000000"/>
                                <w:sz w:val="14"/>
                              </w:rPr>
                            </w:pPr>
                            <w:r>
                              <w:rPr>
                                <w:b/>
                                <w:color w:val="000000"/>
                                <w:sz w:val="14"/>
                              </w:rPr>
                              <w:t>Proposed Change</w:t>
                            </w:r>
                          </w:p>
                          <w:p w14:paraId="305CE852" w14:textId="77777777" w:rsidR="00A75221" w:rsidRDefault="00A75221" w:rsidP="00A75221">
                            <w:pPr>
                              <w:pStyle w:val="ListParagraph"/>
                              <w:spacing w:after="0" w:line="256" w:lineRule="auto"/>
                              <w:ind w:left="0"/>
                              <w:rPr>
                                <w:color w:val="000000"/>
                                <w:sz w:val="14"/>
                              </w:rPr>
                            </w:pPr>
                          </w:p>
                          <w:p w14:paraId="7749621C" w14:textId="77777777" w:rsidR="00A75221" w:rsidRDefault="00A75221" w:rsidP="00A75221">
                            <w:pPr>
                              <w:pStyle w:val="ListParagraph"/>
                              <w:spacing w:after="0" w:line="256" w:lineRule="auto"/>
                              <w:ind w:left="0"/>
                              <w:rPr>
                                <w:b/>
                                <w:bCs/>
                                <w:color w:val="000000"/>
                                <w:sz w:val="14"/>
                              </w:rPr>
                            </w:pPr>
                            <w:r w:rsidRPr="00E60634">
                              <w:rPr>
                                <w:b/>
                                <w:bCs/>
                                <w:color w:val="000000"/>
                                <w:sz w:val="14"/>
                              </w:rPr>
                              <w:t>A change can be proposed from the following:</w:t>
                            </w:r>
                          </w:p>
                          <w:p w14:paraId="5545C195" w14:textId="77777777" w:rsidR="00A75221" w:rsidRPr="00E60634" w:rsidRDefault="00A75221" w:rsidP="00A75221">
                            <w:pPr>
                              <w:pStyle w:val="ListParagraph"/>
                              <w:spacing w:after="0" w:line="256" w:lineRule="auto"/>
                              <w:ind w:left="0"/>
                              <w:rPr>
                                <w:b/>
                                <w:bCs/>
                                <w:color w:val="000000"/>
                                <w:sz w:val="14"/>
                              </w:rPr>
                            </w:pPr>
                          </w:p>
                          <w:p w14:paraId="7020633E"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Client</w:t>
                            </w:r>
                          </w:p>
                          <w:p w14:paraId="258C33DE"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Architect</w:t>
                            </w:r>
                          </w:p>
                          <w:p w14:paraId="0EAE8652"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Structural Engineer</w:t>
                            </w:r>
                          </w:p>
                          <w:p w14:paraId="5863B3E1" w14:textId="5B868D4C" w:rsidR="00A75221" w:rsidRPr="00E60634" w:rsidRDefault="006E6C18" w:rsidP="00A75221">
                            <w:pPr>
                              <w:pStyle w:val="ListParagraph"/>
                              <w:numPr>
                                <w:ilvl w:val="0"/>
                                <w:numId w:val="329"/>
                              </w:numPr>
                              <w:spacing w:after="0" w:line="256" w:lineRule="auto"/>
                              <w:ind w:left="426"/>
                              <w:rPr>
                                <w:color w:val="000000"/>
                                <w:sz w:val="14"/>
                              </w:rPr>
                            </w:pPr>
                            <w:r w:rsidRPr="00E60634">
                              <w:rPr>
                                <w:color w:val="000000"/>
                                <w:sz w:val="14"/>
                              </w:rPr>
                              <w:t>Main contractor</w:t>
                            </w:r>
                            <w:r w:rsidR="00A75221" w:rsidRPr="00E60634">
                              <w:rPr>
                                <w:color w:val="000000"/>
                                <w:sz w:val="14"/>
                              </w:rPr>
                              <w:t xml:space="preserve"> / PM / Site</w:t>
                            </w:r>
                          </w:p>
                          <w:p w14:paraId="03F8B282"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Design Team Members</w:t>
                            </w:r>
                          </w:p>
                          <w:p w14:paraId="76E4CAB0" w14:textId="77777777" w:rsidR="00A75221" w:rsidRPr="00E60634" w:rsidRDefault="00A75221" w:rsidP="00A75221">
                            <w:pPr>
                              <w:pStyle w:val="ListParagraph"/>
                              <w:spacing w:after="0" w:line="256" w:lineRule="auto"/>
                              <w:ind w:left="360"/>
                              <w:rPr>
                                <w:color w:val="000000"/>
                                <w:sz w:val="14"/>
                              </w:rPr>
                            </w:pPr>
                          </w:p>
                          <w:p w14:paraId="4240BB3F" w14:textId="77777777" w:rsidR="00A75221" w:rsidRDefault="00A75221" w:rsidP="00A75221">
                            <w:pPr>
                              <w:pStyle w:val="ListParagraph"/>
                              <w:spacing w:after="0" w:line="256" w:lineRule="auto"/>
                              <w:ind w:left="0"/>
                              <w:rPr>
                                <w:b/>
                                <w:bCs/>
                                <w:color w:val="000000"/>
                                <w:sz w:val="14"/>
                              </w:rPr>
                            </w:pPr>
                            <w:r w:rsidRPr="00E60634">
                              <w:rPr>
                                <w:b/>
                                <w:bCs/>
                                <w:color w:val="000000"/>
                                <w:sz w:val="14"/>
                              </w:rPr>
                              <w:t>The change could be issued in various formats:</w:t>
                            </w:r>
                          </w:p>
                          <w:p w14:paraId="485C3CB9" w14:textId="77777777" w:rsidR="00A75221" w:rsidRPr="00E60634" w:rsidRDefault="00A75221" w:rsidP="00A75221">
                            <w:pPr>
                              <w:pStyle w:val="ListParagraph"/>
                              <w:spacing w:after="0" w:line="256" w:lineRule="auto"/>
                              <w:ind w:left="0"/>
                              <w:rPr>
                                <w:b/>
                                <w:bCs/>
                                <w:color w:val="000000"/>
                                <w:sz w:val="14"/>
                              </w:rPr>
                            </w:pPr>
                          </w:p>
                          <w:p w14:paraId="15926112"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Email</w:t>
                            </w:r>
                          </w:p>
                          <w:p w14:paraId="2BA2BD8A"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Upload to a file sharing site</w:t>
                            </w:r>
                          </w:p>
                          <w:p w14:paraId="1D4E3459"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 xml:space="preserve">Verbal </w:t>
                            </w:r>
                          </w:p>
                          <w:p w14:paraId="5C3AEC4F" w14:textId="77777777" w:rsidR="00A75221" w:rsidRPr="00E60634" w:rsidRDefault="00A75221" w:rsidP="00A75221">
                            <w:pPr>
                              <w:pStyle w:val="ListParagraph"/>
                              <w:spacing w:after="0" w:line="256" w:lineRule="auto"/>
                              <w:ind w:left="360"/>
                              <w:rPr>
                                <w:color w:val="000000"/>
                                <w:sz w:val="14"/>
                              </w:rPr>
                            </w:pPr>
                          </w:p>
                          <w:p w14:paraId="5B887275" w14:textId="77777777" w:rsidR="00A75221" w:rsidRPr="00E60634" w:rsidRDefault="00A75221" w:rsidP="00A75221">
                            <w:pPr>
                              <w:pStyle w:val="ListParagraph"/>
                              <w:spacing w:after="0" w:line="256" w:lineRule="auto"/>
                              <w:ind w:left="0"/>
                              <w:rPr>
                                <w:b/>
                                <w:bCs/>
                                <w:color w:val="000000"/>
                                <w:sz w:val="14"/>
                              </w:rPr>
                            </w:pPr>
                            <w:r w:rsidRPr="00E60634">
                              <w:rPr>
                                <w:b/>
                                <w:bCs/>
                                <w:color w:val="000000"/>
                                <w:sz w:val="14"/>
                              </w:rPr>
                              <w:t>It is the Design Manager/Operations Manager/Project Manager (dependent who has project responsibility) to keep a track of drawing uploads to file sharing sites on a weekly basis.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FDCD8C" id="AutoShape 171" o:spid="_x0000_s1066" type="#_x0000_t109" style="position:absolute;left:0;text-align:left;margin-left:-.1pt;margin-top:1.9pt;width:161.15pt;height:216.9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" filled="f" strokeweight="1.5pt">
                <v:textbox>
                  <w:txbxContent>
                    <w:p w14:paraId="244619EA" w14:textId="77777777" w:rsidR="00A75221" w:rsidRPr="000412DE" w:rsidRDefault="00A75221" w:rsidP="00A75221">
                      <w:pPr>
                        <w:pStyle w:val="ListParagraph"/>
                        <w:numPr>
                          <w:ilvl w:val="0"/>
                          <w:numId w:val="337"/>
                        </w:numPr>
                        <w:spacing w:after="0" w:line="256" w:lineRule="auto"/>
                        <w:ind w:left="426"/>
                        <w:rPr>
                          <w:b/>
                          <w:color w:val="000000"/>
                          <w:sz w:val="14"/>
                        </w:rPr>
                      </w:pPr>
                      <w:r>
                        <w:rPr>
                          <w:b/>
                          <w:color w:val="000000"/>
                          <w:sz w:val="14"/>
                        </w:rPr>
                        <w:t>Proposed Change</w:t>
                      </w:r>
                    </w:p>
                    <w:p w14:paraId="305CE852" w14:textId="77777777" w:rsidR="00A75221" w:rsidRDefault="00A75221" w:rsidP="00A75221">
                      <w:pPr>
                        <w:pStyle w:val="ListParagraph"/>
                        <w:spacing w:after="0" w:line="256" w:lineRule="auto"/>
                        <w:ind w:left="0"/>
                        <w:rPr>
                          <w:color w:val="000000"/>
                          <w:sz w:val="14"/>
                        </w:rPr>
                      </w:pPr>
                    </w:p>
                    <w:p w14:paraId="7749621C" w14:textId="77777777" w:rsidR="00A75221" w:rsidRDefault="00A75221" w:rsidP="00A75221">
                      <w:pPr>
                        <w:pStyle w:val="ListParagraph"/>
                        <w:spacing w:after="0" w:line="256" w:lineRule="auto"/>
                        <w:ind w:left="0"/>
                        <w:rPr>
                          <w:b/>
                          <w:bCs/>
                          <w:color w:val="000000"/>
                          <w:sz w:val="14"/>
                        </w:rPr>
                      </w:pPr>
                      <w:r w:rsidRPr="00E60634">
                        <w:rPr>
                          <w:b/>
                          <w:bCs/>
                          <w:color w:val="000000"/>
                          <w:sz w:val="14"/>
                        </w:rPr>
                        <w:t>A change can be proposed from the following:</w:t>
                      </w:r>
                    </w:p>
                    <w:p w14:paraId="5545C195" w14:textId="77777777" w:rsidR="00A75221" w:rsidRPr="00E60634" w:rsidRDefault="00A75221" w:rsidP="00A75221">
                      <w:pPr>
                        <w:pStyle w:val="ListParagraph"/>
                        <w:spacing w:after="0" w:line="256" w:lineRule="auto"/>
                        <w:ind w:left="0"/>
                        <w:rPr>
                          <w:b/>
                          <w:bCs/>
                          <w:color w:val="000000"/>
                          <w:sz w:val="14"/>
                        </w:rPr>
                      </w:pPr>
                    </w:p>
                    <w:p w14:paraId="7020633E"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Client</w:t>
                      </w:r>
                    </w:p>
                    <w:p w14:paraId="258C33DE"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Architect</w:t>
                      </w:r>
                    </w:p>
                    <w:p w14:paraId="0EAE8652"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Structural Engineer</w:t>
                      </w:r>
                    </w:p>
                    <w:p w14:paraId="5863B3E1" w14:textId="5B868D4C" w:rsidR="00A75221" w:rsidRPr="00E60634" w:rsidRDefault="006E6C18" w:rsidP="00A75221">
                      <w:pPr>
                        <w:pStyle w:val="ListParagraph"/>
                        <w:numPr>
                          <w:ilvl w:val="0"/>
                          <w:numId w:val="329"/>
                        </w:numPr>
                        <w:spacing w:after="0" w:line="256" w:lineRule="auto"/>
                        <w:ind w:left="426"/>
                        <w:rPr>
                          <w:color w:val="000000"/>
                          <w:sz w:val="14"/>
                        </w:rPr>
                      </w:pPr>
                      <w:r w:rsidRPr="00E60634">
                        <w:rPr>
                          <w:color w:val="000000"/>
                          <w:sz w:val="14"/>
                        </w:rPr>
                        <w:t>Main contractor</w:t>
                      </w:r>
                      <w:r w:rsidR="00A75221" w:rsidRPr="00E60634">
                        <w:rPr>
                          <w:color w:val="000000"/>
                          <w:sz w:val="14"/>
                        </w:rPr>
                        <w:t xml:space="preserve"> / PM / Site</w:t>
                      </w:r>
                    </w:p>
                    <w:p w14:paraId="03F8B282"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Design Team Members</w:t>
                      </w:r>
                    </w:p>
                    <w:p w14:paraId="76E4CAB0" w14:textId="77777777" w:rsidR="00A75221" w:rsidRPr="00E60634" w:rsidRDefault="00A75221" w:rsidP="00A75221">
                      <w:pPr>
                        <w:pStyle w:val="ListParagraph"/>
                        <w:spacing w:after="0" w:line="256" w:lineRule="auto"/>
                        <w:ind w:left="360"/>
                        <w:rPr>
                          <w:color w:val="000000"/>
                          <w:sz w:val="14"/>
                        </w:rPr>
                      </w:pPr>
                    </w:p>
                    <w:p w14:paraId="4240BB3F" w14:textId="77777777" w:rsidR="00A75221" w:rsidRDefault="00A75221" w:rsidP="00A75221">
                      <w:pPr>
                        <w:pStyle w:val="ListParagraph"/>
                        <w:spacing w:after="0" w:line="256" w:lineRule="auto"/>
                        <w:ind w:left="0"/>
                        <w:rPr>
                          <w:b/>
                          <w:bCs/>
                          <w:color w:val="000000"/>
                          <w:sz w:val="14"/>
                        </w:rPr>
                      </w:pPr>
                      <w:r w:rsidRPr="00E60634">
                        <w:rPr>
                          <w:b/>
                          <w:bCs/>
                          <w:color w:val="000000"/>
                          <w:sz w:val="14"/>
                        </w:rPr>
                        <w:t>The change could be issued in various formats:</w:t>
                      </w:r>
                    </w:p>
                    <w:p w14:paraId="485C3CB9" w14:textId="77777777" w:rsidR="00A75221" w:rsidRPr="00E60634" w:rsidRDefault="00A75221" w:rsidP="00A75221">
                      <w:pPr>
                        <w:pStyle w:val="ListParagraph"/>
                        <w:spacing w:after="0" w:line="256" w:lineRule="auto"/>
                        <w:ind w:left="0"/>
                        <w:rPr>
                          <w:b/>
                          <w:bCs/>
                          <w:color w:val="000000"/>
                          <w:sz w:val="14"/>
                        </w:rPr>
                      </w:pPr>
                    </w:p>
                    <w:p w14:paraId="15926112"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Email</w:t>
                      </w:r>
                    </w:p>
                    <w:p w14:paraId="2BA2BD8A"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Upload to a file sharing site</w:t>
                      </w:r>
                    </w:p>
                    <w:p w14:paraId="1D4E3459"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 xml:space="preserve">Verbal </w:t>
                      </w:r>
                    </w:p>
                    <w:p w14:paraId="5C3AEC4F" w14:textId="77777777" w:rsidR="00A75221" w:rsidRPr="00E60634" w:rsidRDefault="00A75221" w:rsidP="00A75221">
                      <w:pPr>
                        <w:pStyle w:val="ListParagraph"/>
                        <w:spacing w:after="0" w:line="256" w:lineRule="auto"/>
                        <w:ind w:left="360"/>
                        <w:rPr>
                          <w:color w:val="000000"/>
                          <w:sz w:val="14"/>
                        </w:rPr>
                      </w:pPr>
                    </w:p>
                    <w:p w14:paraId="5B887275" w14:textId="77777777" w:rsidR="00A75221" w:rsidRPr="00E60634" w:rsidRDefault="00A75221" w:rsidP="00A75221">
                      <w:pPr>
                        <w:pStyle w:val="ListParagraph"/>
                        <w:spacing w:after="0" w:line="256" w:lineRule="auto"/>
                        <w:ind w:left="0"/>
                        <w:rPr>
                          <w:b/>
                          <w:bCs/>
                          <w:color w:val="000000"/>
                          <w:sz w:val="14"/>
                        </w:rPr>
                      </w:pPr>
                      <w:r w:rsidRPr="00E60634">
                        <w:rPr>
                          <w:b/>
                          <w:bCs/>
                          <w:color w:val="000000"/>
                          <w:sz w:val="14"/>
                        </w:rPr>
                        <w:t>It is the Design Manager/Operations Manager/Project Manager (dependent who has project responsibility) to keep a track of drawing uploads to file sharing sites on a weekly basis.</w:t>
                      </w:r>
                    </w:p>
                  </w:txbxContent>
                </v:textbox>
              </v:shape>
            </w:pict>
          </mc:Fallback>
        </mc:AlternateContent>
      </w:r>
    </w:p>
    <w:p w14:paraId="30AD346D" w14:textId="77777777" w:rsidR="00A75221" w:rsidRPr="00DE5BD6" w:rsidRDefault="00A75221" w:rsidP="00A75221">
      <w:pPr>
        <w:rPr>
          <w:b/>
          <w:sz w:val="40"/>
          <w:szCs w:val="40"/>
        </w:rPr>
      </w:pPr>
      <w:r>
        <w:rPr>
          <w:rFonts w:cs="Times New Roman"/>
          <w:noProof/>
        </w:rPr>
        <mc:AlternateContent>
          <mc:Choice Requires="wps">
            <w:drawing>
              <wp:anchor distT="0" distB="0" distL="114300" distR="114300" simplePos="0" relativeHeight="251759616" behindDoc="0" locked="0" layoutInCell="1" allowOverlap="1" wp14:anchorId="2919808F" wp14:editId="5265B5E1">
                <wp:simplePos x="0" y="0"/>
                <wp:positionH relativeFrom="column">
                  <wp:posOffset>8724900</wp:posOffset>
                </wp:positionH>
                <wp:positionV relativeFrom="paragraph">
                  <wp:posOffset>342900</wp:posOffset>
                </wp:positionV>
                <wp:extent cx="351790" cy="0"/>
                <wp:effectExtent l="26670" t="90805" r="31115" b="90170"/>
                <wp:wrapNone/>
                <wp:docPr id="1582521798"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B0BB0E" id="AutoShape 184" o:spid="_x0000_s1026" type="#_x0000_t32" style="position:absolute;margin-left:687pt;margin-top:27pt;width:27.7pt;height: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58592" behindDoc="0" locked="0" layoutInCell="1" allowOverlap="1" wp14:anchorId="22FF60F7" wp14:editId="3A37B09C">
                <wp:simplePos x="0" y="0"/>
                <wp:positionH relativeFrom="column">
                  <wp:posOffset>2098675</wp:posOffset>
                </wp:positionH>
                <wp:positionV relativeFrom="paragraph">
                  <wp:posOffset>330200</wp:posOffset>
                </wp:positionV>
                <wp:extent cx="351790" cy="0"/>
                <wp:effectExtent l="20320" t="87630" r="37465" b="93345"/>
                <wp:wrapNone/>
                <wp:docPr id="1991000348"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39DDD8" id="AutoShape 182" o:spid="_x0000_s1026" type="#_x0000_t32" style="position:absolute;margin-left:165.25pt;margin-top:26pt;width:27.7pt;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62688" behindDoc="0" locked="0" layoutInCell="1" allowOverlap="1" wp14:anchorId="057F1217" wp14:editId="76E59F6B">
                <wp:simplePos x="0" y="0"/>
                <wp:positionH relativeFrom="column">
                  <wp:posOffset>11246485</wp:posOffset>
                </wp:positionH>
                <wp:positionV relativeFrom="paragraph">
                  <wp:posOffset>330200</wp:posOffset>
                </wp:positionV>
                <wp:extent cx="351790" cy="0"/>
                <wp:effectExtent l="24130" t="87630" r="33655" b="93345"/>
                <wp:wrapNone/>
                <wp:docPr id="1576850979" name="AutoShap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5A677B" id="AutoShape 191" o:spid="_x0000_s1026" type="#_x0000_t32" style="position:absolute;margin-left:885.55pt;margin-top:26pt;width:27.7pt;height: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60640" behindDoc="0" locked="0" layoutInCell="1" allowOverlap="1" wp14:anchorId="6221CC5F" wp14:editId="45AA4622">
                <wp:simplePos x="0" y="0"/>
                <wp:positionH relativeFrom="column">
                  <wp:posOffset>4959350</wp:posOffset>
                </wp:positionH>
                <wp:positionV relativeFrom="paragraph">
                  <wp:posOffset>330200</wp:posOffset>
                </wp:positionV>
                <wp:extent cx="351790" cy="0"/>
                <wp:effectExtent l="23495" t="87630" r="34290" b="93345"/>
                <wp:wrapNone/>
                <wp:docPr id="1333486501"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1D86A0" id="AutoShape 185" o:spid="_x0000_s1026" type="#_x0000_t32" style="position:absolute;margin-left:390.5pt;margin-top:26pt;width:27.7pt;height: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" strokecolor="#4472c4" strokeweight="3pt">
                <v:stroke endarrow="block" joinstyle="miter"/>
              </v:shape>
            </w:pict>
          </mc:Fallback>
        </mc:AlternateContent>
      </w:r>
    </w:p>
    <w:p w14:paraId="7FC0FA08" w14:textId="77777777" w:rsidR="00A75221" w:rsidRPr="00DE5BD6" w:rsidRDefault="00A75221" w:rsidP="00A75221">
      <w:pPr>
        <w:rPr>
          <w:sz w:val="40"/>
          <w:szCs w:val="40"/>
        </w:rPr>
      </w:pPr>
    </w:p>
    <w:p w14:paraId="29450D34" w14:textId="77777777" w:rsidR="00A75221" w:rsidRPr="00DE5BD6" w:rsidRDefault="00A75221" w:rsidP="00A75221">
      <w:pPr>
        <w:rPr>
          <w:sz w:val="40"/>
          <w:szCs w:val="40"/>
        </w:rPr>
      </w:pPr>
    </w:p>
    <w:p w14:paraId="591846F3" w14:textId="6A14D7E4"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55520" behindDoc="0" locked="0" layoutInCell="1" allowOverlap="1" wp14:anchorId="3051563A" wp14:editId="7BBEF36E">
                <wp:simplePos x="0" y="0"/>
                <wp:positionH relativeFrom="column">
                  <wp:posOffset>2493896</wp:posOffset>
                </wp:positionH>
                <wp:positionV relativeFrom="paragraph">
                  <wp:posOffset>230711</wp:posOffset>
                </wp:positionV>
                <wp:extent cx="2394585" cy="354123"/>
                <wp:effectExtent l="0" t="0" r="24765" b="27305"/>
                <wp:wrapNone/>
                <wp:docPr id="1705779152"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354123"/>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02D898" w14:textId="77777777" w:rsidR="00A75221" w:rsidRPr="006F4595" w:rsidRDefault="00A75221" w:rsidP="00A75221">
                            <w:pPr>
                              <w:rPr>
                                <w:sz w:val="14"/>
                              </w:rPr>
                            </w:pPr>
                            <w:bookmarkStart w:id="151" w:name="_Hlk171682404"/>
                            <w:bookmarkStart w:id="152" w:name="_Hlk171682405"/>
                            <w:r w:rsidRPr="006F4595">
                              <w:rPr>
                                <w:sz w:val="14"/>
                              </w:rPr>
                              <w:t>02-04-34 – Variation Register</w:t>
                            </w:r>
                            <w:bookmarkEnd w:id="151"/>
                            <w:bookmarkEnd w:id="152"/>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51563A" id="AutoShape 173" o:spid="_x0000_s1067" type="#_x0000_t114" style="position:absolute;margin-left:196.35pt;margin-top:18.15pt;width:188.55pt;height:27.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" filled="f" strokeweight="1.5pt">
                <v:textbox>
                  <w:txbxContent>
                    <w:p w14:paraId="5302D898" w14:textId="77777777" w:rsidR="00A75221" w:rsidRPr="006F4595" w:rsidRDefault="00A75221" w:rsidP="00A75221">
                      <w:pPr>
                        <w:rPr>
                          <w:sz w:val="14"/>
                        </w:rPr>
                      </w:pPr>
                      <w:bookmarkStart w:id="153" w:name="_Hlk171682404"/>
                      <w:bookmarkStart w:id="154" w:name="_Hlk171682405"/>
                      <w:r w:rsidRPr="006F4595">
                        <w:rPr>
                          <w:sz w:val="14"/>
                        </w:rPr>
                        <w:t>02-04-34 – Variation Register</w:t>
                      </w:r>
                      <w:bookmarkEnd w:id="153"/>
                      <w:bookmarkEnd w:id="154"/>
                    </w:p>
                  </w:txbxContent>
                </v:textbox>
              </v:shape>
            </w:pict>
          </mc:Fallback>
        </mc:AlternateContent>
      </w:r>
    </w:p>
    <w:p w14:paraId="1366C7EC" w14:textId="015886D6" w:rsidR="00A75221" w:rsidRPr="00DE5BD6" w:rsidRDefault="0098522E" w:rsidP="00A75221">
      <w:pPr>
        <w:rPr>
          <w:sz w:val="40"/>
          <w:szCs w:val="40"/>
        </w:rPr>
      </w:pPr>
      <w:r>
        <w:rPr>
          <w:noProof/>
          <w:sz w:val="40"/>
          <w:szCs w:val="40"/>
        </w:rPr>
        <mc:AlternateContent>
          <mc:Choice Requires="wps">
            <w:drawing>
              <wp:anchor distT="0" distB="0" distL="114300" distR="114300" simplePos="0" relativeHeight="251768832" behindDoc="0" locked="0" layoutInCell="1" allowOverlap="1" wp14:anchorId="48B73CE3" wp14:editId="43BA1FD0">
                <wp:simplePos x="0" y="0"/>
                <wp:positionH relativeFrom="column">
                  <wp:posOffset>5372779</wp:posOffset>
                </wp:positionH>
                <wp:positionV relativeFrom="paragraph">
                  <wp:posOffset>354491</wp:posOffset>
                </wp:positionV>
                <wp:extent cx="3297555" cy="339607"/>
                <wp:effectExtent l="0" t="0" r="17145" b="22860"/>
                <wp:wrapNone/>
                <wp:docPr id="596988123" name="AutoShap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339607"/>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AE70BA" w14:textId="77777777" w:rsidR="00A75221" w:rsidRPr="006F4595" w:rsidRDefault="00A75221" w:rsidP="00A75221">
                            <w:pPr>
                              <w:rPr>
                                <w:sz w:val="14"/>
                              </w:rPr>
                            </w:pPr>
                            <w:r w:rsidRPr="006F4595">
                              <w:rPr>
                                <w:sz w:val="14"/>
                              </w:rPr>
                              <w:t>02-04-3</w:t>
                            </w:r>
                            <w:r>
                              <w:rPr>
                                <w:sz w:val="14"/>
                              </w:rPr>
                              <w:t>9</w:t>
                            </w:r>
                            <w:r w:rsidRPr="006F4595">
                              <w:rPr>
                                <w:sz w:val="14"/>
                              </w:rPr>
                              <w:t xml:space="preserve"> – </w:t>
                            </w:r>
                            <w:r>
                              <w:rPr>
                                <w:sz w:val="14"/>
                              </w:rPr>
                              <w:t>Early Warning Notice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B73CE3" id="AutoShape 716" o:spid="_x0000_s1068" type="#_x0000_t114" style="position:absolute;margin-left:423.05pt;margin-top:27.9pt;width:259.65pt;height:26.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" filled="f" strokeweight="1.5pt">
                <v:textbox>
                  <w:txbxContent>
                    <w:p w14:paraId="2EAE70BA" w14:textId="77777777" w:rsidR="00A75221" w:rsidRPr="006F4595" w:rsidRDefault="00A75221" w:rsidP="00A75221">
                      <w:pPr>
                        <w:rPr>
                          <w:sz w:val="14"/>
                        </w:rPr>
                      </w:pPr>
                      <w:r w:rsidRPr="006F4595">
                        <w:rPr>
                          <w:sz w:val="14"/>
                        </w:rPr>
                        <w:t>02-04-3</w:t>
                      </w:r>
                      <w:r>
                        <w:rPr>
                          <w:sz w:val="14"/>
                        </w:rPr>
                        <w:t>9</w:t>
                      </w:r>
                      <w:r w:rsidRPr="006F4595">
                        <w:rPr>
                          <w:sz w:val="14"/>
                        </w:rPr>
                        <w:t xml:space="preserve"> – </w:t>
                      </w:r>
                      <w:r>
                        <w:rPr>
                          <w:sz w:val="14"/>
                        </w:rPr>
                        <w:t>Early Warning Notice</w:t>
                      </w:r>
                    </w:p>
                  </w:txbxContent>
                </v:textbox>
              </v:shape>
            </w:pict>
          </mc:Fallback>
        </mc:AlternateContent>
      </w:r>
    </w:p>
    <w:p w14:paraId="691074EF" w14:textId="372E08A2"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57568" behindDoc="0" locked="0" layoutInCell="1" allowOverlap="1" wp14:anchorId="1587A9A1" wp14:editId="63423CAA">
                <wp:simplePos x="0" y="0"/>
                <wp:positionH relativeFrom="column">
                  <wp:posOffset>11654081</wp:posOffset>
                </wp:positionH>
                <wp:positionV relativeFrom="paragraph">
                  <wp:posOffset>354492</wp:posOffset>
                </wp:positionV>
                <wp:extent cx="2447925" cy="337658"/>
                <wp:effectExtent l="0" t="0" r="28575" b="24765"/>
                <wp:wrapNone/>
                <wp:docPr id="420251572"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337658"/>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D8C045" w14:textId="77777777" w:rsidR="00A75221" w:rsidRDefault="00A75221" w:rsidP="00A75221">
                            <w:pPr>
                              <w:rPr>
                                <w:sz w:val="14"/>
                              </w:rPr>
                            </w:pPr>
                            <w:r w:rsidRPr="00EC1AF6">
                              <w:rPr>
                                <w:sz w:val="14"/>
                              </w:rPr>
                              <w:t>02-04-3</w:t>
                            </w:r>
                            <w:r>
                              <w:rPr>
                                <w:sz w:val="14"/>
                              </w:rPr>
                              <w:t>0</w:t>
                            </w:r>
                            <w:r w:rsidRPr="00EC1AF6">
                              <w:rPr>
                                <w:sz w:val="14"/>
                              </w:rPr>
                              <w:t xml:space="preserve"> – Variation </w:t>
                            </w:r>
                            <w:r>
                              <w:rPr>
                                <w:sz w:val="14"/>
                              </w:rPr>
                              <w:t>Template</w:t>
                            </w:r>
                          </w:p>
                          <w:p w14:paraId="5054D0D6" w14:textId="77777777" w:rsidR="00A75221" w:rsidRPr="00EC1AF6" w:rsidRDefault="00A75221" w:rsidP="00A75221">
                            <w:pPr>
                              <w:rPr>
                                <w:sz w:val="14"/>
                              </w:rPr>
                            </w:pPr>
                            <w:r w:rsidRPr="00EC1AF6">
                              <w:rPr>
                                <w:sz w:val="14"/>
                              </w:rPr>
                              <w:t>02-04-34 – Variation Register</w:t>
                            </w:r>
                          </w:p>
                          <w:p w14:paraId="60DC7D4E" w14:textId="77777777" w:rsidR="00A75221" w:rsidRPr="00EC1AF6" w:rsidRDefault="00A75221" w:rsidP="00A75221">
                            <w:pPr>
                              <w:rPr>
                                <w:sz w:val="14"/>
                              </w:rPr>
                            </w:pPr>
                          </w:p>
                          <w:p w14:paraId="05C008D5" w14:textId="77777777" w:rsidR="00A75221" w:rsidRPr="000412DE" w:rsidRDefault="00A75221" w:rsidP="00A75221">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87A9A1" id="AutoShape 179" o:spid="_x0000_s1069" type="#_x0000_t114" style="position:absolute;margin-left:917.65pt;margin-top:27.9pt;width:192.75pt;height:26.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" filled="f" strokeweight="1.5pt">
                <v:textbox>
                  <w:txbxContent>
                    <w:p w14:paraId="02D8C045" w14:textId="77777777" w:rsidR="00A75221" w:rsidRDefault="00A75221" w:rsidP="00A75221">
                      <w:pPr>
                        <w:rPr>
                          <w:sz w:val="14"/>
                        </w:rPr>
                      </w:pPr>
                      <w:r w:rsidRPr="00EC1AF6">
                        <w:rPr>
                          <w:sz w:val="14"/>
                        </w:rPr>
                        <w:t>02-04-3</w:t>
                      </w:r>
                      <w:r>
                        <w:rPr>
                          <w:sz w:val="14"/>
                        </w:rPr>
                        <w:t>0</w:t>
                      </w:r>
                      <w:r w:rsidRPr="00EC1AF6">
                        <w:rPr>
                          <w:sz w:val="14"/>
                        </w:rPr>
                        <w:t xml:space="preserve"> – Variation </w:t>
                      </w:r>
                      <w:r>
                        <w:rPr>
                          <w:sz w:val="14"/>
                        </w:rPr>
                        <w:t>Template</w:t>
                      </w:r>
                    </w:p>
                    <w:p w14:paraId="5054D0D6" w14:textId="77777777" w:rsidR="00A75221" w:rsidRPr="00EC1AF6" w:rsidRDefault="00A75221" w:rsidP="00A75221">
                      <w:pPr>
                        <w:rPr>
                          <w:sz w:val="14"/>
                        </w:rPr>
                      </w:pPr>
                      <w:r w:rsidRPr="00EC1AF6">
                        <w:rPr>
                          <w:sz w:val="14"/>
                        </w:rPr>
                        <w:t>02-04-34 – Variation Register</w:t>
                      </w:r>
                    </w:p>
                    <w:p w14:paraId="60DC7D4E" w14:textId="77777777" w:rsidR="00A75221" w:rsidRPr="00EC1AF6" w:rsidRDefault="00A75221" w:rsidP="00A75221">
                      <w:pPr>
                        <w:rPr>
                          <w:sz w:val="14"/>
                        </w:rPr>
                      </w:pPr>
                    </w:p>
                    <w:p w14:paraId="05C008D5" w14:textId="77777777" w:rsidR="00A75221" w:rsidRPr="000412DE" w:rsidRDefault="00A75221" w:rsidP="00A75221">
                      <w:pPr>
                        <w:rPr>
                          <w:color w:val="FF0000"/>
                          <w:sz w:val="14"/>
                        </w:rPr>
                      </w:pPr>
                    </w:p>
                  </w:txbxContent>
                </v:textbox>
              </v:shape>
            </w:pict>
          </mc:Fallback>
        </mc:AlternateContent>
      </w:r>
    </w:p>
    <w:p w14:paraId="3762EA9D" w14:textId="00F155A7" w:rsidR="00A75221" w:rsidRPr="00DE5BD6" w:rsidRDefault="00A75221" w:rsidP="00A75221">
      <w:pPr>
        <w:rPr>
          <w:sz w:val="40"/>
          <w:szCs w:val="40"/>
        </w:rPr>
      </w:pPr>
    </w:p>
    <w:p w14:paraId="68CF5130" w14:textId="37A18BD7"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69856" behindDoc="0" locked="0" layoutInCell="1" allowOverlap="1" wp14:anchorId="159A687E" wp14:editId="3EDA9948">
                <wp:simplePos x="0" y="0"/>
                <wp:positionH relativeFrom="column">
                  <wp:posOffset>12591731</wp:posOffset>
                </wp:positionH>
                <wp:positionV relativeFrom="paragraph">
                  <wp:posOffset>350816</wp:posOffset>
                </wp:positionV>
                <wp:extent cx="483235" cy="0"/>
                <wp:effectExtent l="87630" t="19050" r="93345" b="31115"/>
                <wp:wrapNone/>
                <wp:docPr id="562561576" name="AutoShap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832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DB47AF" id="AutoShape 717" o:spid="_x0000_s1026" type="#_x0000_t32" style="position:absolute;margin-left:991.45pt;margin-top:27.6pt;width:38.05pt;height:0;rotation:9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" strokecolor="#4472c4" strokeweight="3pt">
                <v:stroke endarrow="block" joinstyle="miter"/>
              </v:shape>
            </w:pict>
          </mc:Fallback>
        </mc:AlternateContent>
      </w:r>
    </w:p>
    <w:p w14:paraId="746A9B91" w14:textId="25B7C2B2" w:rsidR="00A75221" w:rsidRPr="00DE5BD6" w:rsidRDefault="0098522E" w:rsidP="00A75221">
      <w:pPr>
        <w:rPr>
          <w:sz w:val="40"/>
          <w:szCs w:val="40"/>
        </w:rPr>
      </w:pPr>
      <w:r>
        <w:rPr>
          <w:noProof/>
          <w:sz w:val="40"/>
          <w:szCs w:val="40"/>
        </w:rPr>
        <mc:AlternateContent>
          <mc:Choice Requires="wps">
            <w:drawing>
              <wp:anchor distT="0" distB="0" distL="114300" distR="114300" simplePos="0" relativeHeight="251767808" behindDoc="0" locked="0" layoutInCell="1" allowOverlap="1" wp14:anchorId="32273821" wp14:editId="7D9AA1E7">
                <wp:simplePos x="0" y="0"/>
                <wp:positionH relativeFrom="column">
                  <wp:posOffset>2753833</wp:posOffset>
                </wp:positionH>
                <wp:positionV relativeFrom="paragraph">
                  <wp:posOffset>232130</wp:posOffset>
                </wp:positionV>
                <wp:extent cx="2447925" cy="2278026"/>
                <wp:effectExtent l="0" t="0" r="28575" b="27305"/>
                <wp:wrapNone/>
                <wp:docPr id="540211788" name="AutoShape 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2278026"/>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25AE14" w14:textId="1AAF91C6" w:rsidR="00A75221" w:rsidRPr="00CE26D7" w:rsidRDefault="00A75221" w:rsidP="00CE26D7">
                            <w:pPr>
                              <w:rPr>
                                <w:b/>
                                <w:color w:val="000000"/>
                                <w:sz w:val="14"/>
                              </w:rPr>
                            </w:pPr>
                            <w:r>
                              <w:rPr>
                                <w:b/>
                                <w:color w:val="000000"/>
                                <w:sz w:val="14"/>
                              </w:rPr>
                              <w:t>9</w:t>
                            </w:r>
                            <w:r w:rsidRPr="000412DE">
                              <w:rPr>
                                <w:b/>
                                <w:color w:val="000000"/>
                                <w:sz w:val="14"/>
                              </w:rPr>
                              <w:t xml:space="preserve">. </w:t>
                            </w:r>
                            <w:r>
                              <w:rPr>
                                <w:b/>
                                <w:color w:val="000000"/>
                                <w:sz w:val="14"/>
                              </w:rPr>
                              <w:t xml:space="preserve">       Proceed With Change</w:t>
                            </w:r>
                          </w:p>
                          <w:p w14:paraId="17ACA9A1" w14:textId="78575857" w:rsidR="00A75221" w:rsidRPr="00CC088C" w:rsidRDefault="00A75221" w:rsidP="00CE26D7">
                            <w:pPr>
                              <w:rPr>
                                <w:b/>
                                <w:color w:val="000000"/>
                                <w:sz w:val="14"/>
                              </w:rPr>
                            </w:pPr>
                            <w:r w:rsidRPr="00CC088C">
                              <w:rPr>
                                <w:b/>
                                <w:color w:val="000000"/>
                                <w:sz w:val="14"/>
                              </w:rPr>
                              <w:t>Upon receipt of the instruction and completion of the items detailed in stage 8, we then complete the following:</w:t>
                            </w:r>
                          </w:p>
                          <w:p w14:paraId="55F44447"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Agree timescales for the required internal design output with the Design Manager (if required)</w:t>
                            </w:r>
                          </w:p>
                          <w:p w14:paraId="16EC39E0" w14:textId="46E4DABC"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Send out new</w:t>
                            </w:r>
                            <w:r w:rsidR="002121E1">
                              <w:rPr>
                                <w:bCs/>
                                <w:color w:val="000000"/>
                                <w:sz w:val="14"/>
                              </w:rPr>
                              <w:t xml:space="preserve"> </w:t>
                            </w:r>
                            <w:r w:rsidRPr="00CC088C">
                              <w:rPr>
                                <w:bCs/>
                                <w:color w:val="000000"/>
                                <w:sz w:val="14"/>
                              </w:rPr>
                              <w:t>/</w:t>
                            </w:r>
                            <w:r w:rsidR="002121E1">
                              <w:rPr>
                                <w:bCs/>
                                <w:color w:val="000000"/>
                                <w:sz w:val="14"/>
                              </w:rPr>
                              <w:t xml:space="preserve"> </w:t>
                            </w:r>
                            <w:r w:rsidRPr="00CC088C">
                              <w:rPr>
                                <w:bCs/>
                                <w:color w:val="000000"/>
                                <w:sz w:val="14"/>
                              </w:rPr>
                              <w:t>updated purchase orders to our suppliers and sub-contractors</w:t>
                            </w:r>
                          </w:p>
                          <w:p w14:paraId="7F75174B"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Log all purchase orders issued to our suppliers and sub-contractors in the variation file</w:t>
                            </w:r>
                          </w:p>
                          <w:p w14:paraId="4A0B9F0B"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Update variation section of the project analysis she</w:t>
                            </w:r>
                            <w:r w:rsidRPr="00F507B4">
                              <w:rPr>
                                <w:bCs/>
                                <w:color w:val="000000"/>
                                <w:sz w:val="14"/>
                              </w:rPr>
                              <w:t>et</w:t>
                            </w:r>
                          </w:p>
                          <w:p w14:paraId="3AE13A25" w14:textId="77777777" w:rsidR="00A75221" w:rsidRDefault="00A75221" w:rsidP="00A75221">
                            <w:pPr>
                              <w:numPr>
                                <w:ilvl w:val="0"/>
                                <w:numId w:val="336"/>
                              </w:numPr>
                              <w:spacing w:after="0" w:line="276" w:lineRule="auto"/>
                              <w:ind w:left="426"/>
                              <w:rPr>
                                <w:bCs/>
                                <w:color w:val="000000"/>
                                <w:sz w:val="14"/>
                              </w:rPr>
                            </w:pPr>
                            <w:r w:rsidRPr="00F507B4">
                              <w:rPr>
                                <w:bCs/>
                                <w:color w:val="000000"/>
                                <w:sz w:val="14"/>
                              </w:rPr>
                              <w:t>Update the variations register</w:t>
                            </w:r>
                          </w:p>
                          <w:p w14:paraId="6D806C6A" w14:textId="77777777" w:rsidR="00A75221" w:rsidRDefault="00A75221" w:rsidP="00A75221">
                            <w:pPr>
                              <w:numPr>
                                <w:ilvl w:val="0"/>
                                <w:numId w:val="336"/>
                              </w:numPr>
                              <w:spacing w:after="0" w:line="276" w:lineRule="auto"/>
                              <w:ind w:left="426"/>
                              <w:rPr>
                                <w:bCs/>
                                <w:color w:val="000000"/>
                                <w:sz w:val="14"/>
                              </w:rPr>
                            </w:pPr>
                            <w:r>
                              <w:rPr>
                                <w:bCs/>
                                <w:color w:val="000000"/>
                                <w:sz w:val="14"/>
                              </w:rPr>
                              <w:t>Update sub-contractor’s variation log</w:t>
                            </w:r>
                          </w:p>
                          <w:p w14:paraId="72CC0994" w14:textId="41F58EA9" w:rsidR="00A75221" w:rsidRPr="00F507B4" w:rsidRDefault="00A75221" w:rsidP="00A75221">
                            <w:pPr>
                              <w:numPr>
                                <w:ilvl w:val="0"/>
                                <w:numId w:val="336"/>
                              </w:numPr>
                              <w:spacing w:after="0" w:line="276" w:lineRule="auto"/>
                              <w:ind w:left="426"/>
                              <w:rPr>
                                <w:bCs/>
                                <w:color w:val="000000"/>
                                <w:sz w:val="14"/>
                              </w:rPr>
                            </w:pPr>
                            <w:r>
                              <w:rPr>
                                <w:bCs/>
                                <w:color w:val="000000"/>
                                <w:sz w:val="14"/>
                              </w:rPr>
                              <w:t xml:space="preserve">Ensure construction manager is fully </w:t>
                            </w:r>
                            <w:r w:rsidR="002121E1">
                              <w:rPr>
                                <w:bCs/>
                                <w:color w:val="000000"/>
                                <w:sz w:val="14"/>
                              </w:rPr>
                              <w:t>up to</w:t>
                            </w:r>
                            <w:r>
                              <w:rPr>
                                <w:bCs/>
                                <w:color w:val="000000"/>
                                <w:sz w:val="14"/>
                              </w:rPr>
                              <w:t xml:space="preserve"> date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273821" id="AutoShape 715" o:spid="_x0000_s1070" type="#_x0000_t109" style="position:absolute;margin-left:216.85pt;margin-top:18.3pt;width:192.75pt;height:179.3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" filled="f" strokeweight="1.5pt">
                <v:textbox>
                  <w:txbxContent>
                    <w:p w14:paraId="2C25AE14" w14:textId="1AAF91C6" w:rsidR="00A75221" w:rsidRPr="00CE26D7" w:rsidRDefault="00A75221" w:rsidP="00CE26D7">
                      <w:pPr>
                        <w:rPr>
                          <w:b/>
                          <w:color w:val="000000"/>
                          <w:sz w:val="14"/>
                        </w:rPr>
                      </w:pPr>
                      <w:r>
                        <w:rPr>
                          <w:b/>
                          <w:color w:val="000000"/>
                          <w:sz w:val="14"/>
                        </w:rPr>
                        <w:t>9</w:t>
                      </w:r>
                      <w:r w:rsidRPr="000412DE">
                        <w:rPr>
                          <w:b/>
                          <w:color w:val="000000"/>
                          <w:sz w:val="14"/>
                        </w:rPr>
                        <w:t xml:space="preserve">. </w:t>
                      </w:r>
                      <w:r>
                        <w:rPr>
                          <w:b/>
                          <w:color w:val="000000"/>
                          <w:sz w:val="14"/>
                        </w:rPr>
                        <w:t xml:space="preserve">       Proceed With Change</w:t>
                      </w:r>
                    </w:p>
                    <w:p w14:paraId="17ACA9A1" w14:textId="78575857" w:rsidR="00A75221" w:rsidRPr="00CC088C" w:rsidRDefault="00A75221" w:rsidP="00CE26D7">
                      <w:pPr>
                        <w:rPr>
                          <w:b/>
                          <w:color w:val="000000"/>
                          <w:sz w:val="14"/>
                        </w:rPr>
                      </w:pPr>
                      <w:r w:rsidRPr="00CC088C">
                        <w:rPr>
                          <w:b/>
                          <w:color w:val="000000"/>
                          <w:sz w:val="14"/>
                        </w:rPr>
                        <w:t>Upon receipt of the instruction and completion of the items detailed in stage 8, we then complete the following:</w:t>
                      </w:r>
                    </w:p>
                    <w:p w14:paraId="55F44447"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Agree timescales for the required internal design output with the Design Manager (if required)</w:t>
                      </w:r>
                    </w:p>
                    <w:p w14:paraId="16EC39E0" w14:textId="46E4DABC"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Send out new</w:t>
                      </w:r>
                      <w:r w:rsidR="002121E1">
                        <w:rPr>
                          <w:bCs/>
                          <w:color w:val="000000"/>
                          <w:sz w:val="14"/>
                        </w:rPr>
                        <w:t xml:space="preserve"> </w:t>
                      </w:r>
                      <w:r w:rsidRPr="00CC088C">
                        <w:rPr>
                          <w:bCs/>
                          <w:color w:val="000000"/>
                          <w:sz w:val="14"/>
                        </w:rPr>
                        <w:t>/</w:t>
                      </w:r>
                      <w:r w:rsidR="002121E1">
                        <w:rPr>
                          <w:bCs/>
                          <w:color w:val="000000"/>
                          <w:sz w:val="14"/>
                        </w:rPr>
                        <w:t xml:space="preserve"> </w:t>
                      </w:r>
                      <w:r w:rsidRPr="00CC088C">
                        <w:rPr>
                          <w:bCs/>
                          <w:color w:val="000000"/>
                          <w:sz w:val="14"/>
                        </w:rPr>
                        <w:t>updated purchase orders to our suppliers and sub-contractors</w:t>
                      </w:r>
                    </w:p>
                    <w:p w14:paraId="7F75174B"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Log all purchase orders issued to our suppliers and sub-contractors in the variation file</w:t>
                      </w:r>
                    </w:p>
                    <w:p w14:paraId="4A0B9F0B"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Update variation section of the project analysis she</w:t>
                      </w:r>
                      <w:r w:rsidRPr="00F507B4">
                        <w:rPr>
                          <w:bCs/>
                          <w:color w:val="000000"/>
                          <w:sz w:val="14"/>
                        </w:rPr>
                        <w:t>et</w:t>
                      </w:r>
                    </w:p>
                    <w:p w14:paraId="3AE13A25" w14:textId="77777777" w:rsidR="00A75221" w:rsidRDefault="00A75221" w:rsidP="00A75221">
                      <w:pPr>
                        <w:numPr>
                          <w:ilvl w:val="0"/>
                          <w:numId w:val="336"/>
                        </w:numPr>
                        <w:spacing w:after="0" w:line="276" w:lineRule="auto"/>
                        <w:ind w:left="426"/>
                        <w:rPr>
                          <w:bCs/>
                          <w:color w:val="000000"/>
                          <w:sz w:val="14"/>
                        </w:rPr>
                      </w:pPr>
                      <w:r w:rsidRPr="00F507B4">
                        <w:rPr>
                          <w:bCs/>
                          <w:color w:val="000000"/>
                          <w:sz w:val="14"/>
                        </w:rPr>
                        <w:t>Update the variations register</w:t>
                      </w:r>
                    </w:p>
                    <w:p w14:paraId="6D806C6A" w14:textId="77777777" w:rsidR="00A75221" w:rsidRDefault="00A75221" w:rsidP="00A75221">
                      <w:pPr>
                        <w:numPr>
                          <w:ilvl w:val="0"/>
                          <w:numId w:val="336"/>
                        </w:numPr>
                        <w:spacing w:after="0" w:line="276" w:lineRule="auto"/>
                        <w:ind w:left="426"/>
                        <w:rPr>
                          <w:bCs/>
                          <w:color w:val="000000"/>
                          <w:sz w:val="14"/>
                        </w:rPr>
                      </w:pPr>
                      <w:r>
                        <w:rPr>
                          <w:bCs/>
                          <w:color w:val="000000"/>
                          <w:sz w:val="14"/>
                        </w:rPr>
                        <w:t>Update sub-contractor’s variation log</w:t>
                      </w:r>
                    </w:p>
                    <w:p w14:paraId="72CC0994" w14:textId="41F58EA9" w:rsidR="00A75221" w:rsidRPr="00F507B4" w:rsidRDefault="00A75221" w:rsidP="00A75221">
                      <w:pPr>
                        <w:numPr>
                          <w:ilvl w:val="0"/>
                          <w:numId w:val="336"/>
                        </w:numPr>
                        <w:spacing w:after="0" w:line="276" w:lineRule="auto"/>
                        <w:ind w:left="426"/>
                        <w:rPr>
                          <w:bCs/>
                          <w:color w:val="000000"/>
                          <w:sz w:val="14"/>
                        </w:rPr>
                      </w:pPr>
                      <w:r>
                        <w:rPr>
                          <w:bCs/>
                          <w:color w:val="000000"/>
                          <w:sz w:val="14"/>
                        </w:rPr>
                        <w:t xml:space="preserve">Ensure construction manager is fully </w:t>
                      </w:r>
                      <w:r w:rsidR="002121E1">
                        <w:rPr>
                          <w:bCs/>
                          <w:color w:val="000000"/>
                          <w:sz w:val="14"/>
                        </w:rPr>
                        <w:t>up to</w:t>
                      </w:r>
                      <w:r>
                        <w:rPr>
                          <w:bCs/>
                          <w:color w:val="000000"/>
                          <w:sz w:val="14"/>
                        </w:rPr>
                        <w:t xml:space="preserve"> date</w:t>
                      </w:r>
                    </w:p>
                  </w:txbxContent>
                </v:textbox>
              </v:shape>
            </w:pict>
          </mc:Fallback>
        </mc:AlternateContent>
      </w:r>
      <w:r>
        <w:rPr>
          <w:noProof/>
          <w:sz w:val="40"/>
          <w:szCs w:val="40"/>
        </w:rPr>
        <mc:AlternateContent>
          <mc:Choice Requires="wps">
            <w:drawing>
              <wp:anchor distT="0" distB="0" distL="114300" distR="114300" simplePos="0" relativeHeight="251766784" behindDoc="0" locked="0" layoutInCell="1" allowOverlap="1" wp14:anchorId="32BD041E" wp14:editId="48ED94E3">
                <wp:simplePos x="0" y="0"/>
                <wp:positionH relativeFrom="column">
                  <wp:posOffset>5776521</wp:posOffset>
                </wp:positionH>
                <wp:positionV relativeFrom="paragraph">
                  <wp:posOffset>215147</wp:posOffset>
                </wp:positionV>
                <wp:extent cx="2447925" cy="2846070"/>
                <wp:effectExtent l="11430" t="9525" r="17145" b="11430"/>
                <wp:wrapNone/>
                <wp:docPr id="368783340" name="AutoShape 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28460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62F5BD" w14:textId="532AB886" w:rsidR="00A75221" w:rsidRPr="00CE26D7" w:rsidRDefault="00A75221" w:rsidP="00CE26D7">
                            <w:pPr>
                              <w:rPr>
                                <w:b/>
                                <w:color w:val="000000"/>
                                <w:sz w:val="14"/>
                              </w:rPr>
                            </w:pPr>
                            <w:r>
                              <w:rPr>
                                <w:b/>
                                <w:color w:val="000000"/>
                                <w:sz w:val="14"/>
                              </w:rPr>
                              <w:t>8</w:t>
                            </w:r>
                            <w:r w:rsidRPr="000412DE">
                              <w:rPr>
                                <w:b/>
                                <w:color w:val="000000"/>
                                <w:sz w:val="14"/>
                              </w:rPr>
                              <w:t xml:space="preserve">. </w:t>
                            </w:r>
                            <w:r>
                              <w:rPr>
                                <w:b/>
                                <w:color w:val="000000"/>
                                <w:sz w:val="14"/>
                              </w:rPr>
                              <w:t xml:space="preserve">       Upon Receipt of Instruction</w:t>
                            </w:r>
                          </w:p>
                          <w:p w14:paraId="69DD7F73" w14:textId="392F0A82" w:rsidR="00A75221" w:rsidRPr="00CE26D7" w:rsidRDefault="00A75221" w:rsidP="00CE26D7">
                            <w:pPr>
                              <w:rPr>
                                <w:b/>
                                <w:color w:val="000000"/>
                                <w:sz w:val="14"/>
                              </w:rPr>
                            </w:pPr>
                            <w:r w:rsidRPr="00CC088C">
                              <w:rPr>
                                <w:b/>
                                <w:color w:val="000000"/>
                                <w:sz w:val="14"/>
                              </w:rPr>
                              <w:t xml:space="preserve">Upon receipt of approval of the </w:t>
                            </w:r>
                            <w:r w:rsidR="002121E1" w:rsidRPr="00CC088C">
                              <w:rPr>
                                <w:b/>
                                <w:color w:val="000000"/>
                                <w:sz w:val="14"/>
                              </w:rPr>
                              <w:t>variation,</w:t>
                            </w:r>
                            <w:r w:rsidRPr="00CC088C">
                              <w:rPr>
                                <w:b/>
                                <w:color w:val="000000"/>
                                <w:sz w:val="14"/>
                              </w:rPr>
                              <w:t xml:space="preserve"> we must firstly:</w:t>
                            </w:r>
                          </w:p>
                          <w:p w14:paraId="575F6315" w14:textId="76AFE4B4" w:rsidR="00A75221" w:rsidRPr="00CE26D7" w:rsidRDefault="00A75221" w:rsidP="00CE26D7">
                            <w:pPr>
                              <w:rPr>
                                <w:b/>
                                <w:color w:val="000000"/>
                                <w:sz w:val="14"/>
                              </w:rPr>
                            </w:pPr>
                            <w:r w:rsidRPr="00CC088C">
                              <w:rPr>
                                <w:b/>
                                <w:color w:val="000000"/>
                                <w:sz w:val="14"/>
                              </w:rPr>
                              <w:t xml:space="preserve">Only accept an instruction from the nominated person detailed within the contract documentation.  </w:t>
                            </w:r>
                            <w:r>
                              <w:rPr>
                                <w:b/>
                                <w:color w:val="000000"/>
                                <w:sz w:val="14"/>
                              </w:rPr>
                              <w:t>Seek advice from the commercial manager if unsure who can approve variations according to the contract.</w:t>
                            </w:r>
                            <w:r w:rsidRPr="00CC088C">
                              <w:rPr>
                                <w:b/>
                                <w:color w:val="000000"/>
                                <w:sz w:val="14"/>
                              </w:rPr>
                              <w:t xml:space="preserve"> </w:t>
                            </w:r>
                            <w:r>
                              <w:rPr>
                                <w:b/>
                                <w:color w:val="000000"/>
                                <w:sz w:val="14"/>
                              </w:rPr>
                              <w:t>This is also detailed on the ‘Job Opening Sheet’</w:t>
                            </w:r>
                          </w:p>
                          <w:p w14:paraId="31A4B833" w14:textId="2F1E7F3A" w:rsidR="00A75221" w:rsidRPr="00CC088C" w:rsidRDefault="00A75221" w:rsidP="00CE26D7">
                            <w:pPr>
                              <w:rPr>
                                <w:b/>
                                <w:color w:val="000000"/>
                                <w:sz w:val="14"/>
                              </w:rPr>
                            </w:pPr>
                            <w:r w:rsidRPr="00CC088C">
                              <w:rPr>
                                <w:b/>
                                <w:color w:val="000000"/>
                                <w:sz w:val="14"/>
                              </w:rPr>
                              <w:t>We then need to complete the following:</w:t>
                            </w:r>
                          </w:p>
                          <w:p w14:paraId="173B4C08" w14:textId="77777777" w:rsidR="00A75221" w:rsidRPr="00CC088C" w:rsidRDefault="00A75221" w:rsidP="00A75221">
                            <w:pPr>
                              <w:numPr>
                                <w:ilvl w:val="0"/>
                                <w:numId w:val="335"/>
                              </w:numPr>
                              <w:spacing w:after="0" w:line="276" w:lineRule="auto"/>
                              <w:ind w:left="426"/>
                              <w:rPr>
                                <w:bCs/>
                                <w:color w:val="000000"/>
                                <w:sz w:val="14"/>
                              </w:rPr>
                            </w:pPr>
                            <w:r w:rsidRPr="00CC088C">
                              <w:rPr>
                                <w:bCs/>
                                <w:color w:val="000000"/>
                                <w:sz w:val="14"/>
                              </w:rPr>
                              <w:t>Log the email</w:t>
                            </w:r>
                            <w:r>
                              <w:rPr>
                                <w:bCs/>
                                <w:color w:val="000000"/>
                                <w:sz w:val="14"/>
                              </w:rPr>
                              <w:t xml:space="preserve"> / instruction</w:t>
                            </w:r>
                            <w:r w:rsidRPr="00CC088C">
                              <w:rPr>
                                <w:bCs/>
                                <w:color w:val="000000"/>
                                <w:sz w:val="14"/>
                              </w:rPr>
                              <w:t xml:space="preserve"> in the variation folder</w:t>
                            </w:r>
                          </w:p>
                          <w:p w14:paraId="3814E9EB" w14:textId="5D3E9481" w:rsidR="00A75221" w:rsidRDefault="00A75221" w:rsidP="00CE26D7">
                            <w:pPr>
                              <w:numPr>
                                <w:ilvl w:val="0"/>
                                <w:numId w:val="335"/>
                              </w:numPr>
                              <w:spacing w:after="0" w:line="276" w:lineRule="auto"/>
                              <w:ind w:left="426"/>
                              <w:rPr>
                                <w:bCs/>
                                <w:color w:val="000000"/>
                                <w:sz w:val="14"/>
                              </w:rPr>
                            </w:pPr>
                            <w:r w:rsidRPr="00CC088C">
                              <w:rPr>
                                <w:bCs/>
                                <w:color w:val="000000"/>
                                <w:sz w:val="14"/>
                              </w:rPr>
                              <w:t xml:space="preserve">Confirm back to the nominated person a timeline of events for the design, procurement and installation associated with the variation.  </w:t>
                            </w:r>
                          </w:p>
                          <w:p w14:paraId="16B01FEA" w14:textId="77777777" w:rsidR="00CE26D7" w:rsidRPr="00CE26D7" w:rsidRDefault="00CE26D7" w:rsidP="00CE26D7">
                            <w:pPr>
                              <w:spacing w:after="0" w:line="276" w:lineRule="auto"/>
                              <w:ind w:left="426"/>
                              <w:rPr>
                                <w:bCs/>
                                <w:color w:val="000000"/>
                                <w:sz w:val="14"/>
                              </w:rPr>
                            </w:pPr>
                          </w:p>
                          <w:p w14:paraId="69D51194" w14:textId="4CBDA462" w:rsidR="00A75221" w:rsidRDefault="00A75221" w:rsidP="00CE26D7">
                            <w:pPr>
                              <w:rPr>
                                <w:b/>
                                <w:color w:val="000000"/>
                                <w:sz w:val="14"/>
                              </w:rPr>
                            </w:pPr>
                            <w:r w:rsidRPr="00CC088C">
                              <w:rPr>
                                <w:b/>
                                <w:color w:val="000000"/>
                                <w:sz w:val="14"/>
                              </w:rPr>
                              <w:t xml:space="preserve">This is important as time may have elapsed between the issue if the variation and approval.  </w:t>
                            </w:r>
                          </w:p>
                          <w:p w14:paraId="2E103907" w14:textId="77777777" w:rsidR="00A75221" w:rsidRPr="00CC088C" w:rsidRDefault="00A75221" w:rsidP="00A75221">
                            <w:pPr>
                              <w:rPr>
                                <w:b/>
                                <w:color w:val="000000"/>
                                <w:sz w:val="14"/>
                              </w:rPr>
                            </w:pPr>
                            <w:r w:rsidRPr="00CC088C">
                              <w:rPr>
                                <w:b/>
                                <w:color w:val="000000"/>
                                <w:sz w:val="14"/>
                              </w:rPr>
                              <w:t>Request the internal support that is required</w:t>
                            </w:r>
                            <w:r>
                              <w:rPr>
                                <w:b/>
                                <w:color w:val="000000"/>
                                <w:sz w:val="1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BD041E" id="AutoShape 714" o:spid="_x0000_s1071" type="#_x0000_t109" style="position:absolute;margin-left:454.85pt;margin-top:16.95pt;width:192.75pt;height:224.1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" filled="f" strokeweight="1.5pt">
                <v:textbox>
                  <w:txbxContent>
                    <w:p w14:paraId="3062F5BD" w14:textId="532AB886" w:rsidR="00A75221" w:rsidRPr="00CE26D7" w:rsidRDefault="00A75221" w:rsidP="00CE26D7">
                      <w:pPr>
                        <w:rPr>
                          <w:b/>
                          <w:color w:val="000000"/>
                          <w:sz w:val="14"/>
                        </w:rPr>
                      </w:pPr>
                      <w:r>
                        <w:rPr>
                          <w:b/>
                          <w:color w:val="000000"/>
                          <w:sz w:val="14"/>
                        </w:rPr>
                        <w:t>8</w:t>
                      </w:r>
                      <w:r w:rsidRPr="000412DE">
                        <w:rPr>
                          <w:b/>
                          <w:color w:val="000000"/>
                          <w:sz w:val="14"/>
                        </w:rPr>
                        <w:t xml:space="preserve">. </w:t>
                      </w:r>
                      <w:r>
                        <w:rPr>
                          <w:b/>
                          <w:color w:val="000000"/>
                          <w:sz w:val="14"/>
                        </w:rPr>
                        <w:t xml:space="preserve">       Upon Receipt of Instruction</w:t>
                      </w:r>
                    </w:p>
                    <w:p w14:paraId="69DD7F73" w14:textId="392F0A82" w:rsidR="00A75221" w:rsidRPr="00CE26D7" w:rsidRDefault="00A75221" w:rsidP="00CE26D7">
                      <w:pPr>
                        <w:rPr>
                          <w:b/>
                          <w:color w:val="000000"/>
                          <w:sz w:val="14"/>
                        </w:rPr>
                      </w:pPr>
                      <w:r w:rsidRPr="00CC088C">
                        <w:rPr>
                          <w:b/>
                          <w:color w:val="000000"/>
                          <w:sz w:val="14"/>
                        </w:rPr>
                        <w:t xml:space="preserve">Upon receipt of approval of the </w:t>
                      </w:r>
                      <w:r w:rsidR="002121E1" w:rsidRPr="00CC088C">
                        <w:rPr>
                          <w:b/>
                          <w:color w:val="000000"/>
                          <w:sz w:val="14"/>
                        </w:rPr>
                        <w:t>variation,</w:t>
                      </w:r>
                      <w:r w:rsidRPr="00CC088C">
                        <w:rPr>
                          <w:b/>
                          <w:color w:val="000000"/>
                          <w:sz w:val="14"/>
                        </w:rPr>
                        <w:t xml:space="preserve"> we must firstly:</w:t>
                      </w:r>
                    </w:p>
                    <w:p w14:paraId="575F6315" w14:textId="76AFE4B4" w:rsidR="00A75221" w:rsidRPr="00CE26D7" w:rsidRDefault="00A75221" w:rsidP="00CE26D7">
                      <w:pPr>
                        <w:rPr>
                          <w:b/>
                          <w:color w:val="000000"/>
                          <w:sz w:val="14"/>
                        </w:rPr>
                      </w:pPr>
                      <w:r w:rsidRPr="00CC088C">
                        <w:rPr>
                          <w:b/>
                          <w:color w:val="000000"/>
                          <w:sz w:val="14"/>
                        </w:rPr>
                        <w:t xml:space="preserve">Only accept an instruction from the nominated person detailed within the contract documentation.  </w:t>
                      </w:r>
                      <w:r>
                        <w:rPr>
                          <w:b/>
                          <w:color w:val="000000"/>
                          <w:sz w:val="14"/>
                        </w:rPr>
                        <w:t>Seek advice from the commercial manager if unsure who can approve variations according to the contract.</w:t>
                      </w:r>
                      <w:r w:rsidRPr="00CC088C">
                        <w:rPr>
                          <w:b/>
                          <w:color w:val="000000"/>
                          <w:sz w:val="14"/>
                        </w:rPr>
                        <w:t xml:space="preserve"> </w:t>
                      </w:r>
                      <w:r>
                        <w:rPr>
                          <w:b/>
                          <w:color w:val="000000"/>
                          <w:sz w:val="14"/>
                        </w:rPr>
                        <w:t>This is also detailed on the ‘Job Opening Sheet’</w:t>
                      </w:r>
                    </w:p>
                    <w:p w14:paraId="31A4B833" w14:textId="2F1E7F3A" w:rsidR="00A75221" w:rsidRPr="00CC088C" w:rsidRDefault="00A75221" w:rsidP="00CE26D7">
                      <w:pPr>
                        <w:rPr>
                          <w:b/>
                          <w:color w:val="000000"/>
                          <w:sz w:val="14"/>
                        </w:rPr>
                      </w:pPr>
                      <w:r w:rsidRPr="00CC088C">
                        <w:rPr>
                          <w:b/>
                          <w:color w:val="000000"/>
                          <w:sz w:val="14"/>
                        </w:rPr>
                        <w:t>We then need to complete the following:</w:t>
                      </w:r>
                    </w:p>
                    <w:p w14:paraId="173B4C08" w14:textId="77777777" w:rsidR="00A75221" w:rsidRPr="00CC088C" w:rsidRDefault="00A75221" w:rsidP="00A75221">
                      <w:pPr>
                        <w:numPr>
                          <w:ilvl w:val="0"/>
                          <w:numId w:val="335"/>
                        </w:numPr>
                        <w:spacing w:after="0" w:line="276" w:lineRule="auto"/>
                        <w:ind w:left="426"/>
                        <w:rPr>
                          <w:bCs/>
                          <w:color w:val="000000"/>
                          <w:sz w:val="14"/>
                        </w:rPr>
                      </w:pPr>
                      <w:r w:rsidRPr="00CC088C">
                        <w:rPr>
                          <w:bCs/>
                          <w:color w:val="000000"/>
                          <w:sz w:val="14"/>
                        </w:rPr>
                        <w:t>Log the email</w:t>
                      </w:r>
                      <w:r>
                        <w:rPr>
                          <w:bCs/>
                          <w:color w:val="000000"/>
                          <w:sz w:val="14"/>
                        </w:rPr>
                        <w:t xml:space="preserve"> / instruction</w:t>
                      </w:r>
                      <w:r w:rsidRPr="00CC088C">
                        <w:rPr>
                          <w:bCs/>
                          <w:color w:val="000000"/>
                          <w:sz w:val="14"/>
                        </w:rPr>
                        <w:t xml:space="preserve"> in the variation folder</w:t>
                      </w:r>
                    </w:p>
                    <w:p w14:paraId="3814E9EB" w14:textId="5D3E9481" w:rsidR="00A75221" w:rsidRDefault="00A75221" w:rsidP="00CE26D7">
                      <w:pPr>
                        <w:numPr>
                          <w:ilvl w:val="0"/>
                          <w:numId w:val="335"/>
                        </w:numPr>
                        <w:spacing w:after="0" w:line="276" w:lineRule="auto"/>
                        <w:ind w:left="426"/>
                        <w:rPr>
                          <w:bCs/>
                          <w:color w:val="000000"/>
                          <w:sz w:val="14"/>
                        </w:rPr>
                      </w:pPr>
                      <w:r w:rsidRPr="00CC088C">
                        <w:rPr>
                          <w:bCs/>
                          <w:color w:val="000000"/>
                          <w:sz w:val="14"/>
                        </w:rPr>
                        <w:t xml:space="preserve">Confirm back to the nominated person a timeline of events for the design, procurement and installation associated with the variation.  </w:t>
                      </w:r>
                    </w:p>
                    <w:p w14:paraId="16B01FEA" w14:textId="77777777" w:rsidR="00CE26D7" w:rsidRPr="00CE26D7" w:rsidRDefault="00CE26D7" w:rsidP="00CE26D7">
                      <w:pPr>
                        <w:spacing w:after="0" w:line="276" w:lineRule="auto"/>
                        <w:ind w:left="426"/>
                        <w:rPr>
                          <w:bCs/>
                          <w:color w:val="000000"/>
                          <w:sz w:val="14"/>
                        </w:rPr>
                      </w:pPr>
                    </w:p>
                    <w:p w14:paraId="69D51194" w14:textId="4CBDA462" w:rsidR="00A75221" w:rsidRDefault="00A75221" w:rsidP="00CE26D7">
                      <w:pPr>
                        <w:rPr>
                          <w:b/>
                          <w:color w:val="000000"/>
                          <w:sz w:val="14"/>
                        </w:rPr>
                      </w:pPr>
                      <w:r w:rsidRPr="00CC088C">
                        <w:rPr>
                          <w:b/>
                          <w:color w:val="000000"/>
                          <w:sz w:val="14"/>
                        </w:rPr>
                        <w:t xml:space="preserve">This is important as time may have elapsed between the issue if the variation and approval.  </w:t>
                      </w:r>
                    </w:p>
                    <w:p w14:paraId="2E103907" w14:textId="77777777" w:rsidR="00A75221" w:rsidRPr="00CC088C" w:rsidRDefault="00A75221" w:rsidP="00A75221">
                      <w:pPr>
                        <w:rPr>
                          <w:b/>
                          <w:color w:val="000000"/>
                          <w:sz w:val="14"/>
                        </w:rPr>
                      </w:pPr>
                      <w:r w:rsidRPr="00CC088C">
                        <w:rPr>
                          <w:b/>
                          <w:color w:val="000000"/>
                          <w:sz w:val="14"/>
                        </w:rPr>
                        <w:t>Request the internal support that is required</w:t>
                      </w:r>
                      <w:r>
                        <w:rPr>
                          <w:b/>
                          <w:color w:val="000000"/>
                          <w:sz w:val="14"/>
                        </w:rPr>
                        <w:t>.</w:t>
                      </w:r>
                    </w:p>
                  </w:txbxContent>
                </v:textbox>
              </v:shape>
            </w:pict>
          </mc:Fallback>
        </mc:AlternateContent>
      </w:r>
      <w:r>
        <w:rPr>
          <w:noProof/>
          <w:sz w:val="40"/>
          <w:szCs w:val="40"/>
        </w:rPr>
        <mc:AlternateContent>
          <mc:Choice Requires="wps">
            <w:drawing>
              <wp:anchor distT="0" distB="0" distL="114300" distR="114300" simplePos="0" relativeHeight="251765760" behindDoc="0" locked="0" layoutInCell="1" allowOverlap="1" wp14:anchorId="25812759" wp14:editId="3F3E042E">
                <wp:simplePos x="0" y="0"/>
                <wp:positionH relativeFrom="column">
                  <wp:posOffset>8729331</wp:posOffset>
                </wp:positionH>
                <wp:positionV relativeFrom="paragraph">
                  <wp:posOffset>218913</wp:posOffset>
                </wp:positionV>
                <wp:extent cx="2447925" cy="1901825"/>
                <wp:effectExtent l="15875" t="9525" r="12700" b="12700"/>
                <wp:wrapNone/>
                <wp:docPr id="1258269362" name="AutoShape 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19018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D52C69" w14:textId="62050EF4" w:rsidR="00A75221" w:rsidRDefault="00A75221" w:rsidP="00CE26D7">
                            <w:pPr>
                              <w:rPr>
                                <w:b/>
                                <w:color w:val="000000"/>
                                <w:sz w:val="14"/>
                              </w:rPr>
                            </w:pPr>
                            <w:r>
                              <w:rPr>
                                <w:b/>
                                <w:color w:val="000000"/>
                                <w:sz w:val="14"/>
                              </w:rPr>
                              <w:t>7</w:t>
                            </w:r>
                            <w:r w:rsidRPr="000412DE">
                              <w:rPr>
                                <w:b/>
                                <w:color w:val="000000"/>
                                <w:sz w:val="14"/>
                              </w:rPr>
                              <w:t xml:space="preserve">. </w:t>
                            </w:r>
                            <w:r>
                              <w:rPr>
                                <w:b/>
                                <w:color w:val="000000"/>
                                <w:sz w:val="14"/>
                              </w:rPr>
                              <w:t xml:space="preserve">       Issue VO For Approval</w:t>
                            </w:r>
                          </w:p>
                          <w:p w14:paraId="1546BC7A" w14:textId="01DEED5E" w:rsidR="00A75221" w:rsidRPr="00CC088C" w:rsidRDefault="00A75221" w:rsidP="00CE26D7">
                            <w:pPr>
                              <w:rPr>
                                <w:b/>
                                <w:color w:val="000000"/>
                                <w:sz w:val="14"/>
                              </w:rPr>
                            </w:pPr>
                            <w:r w:rsidRPr="00CC088C">
                              <w:rPr>
                                <w:b/>
                                <w:color w:val="000000"/>
                                <w:sz w:val="14"/>
                              </w:rPr>
                              <w:t>Upon internal approval of the variation the variation can be issued to the appropriate person.</w:t>
                            </w:r>
                          </w:p>
                          <w:p w14:paraId="3ED65C5C" w14:textId="1AA2409A" w:rsidR="00A75221" w:rsidRPr="00CC088C" w:rsidRDefault="00A75221" w:rsidP="00CE26D7">
                            <w:pPr>
                              <w:rPr>
                                <w:b/>
                                <w:color w:val="000000"/>
                                <w:sz w:val="14"/>
                              </w:rPr>
                            </w:pPr>
                            <w:r w:rsidRPr="00CC088C">
                              <w:rPr>
                                <w:b/>
                                <w:color w:val="000000"/>
                                <w:sz w:val="14"/>
                              </w:rPr>
                              <w:t>We need to ensure we provide the following:</w:t>
                            </w:r>
                          </w:p>
                          <w:p w14:paraId="40A21987" w14:textId="4C85DFAF" w:rsidR="00A75221" w:rsidRPr="00CC088C" w:rsidRDefault="00ED2E51" w:rsidP="00A75221">
                            <w:pPr>
                              <w:numPr>
                                <w:ilvl w:val="0"/>
                                <w:numId w:val="334"/>
                              </w:numPr>
                              <w:spacing w:after="0" w:line="276" w:lineRule="auto"/>
                              <w:ind w:left="426"/>
                              <w:rPr>
                                <w:bCs/>
                                <w:color w:val="000000"/>
                                <w:sz w:val="14"/>
                              </w:rPr>
                            </w:pPr>
                            <w:r w:rsidRPr="005C300B">
                              <w:rPr>
                                <w:bCs/>
                                <w:color w:val="000000"/>
                                <w:sz w:val="14"/>
                                <w:highlight w:val="red"/>
                              </w:rPr>
                              <w:t>COMPANY NAME</w:t>
                            </w:r>
                            <w:r w:rsidR="00A75221" w:rsidRPr="00CC088C">
                              <w:rPr>
                                <w:bCs/>
                                <w:color w:val="000000"/>
                                <w:sz w:val="14"/>
                              </w:rPr>
                              <w:t xml:space="preserve"> variation </w:t>
                            </w:r>
                            <w:r w:rsidR="00A75221">
                              <w:rPr>
                                <w:bCs/>
                                <w:color w:val="000000"/>
                                <w:sz w:val="14"/>
                              </w:rPr>
                              <w:t>template</w:t>
                            </w:r>
                            <w:r w:rsidR="00A75221" w:rsidRPr="00CC088C">
                              <w:rPr>
                                <w:bCs/>
                                <w:color w:val="000000"/>
                                <w:sz w:val="14"/>
                              </w:rPr>
                              <w:t xml:space="preserve"> – in PDF</w:t>
                            </w:r>
                          </w:p>
                          <w:p w14:paraId="25BA1D4C" w14:textId="1047590A" w:rsidR="00A75221" w:rsidRPr="00CC088C" w:rsidRDefault="00ED2E51" w:rsidP="00A75221">
                            <w:pPr>
                              <w:numPr>
                                <w:ilvl w:val="0"/>
                                <w:numId w:val="334"/>
                              </w:numPr>
                              <w:spacing w:after="0" w:line="276" w:lineRule="auto"/>
                              <w:ind w:left="426"/>
                              <w:rPr>
                                <w:bCs/>
                                <w:color w:val="000000"/>
                                <w:sz w:val="14"/>
                              </w:rPr>
                            </w:pPr>
                            <w:r w:rsidRPr="005C300B">
                              <w:rPr>
                                <w:bCs/>
                                <w:color w:val="000000"/>
                                <w:sz w:val="14"/>
                                <w:highlight w:val="red"/>
                              </w:rPr>
                              <w:t>COMPANY NAME</w:t>
                            </w:r>
                            <w:r w:rsidR="00A75221" w:rsidRPr="00CC088C">
                              <w:rPr>
                                <w:bCs/>
                                <w:color w:val="000000"/>
                                <w:sz w:val="14"/>
                              </w:rPr>
                              <w:t xml:space="preserve"> variation </w:t>
                            </w:r>
                            <w:r w:rsidR="00A75221">
                              <w:rPr>
                                <w:bCs/>
                                <w:color w:val="000000"/>
                                <w:sz w:val="14"/>
                              </w:rPr>
                              <w:t>register</w:t>
                            </w:r>
                            <w:r w:rsidR="00A75221" w:rsidRPr="00CC088C">
                              <w:rPr>
                                <w:bCs/>
                                <w:color w:val="000000"/>
                                <w:sz w:val="14"/>
                              </w:rPr>
                              <w:t xml:space="preserve"> – in PDF</w:t>
                            </w:r>
                          </w:p>
                          <w:p w14:paraId="3153CBB0" w14:textId="2B1CBCC2" w:rsidR="00A75221" w:rsidRDefault="00A75221" w:rsidP="00CE26D7">
                            <w:pPr>
                              <w:numPr>
                                <w:ilvl w:val="0"/>
                                <w:numId w:val="334"/>
                              </w:numPr>
                              <w:spacing w:after="0" w:line="276" w:lineRule="auto"/>
                              <w:ind w:left="426"/>
                              <w:rPr>
                                <w:bCs/>
                                <w:color w:val="000000"/>
                                <w:sz w:val="14"/>
                              </w:rPr>
                            </w:pPr>
                            <w:r w:rsidRPr="00CC088C">
                              <w:rPr>
                                <w:bCs/>
                                <w:color w:val="000000"/>
                                <w:sz w:val="14"/>
                              </w:rPr>
                              <w:t>Any supporting information – Hand marked drawings, technical data sheets, etc</w:t>
                            </w:r>
                          </w:p>
                          <w:p w14:paraId="02D799B8" w14:textId="77777777" w:rsidR="00CE26D7" w:rsidRPr="00CE26D7" w:rsidRDefault="00CE26D7" w:rsidP="00CE26D7">
                            <w:pPr>
                              <w:spacing w:after="0" w:line="276" w:lineRule="auto"/>
                              <w:ind w:left="426"/>
                              <w:rPr>
                                <w:bCs/>
                                <w:color w:val="000000"/>
                                <w:sz w:val="14"/>
                              </w:rPr>
                            </w:pPr>
                          </w:p>
                          <w:p w14:paraId="76B9FB05" w14:textId="77777777" w:rsidR="00A75221" w:rsidRPr="00CC088C" w:rsidRDefault="00A75221" w:rsidP="00A75221">
                            <w:pPr>
                              <w:rPr>
                                <w:b/>
                                <w:color w:val="000000"/>
                                <w:sz w:val="14"/>
                              </w:rPr>
                            </w:pPr>
                            <w:r w:rsidRPr="00CC088C">
                              <w:rPr>
                                <w:b/>
                                <w:color w:val="000000"/>
                                <w:sz w:val="14"/>
                              </w:rPr>
                              <w:t>All information that is issued to the client is to be saved within the variation folder.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812759" id="AutoShape 713" o:spid="_x0000_s1072" type="#_x0000_t109" style="position:absolute;margin-left:687.35pt;margin-top:17.25pt;width:192.75pt;height:149.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" filled="f" strokeweight="1.5pt">
                <v:textbox>
                  <w:txbxContent>
                    <w:p w14:paraId="48D52C69" w14:textId="62050EF4" w:rsidR="00A75221" w:rsidRDefault="00A75221" w:rsidP="00CE26D7">
                      <w:pPr>
                        <w:rPr>
                          <w:b/>
                          <w:color w:val="000000"/>
                          <w:sz w:val="14"/>
                        </w:rPr>
                      </w:pPr>
                      <w:r>
                        <w:rPr>
                          <w:b/>
                          <w:color w:val="000000"/>
                          <w:sz w:val="14"/>
                        </w:rPr>
                        <w:t>7</w:t>
                      </w:r>
                      <w:r w:rsidRPr="000412DE">
                        <w:rPr>
                          <w:b/>
                          <w:color w:val="000000"/>
                          <w:sz w:val="14"/>
                        </w:rPr>
                        <w:t xml:space="preserve">. </w:t>
                      </w:r>
                      <w:r>
                        <w:rPr>
                          <w:b/>
                          <w:color w:val="000000"/>
                          <w:sz w:val="14"/>
                        </w:rPr>
                        <w:t xml:space="preserve">       Issue VO For Approval</w:t>
                      </w:r>
                    </w:p>
                    <w:p w14:paraId="1546BC7A" w14:textId="01DEED5E" w:rsidR="00A75221" w:rsidRPr="00CC088C" w:rsidRDefault="00A75221" w:rsidP="00CE26D7">
                      <w:pPr>
                        <w:rPr>
                          <w:b/>
                          <w:color w:val="000000"/>
                          <w:sz w:val="14"/>
                        </w:rPr>
                      </w:pPr>
                      <w:r w:rsidRPr="00CC088C">
                        <w:rPr>
                          <w:b/>
                          <w:color w:val="000000"/>
                          <w:sz w:val="14"/>
                        </w:rPr>
                        <w:t>Upon internal approval of the variation the variation can be issued to the appropriate person.</w:t>
                      </w:r>
                    </w:p>
                    <w:p w14:paraId="3ED65C5C" w14:textId="1AA2409A" w:rsidR="00A75221" w:rsidRPr="00CC088C" w:rsidRDefault="00A75221" w:rsidP="00CE26D7">
                      <w:pPr>
                        <w:rPr>
                          <w:b/>
                          <w:color w:val="000000"/>
                          <w:sz w:val="14"/>
                        </w:rPr>
                      </w:pPr>
                      <w:r w:rsidRPr="00CC088C">
                        <w:rPr>
                          <w:b/>
                          <w:color w:val="000000"/>
                          <w:sz w:val="14"/>
                        </w:rPr>
                        <w:t>We need to ensure we provide the following:</w:t>
                      </w:r>
                    </w:p>
                    <w:p w14:paraId="40A21987" w14:textId="4C85DFAF" w:rsidR="00A75221" w:rsidRPr="00CC088C" w:rsidRDefault="00ED2E51" w:rsidP="00A75221">
                      <w:pPr>
                        <w:numPr>
                          <w:ilvl w:val="0"/>
                          <w:numId w:val="334"/>
                        </w:numPr>
                        <w:spacing w:after="0" w:line="276" w:lineRule="auto"/>
                        <w:ind w:left="426"/>
                        <w:rPr>
                          <w:bCs/>
                          <w:color w:val="000000"/>
                          <w:sz w:val="14"/>
                        </w:rPr>
                      </w:pPr>
                      <w:r w:rsidRPr="005C300B">
                        <w:rPr>
                          <w:bCs/>
                          <w:color w:val="000000"/>
                          <w:sz w:val="14"/>
                          <w:highlight w:val="red"/>
                        </w:rPr>
                        <w:t>COMPANY NAME</w:t>
                      </w:r>
                      <w:r w:rsidR="00A75221" w:rsidRPr="00CC088C">
                        <w:rPr>
                          <w:bCs/>
                          <w:color w:val="000000"/>
                          <w:sz w:val="14"/>
                        </w:rPr>
                        <w:t xml:space="preserve"> variation </w:t>
                      </w:r>
                      <w:r w:rsidR="00A75221">
                        <w:rPr>
                          <w:bCs/>
                          <w:color w:val="000000"/>
                          <w:sz w:val="14"/>
                        </w:rPr>
                        <w:t>template</w:t>
                      </w:r>
                      <w:r w:rsidR="00A75221" w:rsidRPr="00CC088C">
                        <w:rPr>
                          <w:bCs/>
                          <w:color w:val="000000"/>
                          <w:sz w:val="14"/>
                        </w:rPr>
                        <w:t xml:space="preserve"> – in PDF</w:t>
                      </w:r>
                    </w:p>
                    <w:p w14:paraId="25BA1D4C" w14:textId="1047590A" w:rsidR="00A75221" w:rsidRPr="00CC088C" w:rsidRDefault="00ED2E51" w:rsidP="00A75221">
                      <w:pPr>
                        <w:numPr>
                          <w:ilvl w:val="0"/>
                          <w:numId w:val="334"/>
                        </w:numPr>
                        <w:spacing w:after="0" w:line="276" w:lineRule="auto"/>
                        <w:ind w:left="426"/>
                        <w:rPr>
                          <w:bCs/>
                          <w:color w:val="000000"/>
                          <w:sz w:val="14"/>
                        </w:rPr>
                      </w:pPr>
                      <w:r w:rsidRPr="005C300B">
                        <w:rPr>
                          <w:bCs/>
                          <w:color w:val="000000"/>
                          <w:sz w:val="14"/>
                          <w:highlight w:val="red"/>
                        </w:rPr>
                        <w:t>COMPANY NAME</w:t>
                      </w:r>
                      <w:r w:rsidR="00A75221" w:rsidRPr="00CC088C">
                        <w:rPr>
                          <w:bCs/>
                          <w:color w:val="000000"/>
                          <w:sz w:val="14"/>
                        </w:rPr>
                        <w:t xml:space="preserve"> variation </w:t>
                      </w:r>
                      <w:r w:rsidR="00A75221">
                        <w:rPr>
                          <w:bCs/>
                          <w:color w:val="000000"/>
                          <w:sz w:val="14"/>
                        </w:rPr>
                        <w:t>register</w:t>
                      </w:r>
                      <w:r w:rsidR="00A75221" w:rsidRPr="00CC088C">
                        <w:rPr>
                          <w:bCs/>
                          <w:color w:val="000000"/>
                          <w:sz w:val="14"/>
                        </w:rPr>
                        <w:t xml:space="preserve"> – in PDF</w:t>
                      </w:r>
                    </w:p>
                    <w:p w14:paraId="3153CBB0" w14:textId="2B1CBCC2" w:rsidR="00A75221" w:rsidRDefault="00A75221" w:rsidP="00CE26D7">
                      <w:pPr>
                        <w:numPr>
                          <w:ilvl w:val="0"/>
                          <w:numId w:val="334"/>
                        </w:numPr>
                        <w:spacing w:after="0" w:line="276" w:lineRule="auto"/>
                        <w:ind w:left="426"/>
                        <w:rPr>
                          <w:bCs/>
                          <w:color w:val="000000"/>
                          <w:sz w:val="14"/>
                        </w:rPr>
                      </w:pPr>
                      <w:r w:rsidRPr="00CC088C">
                        <w:rPr>
                          <w:bCs/>
                          <w:color w:val="000000"/>
                          <w:sz w:val="14"/>
                        </w:rPr>
                        <w:t>Any supporting information – Hand marked drawings, technical data sheets, etc</w:t>
                      </w:r>
                    </w:p>
                    <w:p w14:paraId="02D799B8" w14:textId="77777777" w:rsidR="00CE26D7" w:rsidRPr="00CE26D7" w:rsidRDefault="00CE26D7" w:rsidP="00CE26D7">
                      <w:pPr>
                        <w:spacing w:after="0" w:line="276" w:lineRule="auto"/>
                        <w:ind w:left="426"/>
                        <w:rPr>
                          <w:bCs/>
                          <w:color w:val="000000"/>
                          <w:sz w:val="14"/>
                        </w:rPr>
                      </w:pPr>
                    </w:p>
                    <w:p w14:paraId="76B9FB05" w14:textId="77777777" w:rsidR="00A75221" w:rsidRPr="00CC088C" w:rsidRDefault="00A75221" w:rsidP="00A75221">
                      <w:pPr>
                        <w:rPr>
                          <w:b/>
                          <w:color w:val="000000"/>
                          <w:sz w:val="14"/>
                        </w:rPr>
                      </w:pPr>
                      <w:r w:rsidRPr="00CC088C">
                        <w:rPr>
                          <w:b/>
                          <w:color w:val="000000"/>
                          <w:sz w:val="14"/>
                        </w:rPr>
                        <w:t>All information that is issued to the client is to be saved within the variation folder.</w:t>
                      </w:r>
                    </w:p>
                  </w:txbxContent>
                </v:textbox>
              </v:shape>
            </w:pict>
          </mc:Fallback>
        </mc:AlternateContent>
      </w:r>
      <w:r>
        <w:rPr>
          <w:noProof/>
          <w:sz w:val="40"/>
          <w:szCs w:val="40"/>
        </w:rPr>
        <mc:AlternateContent>
          <mc:Choice Requires="wps">
            <w:drawing>
              <wp:anchor distT="0" distB="0" distL="114300" distR="114300" simplePos="0" relativeHeight="251764736" behindDoc="0" locked="0" layoutInCell="1" allowOverlap="1" wp14:anchorId="621BBDBE" wp14:editId="23464BBD">
                <wp:simplePos x="0" y="0"/>
                <wp:positionH relativeFrom="column">
                  <wp:posOffset>11665754</wp:posOffset>
                </wp:positionH>
                <wp:positionV relativeFrom="paragraph">
                  <wp:posOffset>333213</wp:posOffset>
                </wp:positionV>
                <wp:extent cx="2447925" cy="1355725"/>
                <wp:effectExtent l="11430" t="9525" r="17145" b="15875"/>
                <wp:wrapNone/>
                <wp:docPr id="1079890040" name="AutoShape 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13557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EED697" w14:textId="264947BC" w:rsidR="00A75221" w:rsidRPr="00603F21" w:rsidRDefault="00A75221" w:rsidP="00603F21">
                            <w:pPr>
                              <w:rPr>
                                <w:b/>
                                <w:color w:val="000000"/>
                                <w:sz w:val="14"/>
                              </w:rPr>
                            </w:pPr>
                            <w:r>
                              <w:rPr>
                                <w:b/>
                                <w:color w:val="000000"/>
                                <w:sz w:val="14"/>
                              </w:rPr>
                              <w:t>6</w:t>
                            </w:r>
                            <w:r w:rsidRPr="000412DE">
                              <w:rPr>
                                <w:b/>
                                <w:color w:val="000000"/>
                                <w:sz w:val="14"/>
                              </w:rPr>
                              <w:t xml:space="preserve">. </w:t>
                            </w:r>
                            <w:r>
                              <w:rPr>
                                <w:b/>
                                <w:color w:val="000000"/>
                                <w:sz w:val="14"/>
                              </w:rPr>
                              <w:t xml:space="preserve">       Internal Sign Off</w:t>
                            </w:r>
                          </w:p>
                          <w:p w14:paraId="30AB4103" w14:textId="2832C4A5" w:rsidR="00A75221" w:rsidRPr="00EC1AF6" w:rsidRDefault="00A75221" w:rsidP="00A75221">
                            <w:pPr>
                              <w:pStyle w:val="ListParagraph"/>
                              <w:spacing w:after="0" w:line="256" w:lineRule="auto"/>
                              <w:ind w:left="0"/>
                              <w:rPr>
                                <w:b/>
                                <w:bCs/>
                                <w:color w:val="000000"/>
                                <w:sz w:val="14"/>
                              </w:rPr>
                            </w:pPr>
                            <w:r w:rsidRPr="00EC1AF6">
                              <w:rPr>
                                <w:b/>
                                <w:bCs/>
                                <w:color w:val="000000"/>
                                <w:sz w:val="14"/>
                              </w:rPr>
                              <w:t>If the value of the variation exceeds £10,000.00</w:t>
                            </w:r>
                            <w:r>
                              <w:rPr>
                                <w:b/>
                                <w:bCs/>
                                <w:color w:val="000000"/>
                                <w:sz w:val="14"/>
                              </w:rPr>
                              <w:t xml:space="preserve"> or is a risk to the business / completion of the </w:t>
                            </w:r>
                            <w:r w:rsidR="00182817">
                              <w:rPr>
                                <w:b/>
                                <w:bCs/>
                                <w:color w:val="000000"/>
                                <w:sz w:val="14"/>
                              </w:rPr>
                              <w:t>project,</w:t>
                            </w:r>
                            <w:r>
                              <w:rPr>
                                <w:b/>
                                <w:bCs/>
                                <w:color w:val="000000"/>
                                <w:sz w:val="14"/>
                              </w:rPr>
                              <w:t xml:space="preserve"> then</w:t>
                            </w:r>
                            <w:r w:rsidRPr="00EC1AF6">
                              <w:rPr>
                                <w:b/>
                                <w:bCs/>
                                <w:color w:val="000000"/>
                                <w:sz w:val="14"/>
                              </w:rPr>
                              <w:t xml:space="preserve"> this requires approval prior to issue.</w:t>
                            </w:r>
                          </w:p>
                          <w:p w14:paraId="34E9E7FB" w14:textId="77777777" w:rsidR="00A75221" w:rsidRPr="00EC1AF6" w:rsidRDefault="00A75221" w:rsidP="00A75221">
                            <w:pPr>
                              <w:pStyle w:val="ListParagraph"/>
                              <w:spacing w:after="0" w:line="256" w:lineRule="auto"/>
                              <w:ind w:left="0"/>
                              <w:rPr>
                                <w:color w:val="000000"/>
                                <w:sz w:val="14"/>
                              </w:rPr>
                            </w:pPr>
                          </w:p>
                          <w:p w14:paraId="0C756480" w14:textId="77777777" w:rsidR="00A75221" w:rsidRPr="00EC1AF6" w:rsidRDefault="00A75221" w:rsidP="00A75221">
                            <w:pPr>
                              <w:pStyle w:val="ListParagraph"/>
                              <w:spacing w:after="0" w:line="256" w:lineRule="auto"/>
                              <w:ind w:left="0"/>
                              <w:rPr>
                                <w:b/>
                                <w:bCs/>
                                <w:sz w:val="14"/>
                              </w:rPr>
                            </w:pPr>
                            <w:r w:rsidRPr="00EC1AF6">
                              <w:rPr>
                                <w:b/>
                                <w:bCs/>
                                <w:sz w:val="14"/>
                              </w:rPr>
                              <w:t>At this stage, consideration is to be given to the level of profit margin being applied to the variation, based on the type, value, programme implications, current project profit margin etc.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1BBDBE" id="AutoShape 712" o:spid="_x0000_s1073" type="#_x0000_t109" style="position:absolute;margin-left:918.55pt;margin-top:26.25pt;width:192.75pt;height:106.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" filled="f" strokeweight="1.5pt">
                <v:textbox>
                  <w:txbxContent>
                    <w:p w14:paraId="47EED697" w14:textId="264947BC" w:rsidR="00A75221" w:rsidRPr="00603F21" w:rsidRDefault="00A75221" w:rsidP="00603F21">
                      <w:pPr>
                        <w:rPr>
                          <w:b/>
                          <w:color w:val="000000"/>
                          <w:sz w:val="14"/>
                        </w:rPr>
                      </w:pPr>
                      <w:r>
                        <w:rPr>
                          <w:b/>
                          <w:color w:val="000000"/>
                          <w:sz w:val="14"/>
                        </w:rPr>
                        <w:t>6</w:t>
                      </w:r>
                      <w:r w:rsidRPr="000412DE">
                        <w:rPr>
                          <w:b/>
                          <w:color w:val="000000"/>
                          <w:sz w:val="14"/>
                        </w:rPr>
                        <w:t xml:space="preserve">. </w:t>
                      </w:r>
                      <w:r>
                        <w:rPr>
                          <w:b/>
                          <w:color w:val="000000"/>
                          <w:sz w:val="14"/>
                        </w:rPr>
                        <w:t xml:space="preserve">       Internal Sign Off</w:t>
                      </w:r>
                    </w:p>
                    <w:p w14:paraId="30AB4103" w14:textId="2832C4A5" w:rsidR="00A75221" w:rsidRPr="00EC1AF6" w:rsidRDefault="00A75221" w:rsidP="00A75221">
                      <w:pPr>
                        <w:pStyle w:val="ListParagraph"/>
                        <w:spacing w:after="0" w:line="256" w:lineRule="auto"/>
                        <w:ind w:left="0"/>
                        <w:rPr>
                          <w:b/>
                          <w:bCs/>
                          <w:color w:val="000000"/>
                          <w:sz w:val="14"/>
                        </w:rPr>
                      </w:pPr>
                      <w:r w:rsidRPr="00EC1AF6">
                        <w:rPr>
                          <w:b/>
                          <w:bCs/>
                          <w:color w:val="000000"/>
                          <w:sz w:val="14"/>
                        </w:rPr>
                        <w:t>If the value of the variation exceeds £10,000.00</w:t>
                      </w:r>
                      <w:r>
                        <w:rPr>
                          <w:b/>
                          <w:bCs/>
                          <w:color w:val="000000"/>
                          <w:sz w:val="14"/>
                        </w:rPr>
                        <w:t xml:space="preserve"> or is a risk to the business / completion of the </w:t>
                      </w:r>
                      <w:r w:rsidR="00182817">
                        <w:rPr>
                          <w:b/>
                          <w:bCs/>
                          <w:color w:val="000000"/>
                          <w:sz w:val="14"/>
                        </w:rPr>
                        <w:t>project,</w:t>
                      </w:r>
                      <w:r>
                        <w:rPr>
                          <w:b/>
                          <w:bCs/>
                          <w:color w:val="000000"/>
                          <w:sz w:val="14"/>
                        </w:rPr>
                        <w:t xml:space="preserve"> then</w:t>
                      </w:r>
                      <w:r w:rsidRPr="00EC1AF6">
                        <w:rPr>
                          <w:b/>
                          <w:bCs/>
                          <w:color w:val="000000"/>
                          <w:sz w:val="14"/>
                        </w:rPr>
                        <w:t xml:space="preserve"> this requires approval prior to issue.</w:t>
                      </w:r>
                    </w:p>
                    <w:p w14:paraId="34E9E7FB" w14:textId="77777777" w:rsidR="00A75221" w:rsidRPr="00EC1AF6" w:rsidRDefault="00A75221" w:rsidP="00A75221">
                      <w:pPr>
                        <w:pStyle w:val="ListParagraph"/>
                        <w:spacing w:after="0" w:line="256" w:lineRule="auto"/>
                        <w:ind w:left="0"/>
                        <w:rPr>
                          <w:color w:val="000000"/>
                          <w:sz w:val="14"/>
                        </w:rPr>
                      </w:pPr>
                    </w:p>
                    <w:p w14:paraId="0C756480" w14:textId="77777777" w:rsidR="00A75221" w:rsidRPr="00EC1AF6" w:rsidRDefault="00A75221" w:rsidP="00A75221">
                      <w:pPr>
                        <w:pStyle w:val="ListParagraph"/>
                        <w:spacing w:after="0" w:line="256" w:lineRule="auto"/>
                        <w:ind w:left="0"/>
                        <w:rPr>
                          <w:b/>
                          <w:bCs/>
                          <w:sz w:val="14"/>
                        </w:rPr>
                      </w:pPr>
                      <w:r w:rsidRPr="00EC1AF6">
                        <w:rPr>
                          <w:b/>
                          <w:bCs/>
                          <w:sz w:val="14"/>
                        </w:rPr>
                        <w:t>At this stage, consideration is to be given to the level of profit margin being applied to the variation, based on the type, value, programme implications, current project profit margin etc.</w:t>
                      </w:r>
                    </w:p>
                  </w:txbxContent>
                </v:textbox>
              </v:shape>
            </w:pict>
          </mc:Fallback>
        </mc:AlternateContent>
      </w:r>
    </w:p>
    <w:p w14:paraId="38DEF08E" w14:textId="1509B369" w:rsidR="00A75221" w:rsidRPr="00DE5BD6" w:rsidRDefault="00A75221" w:rsidP="00A75221">
      <w:pPr>
        <w:rPr>
          <w:sz w:val="40"/>
          <w:szCs w:val="40"/>
        </w:rPr>
      </w:pPr>
    </w:p>
    <w:p w14:paraId="5BBF3A32" w14:textId="63614598"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73952" behindDoc="0" locked="0" layoutInCell="1" allowOverlap="1" wp14:anchorId="3ABE861B" wp14:editId="48C6FBCA">
                <wp:simplePos x="0" y="0"/>
                <wp:positionH relativeFrom="column">
                  <wp:posOffset>5249545</wp:posOffset>
                </wp:positionH>
                <wp:positionV relativeFrom="paragraph">
                  <wp:posOffset>99460</wp:posOffset>
                </wp:positionV>
                <wp:extent cx="405130" cy="0"/>
                <wp:effectExtent l="37465" t="85725" r="24130" b="85725"/>
                <wp:wrapNone/>
                <wp:docPr id="1341150132"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A6783E" id="AutoShape 722" o:spid="_x0000_s1026" type="#_x0000_t32" style="position:absolute;margin-left:413.35pt;margin-top:7.85pt;width:31.9pt;height:0;rotation:18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72928" behindDoc="0" locked="0" layoutInCell="1" allowOverlap="1" wp14:anchorId="35B7CE5F" wp14:editId="661FD6F5">
                <wp:simplePos x="0" y="0"/>
                <wp:positionH relativeFrom="column">
                  <wp:posOffset>8221345</wp:posOffset>
                </wp:positionH>
                <wp:positionV relativeFrom="paragraph">
                  <wp:posOffset>99458</wp:posOffset>
                </wp:positionV>
                <wp:extent cx="405130" cy="0"/>
                <wp:effectExtent l="37465" t="85725" r="24130" b="85725"/>
                <wp:wrapNone/>
                <wp:docPr id="136569560" name="AutoShap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338848" id="AutoShape 721" o:spid="_x0000_s1026" type="#_x0000_t32" style="position:absolute;margin-left:647.35pt;margin-top:7.85pt;width:31.9pt;height:0;rotation:18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70880" behindDoc="0" locked="0" layoutInCell="1" allowOverlap="1" wp14:anchorId="0CA47E79" wp14:editId="7C5F0726">
                <wp:simplePos x="0" y="0"/>
                <wp:positionH relativeFrom="column">
                  <wp:posOffset>11170522</wp:posOffset>
                </wp:positionH>
                <wp:positionV relativeFrom="paragraph">
                  <wp:posOffset>99237</wp:posOffset>
                </wp:positionV>
                <wp:extent cx="405130" cy="0"/>
                <wp:effectExtent l="37465" t="85725" r="24130" b="85725"/>
                <wp:wrapNone/>
                <wp:docPr id="1596153282" name="AutoShap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CAC11" id="AutoShape 718" o:spid="_x0000_s1026" type="#_x0000_t32" style="position:absolute;margin-left:879.55pt;margin-top:7.8pt;width:31.9pt;height:0;rotation:18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" strokecolor="#4472c4" strokeweight="3pt">
                <v:stroke endarrow="block" joinstyle="miter"/>
              </v:shape>
            </w:pict>
          </mc:Fallback>
        </mc:AlternateContent>
      </w:r>
    </w:p>
    <w:p w14:paraId="52287C5C" w14:textId="50C33B04" w:rsidR="00A75221" w:rsidRPr="00DE5BD6" w:rsidRDefault="00A75221" w:rsidP="00A75221">
      <w:pPr>
        <w:rPr>
          <w:sz w:val="40"/>
          <w:szCs w:val="40"/>
        </w:rPr>
      </w:pPr>
    </w:p>
    <w:p w14:paraId="7637BA59" w14:textId="338650F7"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71904" behindDoc="0" locked="0" layoutInCell="1" allowOverlap="1" wp14:anchorId="0618E7B9" wp14:editId="75EA63C9">
                <wp:simplePos x="0" y="0"/>
                <wp:positionH relativeFrom="column">
                  <wp:posOffset>8720455</wp:posOffset>
                </wp:positionH>
                <wp:positionV relativeFrom="paragraph">
                  <wp:posOffset>437515</wp:posOffset>
                </wp:positionV>
                <wp:extent cx="2447925" cy="431800"/>
                <wp:effectExtent l="15875" t="9525" r="12700" b="15875"/>
                <wp:wrapNone/>
                <wp:docPr id="263723549" name="AutoShape 7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4318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EF8851" w14:textId="77777777" w:rsidR="00A75221" w:rsidRDefault="00A75221" w:rsidP="00A75221">
                            <w:pPr>
                              <w:rPr>
                                <w:sz w:val="14"/>
                              </w:rPr>
                            </w:pPr>
                            <w:r w:rsidRPr="00EC1AF6">
                              <w:rPr>
                                <w:sz w:val="14"/>
                              </w:rPr>
                              <w:t>02-04-3</w:t>
                            </w:r>
                            <w:r>
                              <w:rPr>
                                <w:sz w:val="14"/>
                              </w:rPr>
                              <w:t>0</w:t>
                            </w:r>
                            <w:r w:rsidRPr="00EC1AF6">
                              <w:rPr>
                                <w:sz w:val="14"/>
                              </w:rPr>
                              <w:t xml:space="preserve"> – Variation </w:t>
                            </w:r>
                            <w:r>
                              <w:rPr>
                                <w:sz w:val="14"/>
                              </w:rPr>
                              <w:t>Template</w:t>
                            </w:r>
                          </w:p>
                          <w:p w14:paraId="094D4280" w14:textId="77777777" w:rsidR="00A75221" w:rsidRPr="00EC1AF6" w:rsidRDefault="00A75221" w:rsidP="00A75221">
                            <w:pPr>
                              <w:rPr>
                                <w:sz w:val="14"/>
                              </w:rPr>
                            </w:pPr>
                            <w:r w:rsidRPr="00EC1AF6">
                              <w:rPr>
                                <w:sz w:val="14"/>
                              </w:rPr>
                              <w:t>02-04-34 – Variation Register</w:t>
                            </w:r>
                          </w:p>
                          <w:p w14:paraId="73FCEF61" w14:textId="77777777" w:rsidR="00A75221" w:rsidRPr="00EC1AF6" w:rsidRDefault="00A75221" w:rsidP="00A75221">
                            <w:pPr>
                              <w:rPr>
                                <w:sz w:val="14"/>
                              </w:rPr>
                            </w:pPr>
                          </w:p>
                          <w:p w14:paraId="497855FF" w14:textId="77777777" w:rsidR="00A75221" w:rsidRPr="000412DE" w:rsidRDefault="00A75221" w:rsidP="00A75221">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18E7B9" id="AutoShape 720" o:spid="_x0000_s1074" type="#_x0000_t114" style="position:absolute;margin-left:686.65pt;margin-top:34.45pt;width:192.75pt;height:3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" filled="f" strokeweight="1.5pt">
                <v:textbox>
                  <w:txbxContent>
                    <w:p w14:paraId="1DEF8851" w14:textId="77777777" w:rsidR="00A75221" w:rsidRDefault="00A75221" w:rsidP="00A75221">
                      <w:pPr>
                        <w:rPr>
                          <w:sz w:val="14"/>
                        </w:rPr>
                      </w:pPr>
                      <w:r w:rsidRPr="00EC1AF6">
                        <w:rPr>
                          <w:sz w:val="14"/>
                        </w:rPr>
                        <w:t>02-04-3</w:t>
                      </w:r>
                      <w:r>
                        <w:rPr>
                          <w:sz w:val="14"/>
                        </w:rPr>
                        <w:t>0</w:t>
                      </w:r>
                      <w:r w:rsidRPr="00EC1AF6">
                        <w:rPr>
                          <w:sz w:val="14"/>
                        </w:rPr>
                        <w:t xml:space="preserve"> – Variation </w:t>
                      </w:r>
                      <w:r>
                        <w:rPr>
                          <w:sz w:val="14"/>
                        </w:rPr>
                        <w:t>Template</w:t>
                      </w:r>
                    </w:p>
                    <w:p w14:paraId="094D4280" w14:textId="77777777" w:rsidR="00A75221" w:rsidRPr="00EC1AF6" w:rsidRDefault="00A75221" w:rsidP="00A75221">
                      <w:pPr>
                        <w:rPr>
                          <w:sz w:val="14"/>
                        </w:rPr>
                      </w:pPr>
                      <w:r w:rsidRPr="00EC1AF6">
                        <w:rPr>
                          <w:sz w:val="14"/>
                        </w:rPr>
                        <w:t>02-04-34 – Variation Register</w:t>
                      </w:r>
                    </w:p>
                    <w:p w14:paraId="73FCEF61" w14:textId="77777777" w:rsidR="00A75221" w:rsidRPr="00EC1AF6" w:rsidRDefault="00A75221" w:rsidP="00A75221">
                      <w:pPr>
                        <w:rPr>
                          <w:sz w:val="14"/>
                        </w:rPr>
                      </w:pPr>
                    </w:p>
                    <w:p w14:paraId="497855FF" w14:textId="77777777" w:rsidR="00A75221" w:rsidRPr="000412DE" w:rsidRDefault="00A75221" w:rsidP="00A75221">
                      <w:pPr>
                        <w:rPr>
                          <w:color w:val="FF0000"/>
                          <w:sz w:val="14"/>
                        </w:rPr>
                      </w:pPr>
                    </w:p>
                  </w:txbxContent>
                </v:textbox>
              </v:shape>
            </w:pict>
          </mc:Fallback>
        </mc:AlternateContent>
      </w:r>
    </w:p>
    <w:p w14:paraId="52F4DBDF" w14:textId="3AAAD97E" w:rsidR="00A75221" w:rsidRPr="00DE5BD6" w:rsidRDefault="00CE26D7" w:rsidP="00A75221">
      <w:pPr>
        <w:rPr>
          <w:sz w:val="40"/>
          <w:szCs w:val="40"/>
        </w:rPr>
      </w:pPr>
      <w:r>
        <w:rPr>
          <w:rFonts w:cs="Times New Roman"/>
          <w:noProof/>
        </w:rPr>
        <mc:AlternateContent>
          <mc:Choice Requires="wps">
            <w:drawing>
              <wp:anchor distT="0" distB="0" distL="114300" distR="114300" simplePos="0" relativeHeight="251774976" behindDoc="0" locked="0" layoutInCell="1" allowOverlap="1" wp14:anchorId="69B6FC03" wp14:editId="46369827">
                <wp:simplePos x="0" y="0"/>
                <wp:positionH relativeFrom="column">
                  <wp:posOffset>2745740</wp:posOffset>
                </wp:positionH>
                <wp:positionV relativeFrom="paragraph">
                  <wp:posOffset>408940</wp:posOffset>
                </wp:positionV>
                <wp:extent cx="2447925" cy="438150"/>
                <wp:effectExtent l="17145" t="15240" r="11430" b="13335"/>
                <wp:wrapNone/>
                <wp:docPr id="1174874479" name="AutoShape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4381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3D34D7" w14:textId="77777777" w:rsidR="00A75221" w:rsidRDefault="00A75221" w:rsidP="00A75221">
                            <w:pPr>
                              <w:rPr>
                                <w:sz w:val="14"/>
                              </w:rPr>
                            </w:pPr>
                            <w:r w:rsidRPr="006F4595">
                              <w:rPr>
                                <w:sz w:val="14"/>
                              </w:rPr>
                              <w:t>02-04-</w:t>
                            </w:r>
                            <w:r>
                              <w:rPr>
                                <w:sz w:val="14"/>
                              </w:rPr>
                              <w:t>02</w:t>
                            </w:r>
                            <w:r w:rsidRPr="006F4595">
                              <w:rPr>
                                <w:sz w:val="14"/>
                              </w:rPr>
                              <w:t xml:space="preserve"> – </w:t>
                            </w:r>
                            <w:r>
                              <w:rPr>
                                <w:sz w:val="14"/>
                              </w:rPr>
                              <w:t>Project Analysis Sheet</w:t>
                            </w:r>
                          </w:p>
                          <w:p w14:paraId="3520F592" w14:textId="77777777" w:rsidR="00A75221" w:rsidRPr="006F4595" w:rsidRDefault="00A75221" w:rsidP="00A75221">
                            <w:pPr>
                              <w:rPr>
                                <w:sz w:val="14"/>
                              </w:rPr>
                            </w:pPr>
                            <w:r w:rsidRPr="006F4595">
                              <w:rPr>
                                <w:sz w:val="14"/>
                              </w:rPr>
                              <w:t>02-04-34 – Variation Register</w:t>
                            </w:r>
                          </w:p>
                          <w:p w14:paraId="4C79B73B" w14:textId="77777777" w:rsidR="00A75221" w:rsidRPr="006F4595" w:rsidRDefault="00A75221" w:rsidP="00A75221">
                            <w:pPr>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B6FC03" id="AutoShape 723" o:spid="_x0000_s1075" type="#_x0000_t114" style="position:absolute;margin-left:216.2pt;margin-top:32.2pt;width:192.75pt;height:34.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" filled="f" strokeweight="1.5pt">
                <v:textbox>
                  <w:txbxContent>
                    <w:p w14:paraId="463D34D7" w14:textId="77777777" w:rsidR="00A75221" w:rsidRDefault="00A75221" w:rsidP="00A75221">
                      <w:pPr>
                        <w:rPr>
                          <w:sz w:val="14"/>
                        </w:rPr>
                      </w:pPr>
                      <w:r w:rsidRPr="006F4595">
                        <w:rPr>
                          <w:sz w:val="14"/>
                        </w:rPr>
                        <w:t>02-04-</w:t>
                      </w:r>
                      <w:r>
                        <w:rPr>
                          <w:sz w:val="14"/>
                        </w:rPr>
                        <w:t>02</w:t>
                      </w:r>
                      <w:r w:rsidRPr="006F4595">
                        <w:rPr>
                          <w:sz w:val="14"/>
                        </w:rPr>
                        <w:t xml:space="preserve"> – </w:t>
                      </w:r>
                      <w:r>
                        <w:rPr>
                          <w:sz w:val="14"/>
                        </w:rPr>
                        <w:t>Project Analysis Sheet</w:t>
                      </w:r>
                    </w:p>
                    <w:p w14:paraId="3520F592" w14:textId="77777777" w:rsidR="00A75221" w:rsidRPr="006F4595" w:rsidRDefault="00A75221" w:rsidP="00A75221">
                      <w:pPr>
                        <w:rPr>
                          <w:sz w:val="14"/>
                        </w:rPr>
                      </w:pPr>
                      <w:r w:rsidRPr="006F4595">
                        <w:rPr>
                          <w:sz w:val="14"/>
                        </w:rPr>
                        <w:t>02-04-34 – Variation Register</w:t>
                      </w:r>
                    </w:p>
                    <w:p w14:paraId="4C79B73B" w14:textId="77777777" w:rsidR="00A75221" w:rsidRPr="006F4595" w:rsidRDefault="00A75221" w:rsidP="00A75221">
                      <w:pPr>
                        <w:rPr>
                          <w:sz w:val="14"/>
                        </w:rPr>
                      </w:pPr>
                    </w:p>
                  </w:txbxContent>
                </v:textbox>
              </v:shape>
            </w:pict>
          </mc:Fallback>
        </mc:AlternateContent>
      </w:r>
    </w:p>
    <w:p w14:paraId="16A3D773" w14:textId="0C83E312" w:rsidR="00A75221" w:rsidRPr="00DE5BD6" w:rsidRDefault="00A75221" w:rsidP="00A75221">
      <w:pPr>
        <w:rPr>
          <w:sz w:val="40"/>
          <w:szCs w:val="40"/>
        </w:rPr>
      </w:pPr>
    </w:p>
    <w:p w14:paraId="268D1DA9" w14:textId="4AF191F3" w:rsidR="00A75221" w:rsidRPr="00DE5BD6" w:rsidRDefault="00A75221" w:rsidP="00A75221">
      <w:pPr>
        <w:rPr>
          <w:sz w:val="40"/>
          <w:szCs w:val="40"/>
        </w:rPr>
      </w:pPr>
    </w:p>
    <w:p w14:paraId="22C770B0" w14:textId="047E7D35" w:rsidR="00A75221" w:rsidRPr="00DE5BD6" w:rsidRDefault="005666F0" w:rsidP="00A75221">
      <w:pPr>
        <w:rPr>
          <w:sz w:val="40"/>
          <w:szCs w:val="40"/>
        </w:rPr>
      </w:pPr>
      <w:r>
        <w:rPr>
          <w:rFonts w:cs="Times New Roman"/>
          <w:noProof/>
        </w:rPr>
        <mc:AlternateContent>
          <mc:Choice Requires="wps">
            <w:drawing>
              <wp:anchor distT="0" distB="0" distL="114300" distR="114300" simplePos="0" relativeHeight="251749376" behindDoc="0" locked="0" layoutInCell="1" allowOverlap="1" wp14:anchorId="5B36EA24" wp14:editId="358B704F">
                <wp:simplePos x="0" y="0"/>
                <wp:positionH relativeFrom="column">
                  <wp:posOffset>12213590</wp:posOffset>
                </wp:positionH>
                <wp:positionV relativeFrom="paragraph">
                  <wp:posOffset>7353935</wp:posOffset>
                </wp:positionV>
                <wp:extent cx="1297305" cy="816610"/>
                <wp:effectExtent l="33020" t="26670" r="22225" b="90170"/>
                <wp:wrapNone/>
                <wp:docPr id="1936179384" name="Connector: Elbow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7305" cy="816610"/>
                        </a:xfrm>
                        <a:prstGeom prst="bentConnector3">
                          <a:avLst>
                            <a:gd name="adj1" fmla="val 46"/>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BB34D3" id="Connector: Elbow 167" o:spid="_x0000_s1026" type="#_x0000_t34" style="position:absolute;margin-left:961.7pt;margin-top:579.05pt;width:102.15pt;height:64.3pt;rotation:180;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" adj="10" strokecolor="#4472c4" strokeweight="3pt">
                <v:stroke endarrow="block"/>
              </v:shape>
            </w:pict>
          </mc:Fallback>
        </mc:AlternateContent>
      </w:r>
    </w:p>
    <w:p w14:paraId="1C72E37E" w14:textId="583AC669" w:rsidR="00A75221" w:rsidRPr="00A75221" w:rsidRDefault="00A75221" w:rsidP="00A75221">
      <w:pPr>
        <w:tabs>
          <w:tab w:val="left" w:pos="3825"/>
        </w:tabs>
        <w:rPr>
          <w:rFonts w:asciiTheme="majorHAnsi" w:eastAsiaTheme="majorEastAsia" w:hAnsiTheme="majorHAnsi" w:cstheme="majorBidi"/>
          <w:sz w:val="28"/>
          <w:szCs w:val="40"/>
        </w:rPr>
        <w:sectPr w:rsidR="00A75221" w:rsidRPr="00A75221" w:rsidSect="002449D8">
          <w:pgSz w:w="23808" w:h="16840" w:orient="landscape" w:code="8"/>
          <w:pgMar w:top="1440" w:right="1440" w:bottom="1440" w:left="1440" w:header="709" w:footer="709" w:gutter="0"/>
          <w:cols w:space="708"/>
          <w:docGrid w:linePitch="360"/>
        </w:sectPr>
      </w:pPr>
      <w:r>
        <w:rPr>
          <w:rFonts w:asciiTheme="majorHAnsi" w:eastAsiaTheme="majorEastAsia" w:hAnsiTheme="majorHAnsi" w:cstheme="majorBidi"/>
          <w:sz w:val="28"/>
          <w:szCs w:val="40"/>
        </w:rPr>
        <w:tab/>
      </w:r>
    </w:p>
    <w:p w14:paraId="668DAFF9" w14:textId="6D98A16D" w:rsidR="003042B5" w:rsidRPr="001B2B9B" w:rsidRDefault="00A030D6" w:rsidP="001B2B9B">
      <w:pPr>
        <w:pStyle w:val="Heading2"/>
        <w:rPr>
          <w:rFonts w:asciiTheme="minorHAnsi" w:hAnsiTheme="minorHAnsi"/>
          <w:b/>
          <w:bCs/>
          <w:sz w:val="24"/>
          <w:szCs w:val="24"/>
        </w:rPr>
      </w:pPr>
      <w:bookmarkStart w:id="155" w:name="_Toc232964155"/>
      <w:r w:rsidRPr="001B2B9B">
        <w:rPr>
          <w:rFonts w:asciiTheme="minorHAnsi" w:hAnsiTheme="minorHAnsi"/>
          <w:b/>
          <w:bCs/>
          <w:sz w:val="24"/>
          <w:szCs w:val="24"/>
        </w:rPr>
        <w:lastRenderedPageBreak/>
        <w:t>LAST SHOT PROTOCOL</w:t>
      </w:r>
      <w:bookmarkEnd w:id="155"/>
    </w:p>
    <w:p w14:paraId="350601D7" w14:textId="77777777" w:rsidR="0080449D" w:rsidRPr="001B2B9B" w:rsidRDefault="0080449D" w:rsidP="001B2B9B">
      <w:r w:rsidRPr="001B2B9B">
        <w:rPr>
          <w:b/>
          <w:bCs/>
        </w:rPr>
        <w:t>Last Shot Protocol (Battle of the Forms &amp; Order Acknowledgement Requirement)</w:t>
      </w:r>
    </w:p>
    <w:p w14:paraId="4281577E" w14:textId="77777777" w:rsidR="0080449D" w:rsidRPr="001B2B9B" w:rsidRDefault="0080449D" w:rsidP="001B2B9B">
      <w:pPr>
        <w:rPr>
          <w:b/>
          <w:bCs/>
        </w:rPr>
      </w:pPr>
      <w:r w:rsidRPr="001B2B9B">
        <w:rPr>
          <w:b/>
          <w:bCs/>
        </w:rPr>
        <w:t>1. Introduction</w:t>
      </w:r>
    </w:p>
    <w:p w14:paraId="77065410" w14:textId="77777777" w:rsidR="0080449D" w:rsidRPr="001B2B9B" w:rsidRDefault="0080449D" w:rsidP="001B2B9B">
      <w:r w:rsidRPr="001B2B9B">
        <w:t>This procedure establishes a clear process for managing contractual risk arising from the “battle of the forms.”</w:t>
      </w:r>
    </w:p>
    <w:p w14:paraId="48D3DB1B" w14:textId="095CF5B2" w:rsidR="0080449D" w:rsidRPr="001B2B9B" w:rsidRDefault="0080449D" w:rsidP="001B2B9B">
      <w:r w:rsidRPr="001B2B9B">
        <w:t xml:space="preserve">It ensures that the organisation’s standard terms and conditions prevail by controlling the exchange of commercial documents and mandating the timely issue of an </w:t>
      </w:r>
      <w:r w:rsidR="00A825EF">
        <w:t>o</w:t>
      </w:r>
      <w:r w:rsidRPr="001B2B9B">
        <w:t xml:space="preserve">rder </w:t>
      </w:r>
      <w:r w:rsidR="00A825EF">
        <w:t>a</w:t>
      </w:r>
      <w:r w:rsidRPr="001B2B9B">
        <w:t>cknowledgement.</w:t>
      </w:r>
    </w:p>
    <w:p w14:paraId="028966DD" w14:textId="2B359925" w:rsidR="0080449D" w:rsidRPr="001B2B9B" w:rsidRDefault="0080449D" w:rsidP="001B2B9B">
      <w:r w:rsidRPr="001B2B9B">
        <w:rPr>
          <w:b/>
          <w:bCs/>
        </w:rPr>
        <w:t>2. Scope</w:t>
      </w:r>
      <w:r w:rsidRPr="001B2B9B">
        <w:br/>
        <w:t xml:space="preserve">This procedure applies to all sales transactions where </w:t>
      </w:r>
      <w:r w:rsidR="00A825EF">
        <w:t>p</w:t>
      </w:r>
      <w:r w:rsidRPr="001B2B9B">
        <w:t xml:space="preserve">urchase </w:t>
      </w:r>
      <w:r w:rsidR="00A825EF">
        <w:t>o</w:t>
      </w:r>
      <w:r w:rsidRPr="001B2B9B">
        <w:t xml:space="preserve">rders, </w:t>
      </w:r>
      <w:r w:rsidR="00A825EF">
        <w:t>s</w:t>
      </w:r>
      <w:r w:rsidRPr="001B2B9B">
        <w:t>ub-</w:t>
      </w:r>
      <w:r w:rsidR="00A825EF">
        <w:t>c</w:t>
      </w:r>
      <w:r w:rsidRPr="001B2B9B">
        <w:t xml:space="preserve">ontract </w:t>
      </w:r>
      <w:r w:rsidR="00530E6C">
        <w:t>o</w:t>
      </w:r>
      <w:r w:rsidRPr="001B2B9B">
        <w:t>rder</w:t>
      </w:r>
      <w:r w:rsidR="00530E6C">
        <w:t>s</w:t>
      </w:r>
      <w:r w:rsidRPr="001B2B9B">
        <w:t xml:space="preserve">, quotations, or other contractual documents are received and exchanged with </w:t>
      </w:r>
      <w:r w:rsidR="00530E6C">
        <w:t>c</w:t>
      </w:r>
      <w:r w:rsidRPr="001B2B9B">
        <w:t>lients.</w:t>
      </w:r>
    </w:p>
    <w:p w14:paraId="6C3BEDC5" w14:textId="77777777" w:rsidR="0080449D" w:rsidRPr="001B2B9B" w:rsidRDefault="0080449D" w:rsidP="001B2B9B">
      <w:r w:rsidRPr="001B2B9B">
        <w:rPr>
          <w:b/>
          <w:bCs/>
        </w:rPr>
        <w:t>3. Background (Battle of the Forms)</w:t>
      </w:r>
      <w:r w:rsidRPr="001B2B9B">
        <w:br/>
        <w:t xml:space="preserve">As is standard in commercial transactions, parties often exchange documents (e.g., quotations, purchase orders, acknowledgements), each containing their own terms and conditions. </w:t>
      </w:r>
    </w:p>
    <w:p w14:paraId="521D9554" w14:textId="77777777" w:rsidR="0080449D" w:rsidRPr="001B2B9B" w:rsidRDefault="0080449D" w:rsidP="001B2B9B">
      <w:r w:rsidRPr="001B2B9B">
        <w:t>Where these terms conflict, the contract is typically governed by the terms contained in the “last shot”—the final set of terms issued and not expressly rejected before performance begins.</w:t>
      </w:r>
    </w:p>
    <w:p w14:paraId="53F6A489" w14:textId="77777777" w:rsidR="0080449D" w:rsidRPr="001B2B9B" w:rsidRDefault="0080449D" w:rsidP="001B2B9B">
      <w:r w:rsidRPr="001B2B9B">
        <w:t>Failure to control the “last shot” may result in the organisation being bound by unfavourable counterparty terms.</w:t>
      </w:r>
    </w:p>
    <w:p w14:paraId="381300A0" w14:textId="0DF358B6" w:rsidR="0080449D" w:rsidRPr="001B2B9B" w:rsidRDefault="0080449D" w:rsidP="001B2B9B">
      <w:r w:rsidRPr="001B2B9B">
        <w:rPr>
          <w:b/>
          <w:bCs/>
        </w:rPr>
        <w:t>4. Core Principle</w:t>
      </w:r>
      <w:r w:rsidRPr="001B2B9B">
        <w:br/>
        <w:t xml:space="preserve">The company must ensure that its terms and conditions are the final terms issued and accepted (expressly or by conduct) before performance, typically through a formal </w:t>
      </w:r>
      <w:r w:rsidR="000E1979">
        <w:t>o</w:t>
      </w:r>
      <w:r w:rsidRPr="001B2B9B">
        <w:t xml:space="preserve">rder </w:t>
      </w:r>
      <w:r w:rsidR="000E1979">
        <w:t>a</w:t>
      </w:r>
      <w:r w:rsidRPr="001B2B9B">
        <w:t>cknowledgement.</w:t>
      </w:r>
    </w:p>
    <w:p w14:paraId="4C0BC055" w14:textId="4B9EFC57" w:rsidR="0080449D" w:rsidRPr="001B2B9B" w:rsidRDefault="0080449D" w:rsidP="001B2B9B">
      <w:r w:rsidRPr="001B2B9B">
        <w:rPr>
          <w:b/>
          <w:bCs/>
        </w:rPr>
        <w:t>5. Procedure</w:t>
      </w:r>
    </w:p>
    <w:p w14:paraId="79DE5E48" w14:textId="77777777" w:rsidR="0080449D" w:rsidRPr="001B2B9B" w:rsidRDefault="0080449D" w:rsidP="001B2B9B">
      <w:r w:rsidRPr="001B2B9B">
        <w:rPr>
          <w:b/>
          <w:bCs/>
        </w:rPr>
        <w:t>5.1 Pre-Contract Stage</w:t>
      </w:r>
    </w:p>
    <w:p w14:paraId="7169B809" w14:textId="548ABE8A" w:rsidR="00B50909" w:rsidRDefault="0080449D" w:rsidP="000E1979">
      <w:pPr>
        <w:pStyle w:val="ListParagraph"/>
        <w:numPr>
          <w:ilvl w:val="0"/>
          <w:numId w:val="399"/>
        </w:numPr>
      </w:pPr>
      <w:r w:rsidRPr="001B2B9B">
        <w:t xml:space="preserve">All quotations must clearly reference and attach (or link to) </w:t>
      </w:r>
      <w:r w:rsidR="00ED2E51" w:rsidRPr="005C300B">
        <w:rPr>
          <w:highlight w:val="red"/>
        </w:rPr>
        <w:t>COMPANY NAME</w:t>
      </w:r>
      <w:r w:rsidRPr="001B2B9B">
        <w:t xml:space="preserve"> Terms and Conditions of Sale</w:t>
      </w:r>
      <w:r w:rsidR="00B50909">
        <w:t>.</w:t>
      </w:r>
    </w:p>
    <w:p w14:paraId="787C425F" w14:textId="023A9426" w:rsidR="0080449D" w:rsidRPr="001B2B9B" w:rsidRDefault="0080449D" w:rsidP="000E1979">
      <w:pPr>
        <w:pStyle w:val="ListParagraph"/>
        <w:numPr>
          <w:ilvl w:val="0"/>
          <w:numId w:val="399"/>
        </w:numPr>
      </w:pPr>
      <w:r w:rsidRPr="001B2B9B">
        <w:t xml:space="preserve">Quotations must include a statement that any order is subject exclusively to </w:t>
      </w:r>
      <w:r w:rsidR="00ED2E51" w:rsidRPr="005C300B">
        <w:rPr>
          <w:highlight w:val="red"/>
        </w:rPr>
        <w:t>COMPANY NAME</w:t>
      </w:r>
      <w:r w:rsidRPr="001B2B9B">
        <w:t xml:space="preserve"> Terms and Conditions of Sale.</w:t>
      </w:r>
    </w:p>
    <w:p w14:paraId="520B318B" w14:textId="77777777" w:rsidR="0080449D" w:rsidRPr="001B2B9B" w:rsidRDefault="0080449D" w:rsidP="001B2B9B">
      <w:r w:rsidRPr="001B2B9B">
        <w:rPr>
          <w:b/>
          <w:bCs/>
        </w:rPr>
        <w:t>5.2 Issuing the Order Acknowledgement (Critical Step)</w:t>
      </w:r>
    </w:p>
    <w:p w14:paraId="1278853B" w14:textId="0C02B036" w:rsidR="0080449D" w:rsidRPr="001B2B9B" w:rsidRDefault="0080449D" w:rsidP="00E66BE7">
      <w:pPr>
        <w:pStyle w:val="ListParagraph"/>
        <w:numPr>
          <w:ilvl w:val="0"/>
          <w:numId w:val="400"/>
        </w:numPr>
      </w:pPr>
      <w:r w:rsidRPr="001B2B9B">
        <w:lastRenderedPageBreak/>
        <w:t xml:space="preserve">Upon receipt of a customer </w:t>
      </w:r>
      <w:r w:rsidR="00B50909">
        <w:t>p</w:t>
      </w:r>
      <w:r w:rsidRPr="001B2B9B">
        <w:t xml:space="preserve">urchase </w:t>
      </w:r>
      <w:r w:rsidR="00B50909">
        <w:t>o</w:t>
      </w:r>
      <w:r w:rsidRPr="001B2B9B">
        <w:t xml:space="preserve">rder (PO) or a </w:t>
      </w:r>
      <w:r w:rsidR="00B50909">
        <w:t>s</w:t>
      </w:r>
      <w:r w:rsidRPr="001B2B9B">
        <w:t>ub-</w:t>
      </w:r>
      <w:r w:rsidR="00B50909">
        <w:t>c</w:t>
      </w:r>
      <w:r w:rsidRPr="001B2B9B">
        <w:t xml:space="preserve">ontract Order (SCO), the QS is to prepare the appropriate </w:t>
      </w:r>
      <w:r w:rsidR="00B50909">
        <w:t>o</w:t>
      </w:r>
      <w:r w:rsidRPr="001B2B9B">
        <w:t xml:space="preserve">rder </w:t>
      </w:r>
      <w:r w:rsidR="008D5F48">
        <w:t>a</w:t>
      </w:r>
      <w:r w:rsidR="008D5F48" w:rsidRPr="001B2B9B">
        <w:t>cknowledgement and</w:t>
      </w:r>
      <w:r w:rsidRPr="001B2B9B">
        <w:t xml:space="preserve"> must in all cases be issued before performance begins.</w:t>
      </w:r>
    </w:p>
    <w:p w14:paraId="349BD2D8" w14:textId="411F1AB8" w:rsidR="0080449D" w:rsidRPr="001B2B9B" w:rsidRDefault="0080449D" w:rsidP="00E66BE7">
      <w:pPr>
        <w:pStyle w:val="ListParagraph"/>
        <w:numPr>
          <w:ilvl w:val="0"/>
          <w:numId w:val="400"/>
        </w:numPr>
      </w:pPr>
      <w:r w:rsidRPr="001B2B9B">
        <w:t xml:space="preserve">The </w:t>
      </w:r>
      <w:r w:rsidR="007749F5">
        <w:t>o</w:t>
      </w:r>
      <w:r w:rsidRPr="001B2B9B">
        <w:t xml:space="preserve">rder </w:t>
      </w:r>
      <w:r w:rsidR="007749F5">
        <w:t>a</w:t>
      </w:r>
      <w:r w:rsidRPr="001B2B9B">
        <w:t>cknowledgement must follow the content contained within the template.</w:t>
      </w:r>
    </w:p>
    <w:p w14:paraId="58F47AF7" w14:textId="414DEE67" w:rsidR="0080449D" w:rsidRPr="001B2B9B" w:rsidRDefault="0080449D" w:rsidP="00E66BE7">
      <w:pPr>
        <w:pStyle w:val="ListParagraph"/>
        <w:numPr>
          <w:ilvl w:val="0"/>
          <w:numId w:val="400"/>
        </w:numPr>
      </w:pPr>
      <w:r w:rsidRPr="001B2B9B">
        <w:t xml:space="preserve">The </w:t>
      </w:r>
      <w:r w:rsidR="007749F5">
        <w:t>o</w:t>
      </w:r>
      <w:r w:rsidRPr="001B2B9B">
        <w:t xml:space="preserve">rder </w:t>
      </w:r>
      <w:r w:rsidR="007749F5">
        <w:t>a</w:t>
      </w:r>
      <w:r w:rsidRPr="001B2B9B">
        <w:t>cknowledgement must be sent promptly and recorded.</w:t>
      </w:r>
    </w:p>
    <w:p w14:paraId="361E2F0C" w14:textId="77777777" w:rsidR="0080449D" w:rsidRPr="001B2B9B" w:rsidRDefault="0080449D" w:rsidP="001B2B9B">
      <w:r w:rsidRPr="001B2B9B">
        <w:rPr>
          <w:b/>
          <w:bCs/>
        </w:rPr>
        <w:t>5.3 No Performance Without Acknowledgement</w:t>
      </w:r>
    </w:p>
    <w:p w14:paraId="3EFFA69E" w14:textId="77777777" w:rsidR="0080449D" w:rsidRPr="001B2B9B" w:rsidRDefault="0080449D" w:rsidP="00E66BE7">
      <w:pPr>
        <w:pStyle w:val="ListParagraph"/>
        <w:numPr>
          <w:ilvl w:val="0"/>
          <w:numId w:val="401"/>
        </w:numPr>
      </w:pPr>
      <w:r w:rsidRPr="001B2B9B">
        <w:t>Proceeding without issuing the acknowledgement risks acceptance of the counterparty’s terms.</w:t>
      </w:r>
    </w:p>
    <w:p w14:paraId="70A7CB45" w14:textId="77777777" w:rsidR="0080449D" w:rsidRPr="001B2B9B" w:rsidRDefault="0080449D" w:rsidP="001B2B9B">
      <w:r w:rsidRPr="001B2B9B">
        <w:rPr>
          <w:b/>
          <w:bCs/>
        </w:rPr>
        <w:t>5.4 Counterparty Objection Handling</w:t>
      </w:r>
    </w:p>
    <w:p w14:paraId="702E0808" w14:textId="6ED86794" w:rsidR="0080449D" w:rsidRPr="001B2B9B" w:rsidRDefault="0080449D" w:rsidP="00E66BE7">
      <w:pPr>
        <w:pStyle w:val="ListParagraph"/>
        <w:numPr>
          <w:ilvl w:val="0"/>
          <w:numId w:val="401"/>
        </w:numPr>
      </w:pPr>
      <w:r w:rsidRPr="001B2B9B">
        <w:t xml:space="preserve">If the </w:t>
      </w:r>
      <w:r w:rsidR="00E66BE7">
        <w:t>c</w:t>
      </w:r>
      <w:r w:rsidRPr="001B2B9B">
        <w:t xml:space="preserve">lient objects to the terms in the </w:t>
      </w:r>
      <w:r w:rsidR="00E66BE7">
        <w:t>o</w:t>
      </w:r>
      <w:r w:rsidRPr="001B2B9B">
        <w:t xml:space="preserve">rder </w:t>
      </w:r>
      <w:r w:rsidR="00E66BE7">
        <w:t>a</w:t>
      </w:r>
      <w:r w:rsidRPr="001B2B9B">
        <w:t>cknowledgement:</w:t>
      </w:r>
    </w:p>
    <w:p w14:paraId="30F6FF63" w14:textId="28DD903A" w:rsidR="0080449D" w:rsidRPr="001B2B9B" w:rsidRDefault="0080449D" w:rsidP="00B36614">
      <w:pPr>
        <w:pStyle w:val="ListParagraph"/>
        <w:numPr>
          <w:ilvl w:val="1"/>
          <w:numId w:val="401"/>
        </w:numPr>
      </w:pPr>
      <w:r w:rsidRPr="001B2B9B">
        <w:t xml:space="preserve">Inform </w:t>
      </w:r>
      <w:r w:rsidR="00B36614">
        <w:t>Commercial Manager</w:t>
      </w:r>
      <w:r w:rsidRPr="001B2B9B">
        <w:t xml:space="preserve"> and Directors immediately for review and consideration on route forward</w:t>
      </w:r>
      <w:r w:rsidR="00B36614">
        <w:t>.</w:t>
      </w:r>
    </w:p>
    <w:p w14:paraId="0EB042C6" w14:textId="77777777" w:rsidR="0080449D" w:rsidRPr="001B2B9B" w:rsidRDefault="0080449D" w:rsidP="001B2B9B">
      <w:r w:rsidRPr="001B2B9B">
        <w:rPr>
          <w:b/>
          <w:bCs/>
        </w:rPr>
        <w:t>5.5 Record Keeping</w:t>
      </w:r>
    </w:p>
    <w:p w14:paraId="1AFE5630" w14:textId="77777777" w:rsidR="0080449D" w:rsidRPr="001B2B9B" w:rsidRDefault="0080449D" w:rsidP="00B36614">
      <w:pPr>
        <w:pStyle w:val="ListParagraph"/>
        <w:numPr>
          <w:ilvl w:val="0"/>
          <w:numId w:val="402"/>
        </w:numPr>
      </w:pPr>
      <w:r w:rsidRPr="001B2B9B">
        <w:t>Maintain records of:</w:t>
      </w:r>
    </w:p>
    <w:p w14:paraId="2A3D2204" w14:textId="77777777" w:rsidR="0080449D" w:rsidRPr="001B2B9B" w:rsidRDefault="0080449D" w:rsidP="00B36614">
      <w:pPr>
        <w:pStyle w:val="ListParagraph"/>
        <w:numPr>
          <w:ilvl w:val="1"/>
          <w:numId w:val="402"/>
        </w:numPr>
      </w:pPr>
      <w:r w:rsidRPr="001B2B9B">
        <w:t>Quotations</w:t>
      </w:r>
    </w:p>
    <w:p w14:paraId="064EBE3C" w14:textId="77777777" w:rsidR="0080449D" w:rsidRPr="001B2B9B" w:rsidRDefault="0080449D" w:rsidP="00B36614">
      <w:pPr>
        <w:pStyle w:val="ListParagraph"/>
        <w:numPr>
          <w:ilvl w:val="1"/>
          <w:numId w:val="402"/>
        </w:numPr>
      </w:pPr>
      <w:r w:rsidRPr="001B2B9B">
        <w:t>Purchase orders</w:t>
      </w:r>
    </w:p>
    <w:p w14:paraId="15E4C1EA" w14:textId="77777777" w:rsidR="0080449D" w:rsidRPr="001B2B9B" w:rsidRDefault="0080449D" w:rsidP="00B36614">
      <w:pPr>
        <w:pStyle w:val="ListParagraph"/>
        <w:numPr>
          <w:ilvl w:val="1"/>
          <w:numId w:val="402"/>
        </w:numPr>
      </w:pPr>
      <w:r w:rsidRPr="001B2B9B">
        <w:t>Order acknowledgements</w:t>
      </w:r>
    </w:p>
    <w:p w14:paraId="03EFF7BE" w14:textId="77777777" w:rsidR="0080449D" w:rsidRPr="001B2B9B" w:rsidRDefault="0080449D" w:rsidP="00B36614">
      <w:pPr>
        <w:pStyle w:val="ListParagraph"/>
        <w:numPr>
          <w:ilvl w:val="1"/>
          <w:numId w:val="402"/>
        </w:numPr>
      </w:pPr>
      <w:r w:rsidRPr="001B2B9B">
        <w:t>Any correspondence rejecting or negotiating terms</w:t>
      </w:r>
    </w:p>
    <w:p w14:paraId="27FFDD50" w14:textId="77777777" w:rsidR="0080449D" w:rsidRPr="001B2B9B" w:rsidRDefault="0080449D" w:rsidP="001B2B9B">
      <w:r w:rsidRPr="001B2B9B">
        <w:rPr>
          <w:b/>
          <w:bCs/>
        </w:rPr>
        <w:t>6. Risks of Non-Compliance</w:t>
      </w:r>
    </w:p>
    <w:p w14:paraId="1DD9FCC3" w14:textId="77777777" w:rsidR="0080449D" w:rsidRPr="001B2B9B" w:rsidRDefault="0080449D" w:rsidP="00B36614">
      <w:pPr>
        <w:pStyle w:val="ListParagraph"/>
        <w:numPr>
          <w:ilvl w:val="0"/>
          <w:numId w:val="403"/>
        </w:numPr>
      </w:pPr>
      <w:r w:rsidRPr="001B2B9B">
        <w:t>Acceptance of unfavourable customer or supplier terms</w:t>
      </w:r>
    </w:p>
    <w:p w14:paraId="4EC28F3E" w14:textId="77777777" w:rsidR="0080449D" w:rsidRPr="001B2B9B" w:rsidRDefault="0080449D" w:rsidP="00B36614">
      <w:pPr>
        <w:pStyle w:val="ListParagraph"/>
        <w:numPr>
          <w:ilvl w:val="0"/>
          <w:numId w:val="403"/>
        </w:numPr>
      </w:pPr>
      <w:r w:rsidRPr="001B2B9B">
        <w:t>Exposure to increased liability, indemnities, or warranty obligations</w:t>
      </w:r>
    </w:p>
    <w:p w14:paraId="18FE2587" w14:textId="77777777" w:rsidR="0080449D" w:rsidRPr="001B2B9B" w:rsidRDefault="0080449D" w:rsidP="00B36614">
      <w:pPr>
        <w:pStyle w:val="ListParagraph"/>
        <w:numPr>
          <w:ilvl w:val="0"/>
          <w:numId w:val="403"/>
        </w:numPr>
      </w:pPr>
      <w:r w:rsidRPr="001B2B9B">
        <w:t>Loss of legal protection intended by standard terms</w:t>
      </w:r>
    </w:p>
    <w:p w14:paraId="68F26403" w14:textId="77777777" w:rsidR="0080449D" w:rsidRPr="001B2B9B" w:rsidRDefault="0080449D" w:rsidP="001B2B9B">
      <w:r w:rsidRPr="001B2B9B">
        <w:rPr>
          <w:b/>
          <w:bCs/>
        </w:rPr>
        <w:t>7. Key Rule (Summary)</w:t>
      </w:r>
    </w:p>
    <w:p w14:paraId="35F3BB3B" w14:textId="1B551B10" w:rsidR="0080449D" w:rsidRPr="001B2B9B" w:rsidRDefault="0080449D" w:rsidP="001B2B9B">
      <w:r w:rsidRPr="001B2B9B">
        <w:t xml:space="preserve">Always send the </w:t>
      </w:r>
      <w:r w:rsidR="00F64F43">
        <w:t>o</w:t>
      </w:r>
      <w:r w:rsidRPr="001B2B9B">
        <w:t xml:space="preserve">rder </w:t>
      </w:r>
      <w:r w:rsidR="00F64F43">
        <w:t>a</w:t>
      </w:r>
      <w:r w:rsidRPr="001B2B9B">
        <w:t>cknowledgement before performance — whoever fires the “last shot” usually wins.</w:t>
      </w:r>
    </w:p>
    <w:p w14:paraId="62628EBD" w14:textId="77777777" w:rsidR="0080449D" w:rsidRPr="001B2B9B" w:rsidRDefault="0080449D" w:rsidP="001B2B9B">
      <w:r w:rsidRPr="001B2B9B">
        <w:rPr>
          <w:b/>
          <w:bCs/>
        </w:rPr>
        <w:t>8. Review and Updates</w:t>
      </w:r>
      <w:r w:rsidRPr="001B2B9B">
        <w:br/>
        <w:t>This procedure should be reviewed periodically to reflect legal developments and business practices.</w:t>
      </w:r>
    </w:p>
    <w:p w14:paraId="283B0413" w14:textId="77777777" w:rsidR="003042B5" w:rsidRPr="001B2B9B" w:rsidRDefault="003042B5" w:rsidP="001B2B9B">
      <w:pPr>
        <w:rPr>
          <w:rFonts w:eastAsiaTheme="majorEastAsia" w:cstheme="majorBidi"/>
          <w:b/>
          <w:color w:val="0F4761" w:themeColor="accent1" w:themeShade="BF"/>
        </w:rPr>
      </w:pPr>
      <w:r w:rsidRPr="001B2B9B">
        <w:rPr>
          <w:b/>
        </w:rPr>
        <w:br w:type="page"/>
      </w:r>
    </w:p>
    <w:p w14:paraId="68941691" w14:textId="2B2566B4" w:rsidR="00B8169C" w:rsidRPr="001B2B9B" w:rsidRDefault="00B8169C" w:rsidP="001B2B9B">
      <w:pPr>
        <w:pStyle w:val="Heading2"/>
        <w:rPr>
          <w:rFonts w:asciiTheme="minorHAnsi" w:hAnsiTheme="minorHAnsi"/>
          <w:b/>
          <w:bCs/>
          <w:sz w:val="24"/>
          <w:szCs w:val="24"/>
        </w:rPr>
      </w:pPr>
      <w:bookmarkStart w:id="156" w:name="_Toc232964156"/>
      <w:r w:rsidRPr="001B2B9B">
        <w:rPr>
          <w:rFonts w:asciiTheme="minorHAnsi" w:hAnsiTheme="minorHAnsi"/>
          <w:b/>
          <w:bCs/>
          <w:sz w:val="24"/>
          <w:szCs w:val="24"/>
        </w:rPr>
        <w:lastRenderedPageBreak/>
        <w:t>CASHFLOW OPTIMI</w:t>
      </w:r>
      <w:r w:rsidR="006D5AC2" w:rsidRPr="001B2B9B">
        <w:rPr>
          <w:rFonts w:asciiTheme="minorHAnsi" w:hAnsiTheme="minorHAnsi"/>
          <w:b/>
          <w:bCs/>
          <w:sz w:val="24"/>
          <w:szCs w:val="24"/>
        </w:rPr>
        <w:t>SATION</w:t>
      </w:r>
      <w:bookmarkEnd w:id="156"/>
    </w:p>
    <w:p w14:paraId="357A637D" w14:textId="77777777" w:rsidR="005B12F2" w:rsidRPr="001B2B9B" w:rsidRDefault="005B12F2" w:rsidP="001B2B9B">
      <w:r w:rsidRPr="001B2B9B">
        <w:rPr>
          <w:b/>
          <w:bCs/>
        </w:rPr>
        <w:t xml:space="preserve">1. Introduction  </w:t>
      </w:r>
    </w:p>
    <w:p w14:paraId="334784D5" w14:textId="2906B175" w:rsidR="005B12F2" w:rsidRPr="001B2B9B" w:rsidRDefault="005B12F2" w:rsidP="001B2B9B">
      <w:r w:rsidRPr="001B2B9B">
        <w:t xml:space="preserve">As well as profitability, our ability as a </w:t>
      </w:r>
      <w:r w:rsidR="009016B3">
        <w:t>c</w:t>
      </w:r>
      <w:r w:rsidRPr="001B2B9B">
        <w:t xml:space="preserve">ompany to generate healthy, positive cash positions across projects is fundamental to our success. </w:t>
      </w:r>
    </w:p>
    <w:p w14:paraId="59BFB1B9" w14:textId="77777777" w:rsidR="005B12F2" w:rsidRPr="001B2B9B" w:rsidRDefault="005B12F2" w:rsidP="001B2B9B">
      <w:r w:rsidRPr="001B2B9B">
        <w:t xml:space="preserve">Within certain constraints and considerations, it is the full team’s responsibility to ensure that we are optimising our projects’ cash position. </w:t>
      </w:r>
    </w:p>
    <w:p w14:paraId="2A11F7F3" w14:textId="77777777" w:rsidR="005B12F2" w:rsidRPr="001B2B9B" w:rsidRDefault="005B12F2" w:rsidP="001B2B9B">
      <w:r w:rsidRPr="001B2B9B">
        <w:t>Effective pre-planning will help our projects and the company maintain a fair and healthy cash position.</w:t>
      </w:r>
    </w:p>
    <w:p w14:paraId="0E61F4C8" w14:textId="77777777" w:rsidR="005B12F2" w:rsidRPr="001B2B9B" w:rsidRDefault="005B12F2" w:rsidP="001B2B9B">
      <w:r w:rsidRPr="001B2B9B">
        <w:t xml:space="preserve">Different projects will offer different options for how we can approach this, but there are some basic steps that should be considered when tendering and delivering projects. </w:t>
      </w:r>
    </w:p>
    <w:p w14:paraId="5EF8456A" w14:textId="627AACDC" w:rsidR="005B12F2" w:rsidRPr="001B2B9B" w:rsidRDefault="005B12F2" w:rsidP="001B2B9B">
      <w:r w:rsidRPr="001B2B9B">
        <w:t xml:space="preserve">This guide outlines these steps. It is not exhaustive and is intended to be an aide memoire on a project-by-project basis, as not all will be </w:t>
      </w:r>
      <w:r w:rsidR="00117334">
        <w:t>relevant</w:t>
      </w:r>
      <w:r w:rsidRPr="001B2B9B">
        <w:t xml:space="preserve"> for all </w:t>
      </w:r>
      <w:r w:rsidR="004C4C1E" w:rsidRPr="001B2B9B">
        <w:t>projects.</w:t>
      </w:r>
    </w:p>
    <w:p w14:paraId="758BEC84" w14:textId="77777777" w:rsidR="005B12F2" w:rsidRPr="001B2B9B" w:rsidRDefault="005B12F2" w:rsidP="001B2B9B">
      <w:pPr>
        <w:rPr>
          <w:b/>
          <w:bCs/>
          <w:i/>
          <w:iCs/>
        </w:rPr>
      </w:pPr>
      <w:r w:rsidRPr="001B2B9B">
        <w:rPr>
          <w:b/>
          <w:bCs/>
          <w:i/>
          <w:iCs/>
        </w:rPr>
        <w:t xml:space="preserve">2. </w:t>
      </w:r>
      <w:r w:rsidRPr="009016B3">
        <w:rPr>
          <w:b/>
          <w:bCs/>
          <w:i/>
          <w:iCs/>
          <w:smallCaps/>
        </w:rPr>
        <w:t>TENDERING/ PRE-CONTRACT</w:t>
      </w:r>
    </w:p>
    <w:p w14:paraId="13FD6B35" w14:textId="77777777" w:rsidR="005B12F2" w:rsidRPr="001B2B9B" w:rsidRDefault="005B12F2" w:rsidP="001B2B9B">
      <w:pPr>
        <w:rPr>
          <w:b/>
          <w:bCs/>
          <w:i/>
          <w:iCs/>
        </w:rPr>
      </w:pPr>
      <w:r w:rsidRPr="001B2B9B">
        <w:rPr>
          <w:b/>
          <w:bCs/>
          <w:i/>
          <w:iCs/>
        </w:rPr>
        <w:t xml:space="preserve">Client Credit Score </w:t>
      </w:r>
    </w:p>
    <w:p w14:paraId="7C068F6A" w14:textId="76E7BEA7" w:rsidR="005B12F2" w:rsidRPr="001B2B9B" w:rsidRDefault="005B12F2" w:rsidP="00F64F43">
      <w:pPr>
        <w:pStyle w:val="ListParagraph"/>
        <w:numPr>
          <w:ilvl w:val="0"/>
          <w:numId w:val="404"/>
        </w:numPr>
      </w:pPr>
      <w:r w:rsidRPr="001B2B9B">
        <w:t xml:space="preserve">Does the </w:t>
      </w:r>
      <w:r w:rsidR="00117334">
        <w:t>c</w:t>
      </w:r>
      <w:r w:rsidRPr="001B2B9B">
        <w:t xml:space="preserve">lient have a good </w:t>
      </w:r>
      <w:r w:rsidR="00117334">
        <w:t>c</w:t>
      </w:r>
      <w:r w:rsidRPr="001B2B9B">
        <w:t xml:space="preserve">redit </w:t>
      </w:r>
      <w:r w:rsidR="00117334">
        <w:t>s</w:t>
      </w:r>
      <w:r w:rsidRPr="001B2B9B">
        <w:t xml:space="preserve">core and are we able to utilise this information to negotiate an upfront amount to cover </w:t>
      </w:r>
      <w:r w:rsidR="005B121B" w:rsidRPr="001B2B9B">
        <w:t>early-stage</w:t>
      </w:r>
      <w:r w:rsidRPr="001B2B9B">
        <w:t xml:space="preserve"> cash outlays and maintain a healthy cash positive delta.</w:t>
      </w:r>
    </w:p>
    <w:p w14:paraId="22B8DA6F" w14:textId="77777777" w:rsidR="005B12F2" w:rsidRPr="001B2B9B" w:rsidRDefault="005B12F2" w:rsidP="001B2B9B">
      <w:pPr>
        <w:rPr>
          <w:b/>
          <w:bCs/>
          <w:i/>
          <w:iCs/>
        </w:rPr>
      </w:pPr>
      <w:r w:rsidRPr="001B2B9B">
        <w:rPr>
          <w:b/>
          <w:bCs/>
          <w:i/>
          <w:iCs/>
        </w:rPr>
        <w:t xml:space="preserve">Credit Cover </w:t>
      </w:r>
    </w:p>
    <w:p w14:paraId="28A090CB" w14:textId="4C524463" w:rsidR="005B12F2" w:rsidRPr="001B2B9B" w:rsidRDefault="005B12F2" w:rsidP="00F64F43">
      <w:pPr>
        <w:pStyle w:val="ListParagraph"/>
        <w:numPr>
          <w:ilvl w:val="0"/>
          <w:numId w:val="404"/>
        </w:numPr>
      </w:pPr>
      <w:r w:rsidRPr="001B2B9B">
        <w:t>To stay within our credit cover limit, and associated with the project duration, does this likely generate a risk.</w:t>
      </w:r>
    </w:p>
    <w:p w14:paraId="32DF85A0" w14:textId="2EE2BC37" w:rsidR="005B12F2" w:rsidRPr="001B2B9B" w:rsidRDefault="005B12F2" w:rsidP="00F64F43">
      <w:pPr>
        <w:pStyle w:val="ListParagraph"/>
        <w:ind w:left="0" w:firstLine="45"/>
      </w:pPr>
    </w:p>
    <w:p w14:paraId="441628B6" w14:textId="3A361369" w:rsidR="005B12F2" w:rsidRPr="001B2B9B" w:rsidRDefault="005B12F2" w:rsidP="00F64F43">
      <w:pPr>
        <w:pStyle w:val="ListParagraph"/>
        <w:numPr>
          <w:ilvl w:val="0"/>
          <w:numId w:val="404"/>
        </w:numPr>
      </w:pPr>
      <w:r w:rsidRPr="001B2B9B">
        <w:t>If so, we may be able to negotiate an upfront payment and</w:t>
      </w:r>
      <w:r w:rsidR="00DC7408">
        <w:t xml:space="preserve"> </w:t>
      </w:r>
      <w:r w:rsidRPr="001B2B9B">
        <w:t>/ or an agreed invoice</w:t>
      </w:r>
      <w:r w:rsidR="00DC7408">
        <w:t xml:space="preserve"> </w:t>
      </w:r>
      <w:r w:rsidRPr="001B2B9B">
        <w:t>/ draw down schedule</w:t>
      </w:r>
      <w:r w:rsidR="00DC7408">
        <w:t xml:space="preserve"> </w:t>
      </w:r>
      <w:r w:rsidRPr="001B2B9B">
        <w:t xml:space="preserve">/ milestone payments. </w:t>
      </w:r>
    </w:p>
    <w:p w14:paraId="2124A2F0" w14:textId="7485D72E" w:rsidR="005B12F2" w:rsidRPr="001B2B9B" w:rsidRDefault="005B12F2" w:rsidP="001B2B9B">
      <w:pPr>
        <w:rPr>
          <w:b/>
          <w:bCs/>
        </w:rPr>
      </w:pPr>
      <w:r w:rsidRPr="001B2B9B">
        <w:rPr>
          <w:b/>
          <w:bCs/>
          <w:i/>
          <w:iCs/>
        </w:rPr>
        <w:t xml:space="preserve">Understanding the Client and </w:t>
      </w:r>
      <w:r w:rsidR="008B352E">
        <w:rPr>
          <w:b/>
          <w:bCs/>
          <w:i/>
          <w:iCs/>
        </w:rPr>
        <w:t>P</w:t>
      </w:r>
      <w:r w:rsidRPr="001B2B9B">
        <w:rPr>
          <w:b/>
          <w:bCs/>
          <w:i/>
          <w:iCs/>
        </w:rPr>
        <w:t xml:space="preserve">referred </w:t>
      </w:r>
      <w:r w:rsidR="008B352E">
        <w:rPr>
          <w:b/>
          <w:bCs/>
          <w:i/>
          <w:iCs/>
        </w:rPr>
        <w:t>V</w:t>
      </w:r>
      <w:r w:rsidRPr="001B2B9B">
        <w:rPr>
          <w:b/>
          <w:bCs/>
          <w:i/>
          <w:iCs/>
        </w:rPr>
        <w:t>aluation</w:t>
      </w:r>
      <w:r w:rsidR="008B352E">
        <w:rPr>
          <w:b/>
          <w:bCs/>
          <w:i/>
          <w:iCs/>
        </w:rPr>
        <w:t xml:space="preserve"> </w:t>
      </w:r>
      <w:r w:rsidRPr="001B2B9B">
        <w:rPr>
          <w:b/>
          <w:bCs/>
          <w:i/>
          <w:iCs/>
        </w:rPr>
        <w:t xml:space="preserve">/ </w:t>
      </w:r>
      <w:r w:rsidR="008B352E">
        <w:rPr>
          <w:b/>
          <w:bCs/>
          <w:i/>
          <w:iCs/>
        </w:rPr>
        <w:t>P</w:t>
      </w:r>
      <w:r w:rsidRPr="001B2B9B">
        <w:rPr>
          <w:b/>
          <w:bCs/>
          <w:i/>
          <w:iCs/>
        </w:rPr>
        <w:t xml:space="preserve">ayment </w:t>
      </w:r>
      <w:r w:rsidR="008B352E">
        <w:rPr>
          <w:b/>
          <w:bCs/>
          <w:i/>
          <w:iCs/>
        </w:rPr>
        <w:t>M</w:t>
      </w:r>
      <w:r w:rsidRPr="001B2B9B">
        <w:rPr>
          <w:b/>
          <w:bCs/>
          <w:i/>
          <w:iCs/>
        </w:rPr>
        <w:t>echanism</w:t>
      </w:r>
      <w:r w:rsidRPr="001B2B9B">
        <w:rPr>
          <w:b/>
          <w:bCs/>
        </w:rPr>
        <w:t xml:space="preserve"> </w:t>
      </w:r>
    </w:p>
    <w:p w14:paraId="158B9C58" w14:textId="1458E646" w:rsidR="005B12F2" w:rsidRPr="001B2B9B" w:rsidRDefault="005B12F2" w:rsidP="00F64F43">
      <w:pPr>
        <w:pStyle w:val="ListParagraph"/>
        <w:numPr>
          <w:ilvl w:val="0"/>
          <w:numId w:val="405"/>
        </w:numPr>
      </w:pPr>
      <w:r w:rsidRPr="001B2B9B">
        <w:t xml:space="preserve">Is the </w:t>
      </w:r>
      <w:r w:rsidR="008B352E">
        <w:t>c</w:t>
      </w:r>
      <w:r w:rsidRPr="001B2B9B">
        <w:t xml:space="preserve">lient familiar with the processes surrounding the Housing Grants Act and </w:t>
      </w:r>
      <w:r w:rsidR="005C1129">
        <w:t>c</w:t>
      </w:r>
      <w:r w:rsidRPr="001B2B9B">
        <w:t xml:space="preserve">ontract </w:t>
      </w:r>
      <w:r w:rsidR="005C1129">
        <w:t>p</w:t>
      </w:r>
      <w:r w:rsidRPr="001B2B9B">
        <w:t xml:space="preserve">ayment </w:t>
      </w:r>
      <w:r w:rsidR="005C1129">
        <w:t>n</w:t>
      </w:r>
      <w:r w:rsidRPr="001B2B9B">
        <w:t xml:space="preserve">otification constraints? </w:t>
      </w:r>
    </w:p>
    <w:p w14:paraId="27F99691" w14:textId="77777777" w:rsidR="005B12F2" w:rsidRPr="001B2B9B" w:rsidRDefault="005B12F2" w:rsidP="00F64F43">
      <w:pPr>
        <w:pStyle w:val="ListParagraph"/>
        <w:ind w:left="0"/>
      </w:pPr>
    </w:p>
    <w:p w14:paraId="2D11EDCD" w14:textId="77777777" w:rsidR="005B12F2" w:rsidRPr="001B2B9B" w:rsidRDefault="005B12F2" w:rsidP="00F64F43">
      <w:pPr>
        <w:pStyle w:val="ListParagraph"/>
        <w:numPr>
          <w:ilvl w:val="0"/>
          <w:numId w:val="405"/>
        </w:numPr>
      </w:pPr>
      <w:r w:rsidRPr="001B2B9B">
        <w:t xml:space="preserve">It may be advantageous to agree a staged draw down schedule which is invoiced monthly/ milestone payments, with the opportunity to maximise early cash injections and positions etc.  </w:t>
      </w:r>
    </w:p>
    <w:p w14:paraId="23DCA2FF" w14:textId="77777777" w:rsidR="005B12F2" w:rsidRPr="001B2B9B" w:rsidRDefault="005B12F2" w:rsidP="001B2B9B">
      <w:pPr>
        <w:rPr>
          <w:b/>
          <w:bCs/>
        </w:rPr>
      </w:pPr>
      <w:r w:rsidRPr="001B2B9B">
        <w:rPr>
          <w:b/>
          <w:bCs/>
          <w:i/>
          <w:iCs/>
        </w:rPr>
        <w:t>Type of Contract</w:t>
      </w:r>
      <w:r w:rsidRPr="001B2B9B">
        <w:rPr>
          <w:b/>
          <w:bCs/>
        </w:rPr>
        <w:t xml:space="preserve"> </w:t>
      </w:r>
    </w:p>
    <w:p w14:paraId="6265DC16" w14:textId="770ABDCE" w:rsidR="005B12F2" w:rsidRPr="001B2B9B" w:rsidRDefault="005B12F2" w:rsidP="00F64F43">
      <w:pPr>
        <w:pStyle w:val="ListParagraph"/>
        <w:numPr>
          <w:ilvl w:val="0"/>
          <w:numId w:val="406"/>
        </w:numPr>
      </w:pPr>
      <w:r w:rsidRPr="001B2B9B">
        <w:t xml:space="preserve">Understanding the type of </w:t>
      </w:r>
      <w:r w:rsidR="005C1129">
        <w:t>c</w:t>
      </w:r>
      <w:r w:rsidRPr="001B2B9B">
        <w:t xml:space="preserve">ontract we are to be employed under, for example, an NEC4 Option A with </w:t>
      </w:r>
      <w:r w:rsidR="005C1129">
        <w:t>a</w:t>
      </w:r>
      <w:r w:rsidRPr="001B2B9B">
        <w:t xml:space="preserve">ctivity </w:t>
      </w:r>
      <w:r w:rsidR="00F02FF2">
        <w:t>s</w:t>
      </w:r>
      <w:r w:rsidRPr="001B2B9B">
        <w:t xml:space="preserve">chedule may present an opportunity to maximise </w:t>
      </w:r>
      <w:r w:rsidRPr="001B2B9B">
        <w:lastRenderedPageBreak/>
        <w:t xml:space="preserve">early cash on a </w:t>
      </w:r>
      <w:r w:rsidR="004C4C1E" w:rsidRPr="001B2B9B">
        <w:t>broken-down</w:t>
      </w:r>
      <w:r w:rsidRPr="001B2B9B">
        <w:t xml:space="preserve"> activity basis including the like of ‘first material delivery’, </w:t>
      </w:r>
      <w:r w:rsidR="004C4C1E" w:rsidRPr="001B2B9B">
        <w:t>etc.</w:t>
      </w:r>
    </w:p>
    <w:p w14:paraId="78B934D2" w14:textId="77777777" w:rsidR="005B12F2" w:rsidRPr="001B2B9B" w:rsidRDefault="005B12F2" w:rsidP="001B2B9B">
      <w:pPr>
        <w:rPr>
          <w:b/>
          <w:bCs/>
        </w:rPr>
      </w:pPr>
      <w:r w:rsidRPr="001B2B9B">
        <w:rPr>
          <w:b/>
          <w:bCs/>
          <w:i/>
          <w:iCs/>
        </w:rPr>
        <w:t>Negotiating Payment Terms</w:t>
      </w:r>
      <w:r w:rsidRPr="001B2B9B">
        <w:rPr>
          <w:b/>
          <w:bCs/>
        </w:rPr>
        <w:t xml:space="preserve"> </w:t>
      </w:r>
    </w:p>
    <w:p w14:paraId="742C4DA7" w14:textId="0739F3EB" w:rsidR="005B12F2" w:rsidRPr="001B2B9B" w:rsidRDefault="005B12F2" w:rsidP="00F64F43">
      <w:pPr>
        <w:pStyle w:val="ListParagraph"/>
        <w:numPr>
          <w:ilvl w:val="0"/>
          <w:numId w:val="406"/>
        </w:numPr>
      </w:pPr>
      <w:r w:rsidRPr="001B2B9B">
        <w:t xml:space="preserve">Typical and usual nett effect of a healthy cashflow on a project is the payment terms. Notwithstanding all the above, negotiating our payment terms to a maximum 30days from </w:t>
      </w:r>
      <w:r w:rsidR="00F02FF2">
        <w:t>i</w:t>
      </w:r>
      <w:r w:rsidRPr="001B2B9B">
        <w:t>nvoice</w:t>
      </w:r>
      <w:r w:rsidR="00F02FF2">
        <w:t xml:space="preserve"> </w:t>
      </w:r>
      <w:r w:rsidRPr="001B2B9B">
        <w:t xml:space="preserve">/ </w:t>
      </w:r>
      <w:r w:rsidR="00F02FF2">
        <w:t>a</w:t>
      </w:r>
      <w:r w:rsidRPr="001B2B9B">
        <w:t xml:space="preserve">pplication for </w:t>
      </w:r>
      <w:r w:rsidR="00F02FF2">
        <w:t>p</w:t>
      </w:r>
      <w:r w:rsidRPr="001B2B9B">
        <w:t xml:space="preserve">ayment is the most recognised. </w:t>
      </w:r>
    </w:p>
    <w:p w14:paraId="62ABF920" w14:textId="77777777" w:rsidR="005B12F2" w:rsidRPr="001B2B9B" w:rsidRDefault="005B12F2" w:rsidP="00F64F43">
      <w:pPr>
        <w:pStyle w:val="ListParagraph"/>
        <w:ind w:left="0"/>
      </w:pPr>
    </w:p>
    <w:p w14:paraId="486ABBAD" w14:textId="46562127" w:rsidR="005B12F2" w:rsidRPr="009016B3" w:rsidRDefault="005B12F2" w:rsidP="009016B3">
      <w:pPr>
        <w:pStyle w:val="ListParagraph"/>
        <w:numPr>
          <w:ilvl w:val="0"/>
          <w:numId w:val="406"/>
        </w:numPr>
      </w:pPr>
      <w:r w:rsidRPr="001B2B9B">
        <w:t xml:space="preserve">This however does not diminish the importance or considerations to the above. </w:t>
      </w:r>
    </w:p>
    <w:p w14:paraId="41AEAA99" w14:textId="77777777" w:rsidR="005B12F2" w:rsidRPr="001B2B9B" w:rsidRDefault="005B12F2" w:rsidP="001B2B9B">
      <w:pPr>
        <w:rPr>
          <w:b/>
          <w:bCs/>
        </w:rPr>
      </w:pPr>
      <w:r w:rsidRPr="001B2B9B">
        <w:rPr>
          <w:b/>
          <w:bCs/>
          <w:i/>
          <w:iCs/>
        </w:rPr>
        <w:t>Contract sum build-up</w:t>
      </w:r>
      <w:r w:rsidRPr="001B2B9B">
        <w:rPr>
          <w:b/>
          <w:bCs/>
        </w:rPr>
        <w:t xml:space="preserve"> </w:t>
      </w:r>
    </w:p>
    <w:p w14:paraId="64D385BF" w14:textId="77777777" w:rsidR="005B12F2" w:rsidRPr="001B2B9B" w:rsidRDefault="005B12F2" w:rsidP="00F64F43">
      <w:pPr>
        <w:pStyle w:val="ListParagraph"/>
        <w:numPr>
          <w:ilvl w:val="0"/>
          <w:numId w:val="407"/>
        </w:numPr>
      </w:pPr>
      <w:r w:rsidRPr="001B2B9B">
        <w:t xml:space="preserve">Consider how we build up the contract sum analysis in terms of how we apportion value and profit. </w:t>
      </w:r>
    </w:p>
    <w:p w14:paraId="21BEEC3F" w14:textId="77777777" w:rsidR="005B12F2" w:rsidRPr="001B2B9B" w:rsidRDefault="005B12F2" w:rsidP="00F64F43">
      <w:pPr>
        <w:pStyle w:val="ListParagraph"/>
        <w:ind w:left="0"/>
      </w:pPr>
    </w:p>
    <w:p w14:paraId="3479EA07" w14:textId="77777777" w:rsidR="005B12F2" w:rsidRPr="001B2B9B" w:rsidRDefault="005B12F2" w:rsidP="00F64F43">
      <w:pPr>
        <w:pStyle w:val="ListParagraph"/>
        <w:numPr>
          <w:ilvl w:val="0"/>
          <w:numId w:val="407"/>
        </w:numPr>
      </w:pPr>
      <w:r w:rsidRPr="001B2B9B">
        <w:t xml:space="preserve">We must ensure this apportionment allows us to recover at least our cost on an interim basis. </w:t>
      </w:r>
    </w:p>
    <w:p w14:paraId="4413F0C6" w14:textId="77777777" w:rsidR="005B12F2" w:rsidRPr="001B2B9B" w:rsidRDefault="005B12F2" w:rsidP="00F64F43">
      <w:pPr>
        <w:pStyle w:val="ListParagraph"/>
        <w:ind w:left="0"/>
      </w:pPr>
    </w:p>
    <w:p w14:paraId="66E6FA50" w14:textId="182824D8" w:rsidR="0075205B" w:rsidRPr="00F9441F" w:rsidRDefault="005B12F2" w:rsidP="0075205B">
      <w:pPr>
        <w:pStyle w:val="ListParagraph"/>
        <w:numPr>
          <w:ilvl w:val="0"/>
          <w:numId w:val="407"/>
        </w:numPr>
      </w:pPr>
      <w:r w:rsidRPr="001B2B9B">
        <w:t xml:space="preserve">It will also be important for the project team to know where the profit sits within the estimate as part of the handover process. </w:t>
      </w:r>
    </w:p>
    <w:p w14:paraId="4A466C39" w14:textId="77777777" w:rsidR="005B12F2" w:rsidRPr="001B2B9B" w:rsidRDefault="005B12F2" w:rsidP="001B2B9B">
      <w:pPr>
        <w:rPr>
          <w:i/>
          <w:iCs/>
        </w:rPr>
      </w:pPr>
      <w:r w:rsidRPr="001B2B9B">
        <w:rPr>
          <w:b/>
          <w:bCs/>
          <w:i/>
          <w:iCs/>
        </w:rPr>
        <w:t xml:space="preserve">Cash flows for the client </w:t>
      </w:r>
    </w:p>
    <w:p w14:paraId="0AB2AE09" w14:textId="77777777" w:rsidR="005B12F2" w:rsidRPr="001B2B9B" w:rsidRDefault="005B12F2" w:rsidP="00F64F43">
      <w:pPr>
        <w:pStyle w:val="ListParagraph"/>
        <w:numPr>
          <w:ilvl w:val="0"/>
          <w:numId w:val="408"/>
        </w:numPr>
      </w:pPr>
      <w:r w:rsidRPr="001B2B9B">
        <w:t xml:space="preserve">At times the client may require us to predetermine the cash flow (payments) and will use this for our valuation purposes or sets an expectation in which they will be mindful of. </w:t>
      </w:r>
    </w:p>
    <w:p w14:paraId="03CB5542" w14:textId="77777777" w:rsidR="005B12F2" w:rsidRPr="001B2B9B" w:rsidRDefault="005B12F2" w:rsidP="00F64F43">
      <w:pPr>
        <w:pStyle w:val="ListParagraph"/>
        <w:ind w:left="0"/>
      </w:pPr>
    </w:p>
    <w:p w14:paraId="2A926B1E" w14:textId="77777777" w:rsidR="005B12F2" w:rsidRPr="001B2B9B" w:rsidRDefault="005B12F2" w:rsidP="00F64F43">
      <w:pPr>
        <w:pStyle w:val="ListParagraph"/>
        <w:numPr>
          <w:ilvl w:val="0"/>
          <w:numId w:val="408"/>
        </w:numPr>
      </w:pPr>
      <w:r w:rsidRPr="001B2B9B">
        <w:t xml:space="preserve">We must ensure that any such draw-down schedule allows us to maintain a reasonably positive cash flow from the outset of the project. </w:t>
      </w:r>
    </w:p>
    <w:p w14:paraId="4E2422D5" w14:textId="77777777" w:rsidR="005B12F2" w:rsidRPr="001B2B9B" w:rsidRDefault="005B12F2" w:rsidP="001B2B9B">
      <w:pPr>
        <w:rPr>
          <w:i/>
          <w:iCs/>
        </w:rPr>
      </w:pPr>
      <w:r w:rsidRPr="001B2B9B">
        <w:rPr>
          <w:b/>
          <w:bCs/>
          <w:i/>
          <w:iCs/>
        </w:rPr>
        <w:t xml:space="preserve">Bullet payments </w:t>
      </w:r>
    </w:p>
    <w:p w14:paraId="5B59236A" w14:textId="77777777" w:rsidR="005B12F2" w:rsidRPr="001B2B9B" w:rsidRDefault="005B12F2" w:rsidP="00F64F43">
      <w:pPr>
        <w:pStyle w:val="ListParagraph"/>
        <w:numPr>
          <w:ilvl w:val="0"/>
          <w:numId w:val="409"/>
        </w:numPr>
      </w:pPr>
      <w:r w:rsidRPr="001B2B9B">
        <w:t xml:space="preserve">Consider that as part of our negotiation of terms we might seek early payment on a commercial basis upon execution of the contract. </w:t>
      </w:r>
    </w:p>
    <w:p w14:paraId="05B071C7" w14:textId="77777777" w:rsidR="005B12F2" w:rsidRPr="001B2B9B" w:rsidRDefault="005B12F2" w:rsidP="00F64F43">
      <w:pPr>
        <w:pStyle w:val="ListParagraph"/>
        <w:ind w:left="0"/>
      </w:pPr>
    </w:p>
    <w:p w14:paraId="5D0991B8" w14:textId="77777777" w:rsidR="005B12F2" w:rsidRPr="001B2B9B" w:rsidRDefault="005B12F2" w:rsidP="00F64F43">
      <w:pPr>
        <w:pStyle w:val="ListParagraph"/>
        <w:numPr>
          <w:ilvl w:val="0"/>
          <w:numId w:val="409"/>
        </w:numPr>
      </w:pPr>
      <w:r w:rsidRPr="001B2B9B">
        <w:t xml:space="preserve">Part of this might be justified as upfront mobilisation, but also in consideration of where we expend significant cost and time in bidding or pre-con phase as preferred bidder. </w:t>
      </w:r>
    </w:p>
    <w:p w14:paraId="5328230C" w14:textId="77777777" w:rsidR="005B12F2" w:rsidRPr="001B2B9B" w:rsidRDefault="005B12F2" w:rsidP="001B2B9B">
      <w:pPr>
        <w:rPr>
          <w:i/>
          <w:iCs/>
        </w:rPr>
      </w:pPr>
      <w:r w:rsidRPr="001B2B9B">
        <w:rPr>
          <w:b/>
          <w:bCs/>
          <w:i/>
          <w:iCs/>
        </w:rPr>
        <w:t xml:space="preserve">Sensible retention </w:t>
      </w:r>
    </w:p>
    <w:p w14:paraId="45D57015" w14:textId="5E709DA6" w:rsidR="005B12F2" w:rsidRPr="001B2B9B" w:rsidRDefault="005B12F2" w:rsidP="00F64F43">
      <w:pPr>
        <w:pStyle w:val="ListParagraph"/>
        <w:numPr>
          <w:ilvl w:val="0"/>
          <w:numId w:val="410"/>
        </w:numPr>
      </w:pPr>
      <w:r w:rsidRPr="001B2B9B">
        <w:t>Whenever possible, we should resist 5% retention values. On larger value subcontracts, we should push for a 3% limit, as is considered reasonable in the market. Contracts with a retention level higher than 3% must be approved by the Director.</w:t>
      </w:r>
    </w:p>
    <w:p w14:paraId="28399E9C" w14:textId="77777777" w:rsidR="005B12F2" w:rsidRPr="001B2B9B" w:rsidRDefault="005B12F2" w:rsidP="00F64F43">
      <w:pPr>
        <w:pStyle w:val="ListParagraph"/>
        <w:ind w:left="0"/>
      </w:pPr>
    </w:p>
    <w:p w14:paraId="45869D5D" w14:textId="59F91FEA" w:rsidR="005B12F2" w:rsidRPr="001B2B9B" w:rsidRDefault="005B12F2" w:rsidP="00F64F43">
      <w:pPr>
        <w:pStyle w:val="ListParagraph"/>
        <w:numPr>
          <w:ilvl w:val="0"/>
          <w:numId w:val="410"/>
        </w:numPr>
      </w:pPr>
      <w:r w:rsidRPr="001B2B9B">
        <w:t xml:space="preserve">Where </w:t>
      </w:r>
      <w:r w:rsidR="00637FE2">
        <w:t>c</w:t>
      </w:r>
      <w:r w:rsidRPr="001B2B9B">
        <w:t xml:space="preserve">ontract values are not significant, are we able to negotiate or agree to Nil Retentions on the basis of value and </w:t>
      </w:r>
      <w:r w:rsidR="00637FE2">
        <w:t>c</w:t>
      </w:r>
      <w:r w:rsidRPr="001B2B9B">
        <w:t xml:space="preserve">lient’s administration of such etc. </w:t>
      </w:r>
    </w:p>
    <w:p w14:paraId="584FD8B1" w14:textId="77777777" w:rsidR="005B12F2" w:rsidRPr="001B2B9B" w:rsidRDefault="005B12F2" w:rsidP="001B2B9B">
      <w:pPr>
        <w:rPr>
          <w:i/>
          <w:iCs/>
        </w:rPr>
      </w:pPr>
      <w:r w:rsidRPr="001B2B9B">
        <w:rPr>
          <w:b/>
          <w:bCs/>
          <w:i/>
          <w:iCs/>
        </w:rPr>
        <w:t xml:space="preserve">Milestone payments </w:t>
      </w:r>
    </w:p>
    <w:p w14:paraId="0A38EB53" w14:textId="77777777" w:rsidR="005B12F2" w:rsidRPr="001B2B9B" w:rsidRDefault="005B12F2" w:rsidP="00F64F43">
      <w:pPr>
        <w:pStyle w:val="ListParagraph"/>
        <w:numPr>
          <w:ilvl w:val="0"/>
          <w:numId w:val="411"/>
        </w:numPr>
      </w:pPr>
      <w:r w:rsidRPr="001B2B9B">
        <w:t xml:space="preserve">These can be a good way to frontload profit or to obtain over measure. As well as presenting this opportunity, however, milestone arrangements can be risky depending on the definition of completion and the degree of subjectivity in the subcontract. </w:t>
      </w:r>
    </w:p>
    <w:p w14:paraId="44A88DA5" w14:textId="77777777" w:rsidR="005B12F2" w:rsidRPr="001B2B9B" w:rsidRDefault="005B12F2" w:rsidP="00F64F43">
      <w:pPr>
        <w:pStyle w:val="ListParagraph"/>
        <w:ind w:left="0"/>
      </w:pPr>
    </w:p>
    <w:p w14:paraId="114EB927" w14:textId="77777777" w:rsidR="005B12F2" w:rsidRPr="001B2B9B" w:rsidRDefault="005B12F2" w:rsidP="00F64F43">
      <w:pPr>
        <w:pStyle w:val="ListParagraph"/>
        <w:numPr>
          <w:ilvl w:val="0"/>
          <w:numId w:val="411"/>
        </w:numPr>
      </w:pPr>
      <w:r w:rsidRPr="001B2B9B">
        <w:t xml:space="preserve">Avoid definitions that are too rigid or open to abuse. </w:t>
      </w:r>
    </w:p>
    <w:p w14:paraId="1421C837" w14:textId="77777777" w:rsidR="005B12F2" w:rsidRPr="001B2B9B" w:rsidRDefault="005B12F2" w:rsidP="001B2B9B">
      <w:pPr>
        <w:rPr>
          <w:i/>
          <w:iCs/>
        </w:rPr>
      </w:pPr>
      <w:r w:rsidRPr="001B2B9B">
        <w:rPr>
          <w:b/>
          <w:bCs/>
          <w:i/>
          <w:iCs/>
        </w:rPr>
        <w:t xml:space="preserve">Supplier payment terms </w:t>
      </w:r>
    </w:p>
    <w:p w14:paraId="6F0A9E8C" w14:textId="77777777" w:rsidR="005B12F2" w:rsidRPr="001B2B9B" w:rsidRDefault="005B12F2" w:rsidP="00F64F43">
      <w:pPr>
        <w:pStyle w:val="ListParagraph"/>
        <w:numPr>
          <w:ilvl w:val="0"/>
          <w:numId w:val="412"/>
        </w:numPr>
      </w:pPr>
      <w:r w:rsidRPr="001B2B9B">
        <w:t xml:space="preserve">Preferential terms with our subcontractors and suppliers will increase our ability to ensure we obtain payment before we have the corresponding outlay. </w:t>
      </w:r>
    </w:p>
    <w:p w14:paraId="05716663" w14:textId="77777777" w:rsidR="005B12F2" w:rsidRPr="001B2B9B" w:rsidRDefault="005B12F2" w:rsidP="00F64F43">
      <w:pPr>
        <w:pStyle w:val="ListParagraph"/>
        <w:ind w:left="0"/>
      </w:pPr>
    </w:p>
    <w:p w14:paraId="6A718B73" w14:textId="77777777" w:rsidR="005B12F2" w:rsidRPr="001B2B9B" w:rsidRDefault="005B12F2" w:rsidP="00F64F43">
      <w:pPr>
        <w:pStyle w:val="ListParagraph"/>
        <w:numPr>
          <w:ilvl w:val="0"/>
          <w:numId w:val="412"/>
        </w:numPr>
      </w:pPr>
      <w:r w:rsidRPr="001B2B9B">
        <w:t xml:space="preserve">Ensuring we agree payment terms to our supply chain that exceed our own (i.e. 45-60day terms), is a beneficial way to generate and maintain a healthy cash position. </w:t>
      </w:r>
    </w:p>
    <w:p w14:paraId="20FFB06B" w14:textId="77777777" w:rsidR="005B12F2" w:rsidRPr="001B2B9B" w:rsidRDefault="005B12F2" w:rsidP="001B2B9B">
      <w:pPr>
        <w:rPr>
          <w:i/>
          <w:iCs/>
        </w:rPr>
      </w:pPr>
      <w:r w:rsidRPr="001B2B9B">
        <w:rPr>
          <w:b/>
          <w:bCs/>
          <w:i/>
          <w:iCs/>
        </w:rPr>
        <w:t xml:space="preserve">Proforma payments </w:t>
      </w:r>
    </w:p>
    <w:p w14:paraId="0C1FB318" w14:textId="77777777" w:rsidR="005B12F2" w:rsidRPr="001B2B9B" w:rsidRDefault="005B12F2" w:rsidP="00F64F43">
      <w:pPr>
        <w:pStyle w:val="ListParagraph"/>
        <w:numPr>
          <w:ilvl w:val="0"/>
          <w:numId w:val="413"/>
        </w:numPr>
      </w:pPr>
      <w:r w:rsidRPr="001B2B9B">
        <w:t xml:space="preserve">At times, the purchase of high-value, proprietary products, suppliers may require payment for goods prior to delivery to reduce their commercial exposure and help their cash flow. </w:t>
      </w:r>
    </w:p>
    <w:p w14:paraId="3726585E" w14:textId="77777777" w:rsidR="005B12F2" w:rsidRPr="001B2B9B" w:rsidRDefault="005B12F2" w:rsidP="00F64F43">
      <w:pPr>
        <w:pStyle w:val="ListParagraph"/>
        <w:ind w:left="0"/>
      </w:pPr>
    </w:p>
    <w:p w14:paraId="5518CDE9" w14:textId="6273677C" w:rsidR="005B12F2" w:rsidRPr="001B2B9B" w:rsidRDefault="005B12F2" w:rsidP="00F64F43">
      <w:pPr>
        <w:pStyle w:val="ListParagraph"/>
        <w:numPr>
          <w:ilvl w:val="0"/>
          <w:numId w:val="413"/>
        </w:numPr>
      </w:pPr>
      <w:r w:rsidRPr="001B2B9B">
        <w:t xml:space="preserve">We should </w:t>
      </w:r>
      <w:r w:rsidR="004C4C1E" w:rsidRPr="001B2B9B">
        <w:t>back-to-back</w:t>
      </w:r>
      <w:r w:rsidRPr="001B2B9B">
        <w:t xml:space="preserve"> in this situation, to avoid the company funding such payments. Where possible, we should seek similar arrangement for high-value goods, particularly if we’re able to prefabricate. </w:t>
      </w:r>
    </w:p>
    <w:p w14:paraId="33A05397" w14:textId="77777777" w:rsidR="005B12F2" w:rsidRPr="001B2B9B" w:rsidRDefault="005B12F2" w:rsidP="00F64F43">
      <w:pPr>
        <w:pStyle w:val="ListParagraph"/>
        <w:ind w:left="0"/>
      </w:pPr>
    </w:p>
    <w:p w14:paraId="0AB164FB" w14:textId="487937A7" w:rsidR="005B12F2" w:rsidRPr="00F74278" w:rsidRDefault="005B12F2" w:rsidP="00F74278">
      <w:pPr>
        <w:pStyle w:val="ListParagraph"/>
        <w:numPr>
          <w:ilvl w:val="0"/>
          <w:numId w:val="413"/>
        </w:numPr>
      </w:pPr>
      <w:r w:rsidRPr="001B2B9B">
        <w:t xml:space="preserve">The same provision can be utilised for </w:t>
      </w:r>
      <w:r w:rsidR="00F74278">
        <w:t>c</w:t>
      </w:r>
      <w:r w:rsidRPr="001B2B9B">
        <w:t xml:space="preserve">lient nominated suppliers.  </w:t>
      </w:r>
    </w:p>
    <w:p w14:paraId="527BBAD6" w14:textId="77777777" w:rsidR="005B12F2" w:rsidRPr="001B2B9B" w:rsidRDefault="005B12F2" w:rsidP="001B2B9B">
      <w:pPr>
        <w:rPr>
          <w:i/>
          <w:iCs/>
        </w:rPr>
      </w:pPr>
      <w:r w:rsidRPr="001B2B9B">
        <w:rPr>
          <w:b/>
          <w:bCs/>
          <w:i/>
          <w:iCs/>
        </w:rPr>
        <w:t xml:space="preserve">Pre-condition clauses </w:t>
      </w:r>
    </w:p>
    <w:p w14:paraId="6FBB92C9" w14:textId="22FA3A01" w:rsidR="005B12F2" w:rsidRPr="001B2B9B" w:rsidRDefault="005B12F2" w:rsidP="00F64F43">
      <w:pPr>
        <w:pStyle w:val="ListParagraph"/>
        <w:numPr>
          <w:ilvl w:val="0"/>
          <w:numId w:val="414"/>
        </w:numPr>
      </w:pPr>
      <w:r w:rsidRPr="001B2B9B">
        <w:t xml:space="preserve">When negotiating subcontract terms, we should avoid or restrict provisions that enable the main contractor to withhold some or </w:t>
      </w:r>
      <w:r w:rsidR="00F74278" w:rsidRPr="001B2B9B">
        <w:t>all</w:t>
      </w:r>
      <w:r w:rsidRPr="001B2B9B">
        <w:t xml:space="preserve"> our payments. </w:t>
      </w:r>
    </w:p>
    <w:p w14:paraId="09FB0A35" w14:textId="77777777" w:rsidR="005B12F2" w:rsidRPr="001B2B9B" w:rsidRDefault="005B12F2" w:rsidP="00F64F43">
      <w:pPr>
        <w:pStyle w:val="ListParagraph"/>
        <w:ind w:left="0"/>
      </w:pPr>
    </w:p>
    <w:p w14:paraId="7EC336FE" w14:textId="77777777" w:rsidR="005B12F2" w:rsidRPr="001B2B9B" w:rsidRDefault="005B12F2" w:rsidP="00F64F43">
      <w:pPr>
        <w:pStyle w:val="ListParagraph"/>
        <w:numPr>
          <w:ilvl w:val="0"/>
          <w:numId w:val="414"/>
        </w:numPr>
      </w:pPr>
      <w:r w:rsidRPr="001B2B9B">
        <w:t xml:space="preserve">Typically, such clauses cover provision of ‘as fitted’, O&amp;Ms, warranties and bonds. </w:t>
      </w:r>
    </w:p>
    <w:p w14:paraId="2221A0C4" w14:textId="77777777" w:rsidR="005B12F2" w:rsidRPr="001B2B9B" w:rsidRDefault="005B12F2" w:rsidP="001B2B9B"/>
    <w:p w14:paraId="7F2147A8" w14:textId="77777777" w:rsidR="005B12F2" w:rsidRPr="001B2B9B" w:rsidRDefault="005B12F2" w:rsidP="001B2B9B">
      <w:pPr>
        <w:rPr>
          <w:b/>
          <w:bCs/>
          <w:i/>
          <w:iCs/>
        </w:rPr>
      </w:pPr>
      <w:r w:rsidRPr="001B2B9B">
        <w:rPr>
          <w:b/>
          <w:bCs/>
          <w:i/>
          <w:iCs/>
        </w:rPr>
        <w:t>3. CONSTRUCTION PHASE</w:t>
      </w:r>
    </w:p>
    <w:p w14:paraId="3AC6EAAC" w14:textId="77777777" w:rsidR="005B12F2" w:rsidRPr="001B2B9B" w:rsidRDefault="005B12F2" w:rsidP="001B2B9B">
      <w:pPr>
        <w:rPr>
          <w:i/>
          <w:iCs/>
        </w:rPr>
      </w:pPr>
      <w:r w:rsidRPr="001B2B9B">
        <w:rPr>
          <w:b/>
          <w:bCs/>
          <w:i/>
          <w:iCs/>
        </w:rPr>
        <w:t xml:space="preserve">Payment on time </w:t>
      </w:r>
    </w:p>
    <w:p w14:paraId="7C259F06" w14:textId="77777777" w:rsidR="005B12F2" w:rsidRPr="001B2B9B" w:rsidRDefault="005B12F2" w:rsidP="00F64F43">
      <w:pPr>
        <w:pStyle w:val="ListParagraph"/>
        <w:numPr>
          <w:ilvl w:val="0"/>
          <w:numId w:val="415"/>
        </w:numPr>
      </w:pPr>
      <w:r w:rsidRPr="001B2B9B">
        <w:lastRenderedPageBreak/>
        <w:t xml:space="preserve">Receiving payment on time is fundamental to our cash management. </w:t>
      </w:r>
    </w:p>
    <w:p w14:paraId="4A52A184" w14:textId="77777777" w:rsidR="005B12F2" w:rsidRPr="001B2B9B" w:rsidRDefault="005B12F2" w:rsidP="00F64F43">
      <w:pPr>
        <w:pStyle w:val="ListParagraph"/>
        <w:ind w:left="0"/>
      </w:pPr>
    </w:p>
    <w:p w14:paraId="5F0B1400" w14:textId="77777777" w:rsidR="005B12F2" w:rsidRPr="001B2B9B" w:rsidRDefault="005B12F2" w:rsidP="00F64F43">
      <w:pPr>
        <w:pStyle w:val="ListParagraph"/>
        <w:numPr>
          <w:ilvl w:val="0"/>
          <w:numId w:val="415"/>
        </w:numPr>
      </w:pPr>
      <w:r w:rsidRPr="001B2B9B">
        <w:t xml:space="preserve">Although we have a credit control function in the business, it is also a project’s operational and commercial management responsibility to ensure everything is in place for us to obtain payment in good time and to seek payment when it becomes overdue. </w:t>
      </w:r>
    </w:p>
    <w:p w14:paraId="470B360A" w14:textId="77777777" w:rsidR="005B12F2" w:rsidRPr="001B2B9B" w:rsidRDefault="005B12F2" w:rsidP="00F64F43">
      <w:pPr>
        <w:pStyle w:val="ListParagraph"/>
        <w:ind w:left="0"/>
      </w:pPr>
    </w:p>
    <w:p w14:paraId="6BD7505D" w14:textId="008A1963" w:rsidR="005B12F2" w:rsidRPr="00236737" w:rsidRDefault="005B12F2" w:rsidP="00236737">
      <w:pPr>
        <w:pStyle w:val="ListParagraph"/>
        <w:numPr>
          <w:ilvl w:val="0"/>
          <w:numId w:val="415"/>
        </w:numPr>
      </w:pPr>
      <w:r w:rsidRPr="001B2B9B">
        <w:t xml:space="preserve">Ultimate accountability at project level for the project’s cash position sits with the Project Manager and QS. </w:t>
      </w:r>
    </w:p>
    <w:p w14:paraId="3E32FA4B" w14:textId="77777777" w:rsidR="005B12F2" w:rsidRPr="001B2B9B" w:rsidRDefault="005B12F2" w:rsidP="001B2B9B">
      <w:pPr>
        <w:rPr>
          <w:i/>
          <w:iCs/>
        </w:rPr>
      </w:pPr>
      <w:r w:rsidRPr="001B2B9B">
        <w:rPr>
          <w:b/>
          <w:bCs/>
          <w:i/>
          <w:iCs/>
        </w:rPr>
        <w:t xml:space="preserve">Mid-month valuations </w:t>
      </w:r>
    </w:p>
    <w:p w14:paraId="44B8E87C" w14:textId="1FE891BE" w:rsidR="005B12F2" w:rsidRPr="001B2B9B" w:rsidRDefault="005B12F2" w:rsidP="00F64F43">
      <w:pPr>
        <w:pStyle w:val="ListParagraph"/>
        <w:numPr>
          <w:ilvl w:val="0"/>
          <w:numId w:val="416"/>
        </w:numPr>
      </w:pPr>
      <w:r w:rsidRPr="001B2B9B">
        <w:t xml:space="preserve">At times </w:t>
      </w:r>
      <w:r w:rsidR="0061338C">
        <w:t>c</w:t>
      </w:r>
      <w:r w:rsidRPr="001B2B9B">
        <w:t xml:space="preserve">lient’s will require our application for payment partway through the month, or even at the mid-month point. </w:t>
      </w:r>
    </w:p>
    <w:p w14:paraId="04BBC3B4" w14:textId="77777777" w:rsidR="005B12F2" w:rsidRPr="001B2B9B" w:rsidRDefault="005B12F2" w:rsidP="00F64F43">
      <w:pPr>
        <w:pStyle w:val="ListParagraph"/>
        <w:ind w:left="0"/>
      </w:pPr>
    </w:p>
    <w:p w14:paraId="324F7E06" w14:textId="77777777" w:rsidR="005B12F2" w:rsidRPr="001B2B9B" w:rsidRDefault="005B12F2" w:rsidP="00F64F43">
      <w:pPr>
        <w:pStyle w:val="ListParagraph"/>
        <w:numPr>
          <w:ilvl w:val="0"/>
          <w:numId w:val="416"/>
        </w:numPr>
      </w:pPr>
      <w:r w:rsidRPr="001B2B9B">
        <w:t xml:space="preserve">We will continue to incur costs throughout the full month and so should avoid mid-month valuations. </w:t>
      </w:r>
    </w:p>
    <w:p w14:paraId="2EA27769" w14:textId="77777777" w:rsidR="005B12F2" w:rsidRPr="001B2B9B" w:rsidRDefault="005B12F2" w:rsidP="00F64F43">
      <w:pPr>
        <w:pStyle w:val="ListParagraph"/>
        <w:spacing w:after="0"/>
        <w:ind w:left="0"/>
      </w:pPr>
    </w:p>
    <w:p w14:paraId="29CBB8B5" w14:textId="77777777" w:rsidR="005B12F2" w:rsidRPr="001B2B9B" w:rsidRDefault="005B12F2" w:rsidP="00F64F43">
      <w:pPr>
        <w:pStyle w:val="ListParagraph"/>
        <w:numPr>
          <w:ilvl w:val="0"/>
          <w:numId w:val="416"/>
        </w:numPr>
        <w:spacing w:after="0"/>
      </w:pPr>
      <w:r w:rsidRPr="001B2B9B">
        <w:t xml:space="preserve">Where unavoidable, we must try to ensure that we are entitled to project our works through to the month end for inclusion in the interim payment. </w:t>
      </w:r>
    </w:p>
    <w:p w14:paraId="0779CF20" w14:textId="77777777" w:rsidR="005B12F2" w:rsidRPr="001B2B9B" w:rsidRDefault="005B12F2" w:rsidP="00F64F43">
      <w:pPr>
        <w:spacing w:after="0"/>
      </w:pPr>
    </w:p>
    <w:p w14:paraId="458BAED3" w14:textId="3D5964C4" w:rsidR="005B12F2" w:rsidRDefault="005B12F2" w:rsidP="00236737">
      <w:pPr>
        <w:pStyle w:val="ListParagraph"/>
        <w:numPr>
          <w:ilvl w:val="0"/>
          <w:numId w:val="416"/>
        </w:numPr>
        <w:spacing w:after="0"/>
      </w:pPr>
      <w:r w:rsidRPr="001B2B9B">
        <w:t xml:space="preserve">Such </w:t>
      </w:r>
      <w:r w:rsidR="0061338C">
        <w:t>fo</w:t>
      </w:r>
      <w:r w:rsidRPr="001B2B9B">
        <w:t xml:space="preserve">recasting to month end for </w:t>
      </w:r>
      <w:r w:rsidR="0061338C">
        <w:t>w</w:t>
      </w:r>
      <w:r w:rsidRPr="001B2B9B">
        <w:t>orks to be undertaken and</w:t>
      </w:r>
      <w:r w:rsidR="0061338C">
        <w:t xml:space="preserve"> </w:t>
      </w:r>
      <w:r w:rsidRPr="001B2B9B">
        <w:t xml:space="preserve">/ or materials to be delivered is a good way to maximise our monthly claims. </w:t>
      </w:r>
    </w:p>
    <w:p w14:paraId="04CD45F0" w14:textId="77777777" w:rsidR="00236737" w:rsidRPr="00236737" w:rsidRDefault="00236737" w:rsidP="00236737">
      <w:pPr>
        <w:spacing w:after="0"/>
      </w:pPr>
    </w:p>
    <w:p w14:paraId="1ABEBCE1" w14:textId="77777777" w:rsidR="005B12F2" w:rsidRPr="001B2B9B" w:rsidRDefault="005B12F2" w:rsidP="001B2B9B">
      <w:pPr>
        <w:rPr>
          <w:i/>
          <w:iCs/>
        </w:rPr>
      </w:pPr>
      <w:r w:rsidRPr="001B2B9B">
        <w:rPr>
          <w:b/>
          <w:bCs/>
          <w:i/>
          <w:iCs/>
        </w:rPr>
        <w:t xml:space="preserve">Material delivery strategy </w:t>
      </w:r>
    </w:p>
    <w:p w14:paraId="4BACA923" w14:textId="77777777" w:rsidR="0061338C" w:rsidRDefault="005B12F2" w:rsidP="00F64F43">
      <w:pPr>
        <w:pStyle w:val="ListParagraph"/>
        <w:numPr>
          <w:ilvl w:val="0"/>
          <w:numId w:val="417"/>
        </w:numPr>
      </w:pPr>
      <w:r w:rsidRPr="001B2B9B">
        <w:t xml:space="preserve">Depending on the payment provisions in the </w:t>
      </w:r>
      <w:r w:rsidR="0061338C">
        <w:t>c</w:t>
      </w:r>
      <w:r w:rsidRPr="001B2B9B">
        <w:t>ontract, the timing of our material and equipment deliveries will significantly determine the project cash profile.</w:t>
      </w:r>
    </w:p>
    <w:p w14:paraId="2260D09E" w14:textId="0C8E5702" w:rsidR="005B12F2" w:rsidRPr="001B2B9B" w:rsidRDefault="005B12F2" w:rsidP="0061338C">
      <w:pPr>
        <w:pStyle w:val="ListParagraph"/>
      </w:pPr>
      <w:r w:rsidRPr="001B2B9B">
        <w:t xml:space="preserve"> </w:t>
      </w:r>
    </w:p>
    <w:p w14:paraId="772FFECF" w14:textId="77777777" w:rsidR="005B12F2" w:rsidRPr="001B2B9B" w:rsidRDefault="005B12F2" w:rsidP="00F64F43">
      <w:pPr>
        <w:pStyle w:val="ListParagraph"/>
        <w:numPr>
          <w:ilvl w:val="0"/>
          <w:numId w:val="417"/>
        </w:numPr>
      </w:pPr>
      <w:r w:rsidRPr="001B2B9B">
        <w:t xml:space="preserve">Where possible, we should avoid high-value deliveries or large numbers of deliveries shortly after the cut-off date for inclusion in our valuation. </w:t>
      </w:r>
    </w:p>
    <w:p w14:paraId="074F3AFF" w14:textId="77777777" w:rsidR="005B12F2" w:rsidRPr="001B2B9B" w:rsidRDefault="005B12F2" w:rsidP="001B2B9B">
      <w:pPr>
        <w:rPr>
          <w:i/>
          <w:iCs/>
        </w:rPr>
      </w:pPr>
      <w:r w:rsidRPr="001B2B9B">
        <w:rPr>
          <w:b/>
          <w:bCs/>
          <w:i/>
          <w:iCs/>
        </w:rPr>
        <w:t xml:space="preserve">Materials off site </w:t>
      </w:r>
    </w:p>
    <w:p w14:paraId="0596FC6B" w14:textId="77777777" w:rsidR="005B12F2" w:rsidRPr="001B2B9B" w:rsidRDefault="005B12F2" w:rsidP="00F64F43">
      <w:pPr>
        <w:pStyle w:val="ListParagraph"/>
        <w:numPr>
          <w:ilvl w:val="0"/>
          <w:numId w:val="418"/>
        </w:numPr>
      </w:pPr>
      <w:r w:rsidRPr="001B2B9B">
        <w:t xml:space="preserve">Seek clear obligation for the main contractor to pay for materials off site and ensure full payment is obtained each month. </w:t>
      </w:r>
    </w:p>
    <w:p w14:paraId="0C5E35B1" w14:textId="77777777" w:rsidR="005B12F2" w:rsidRPr="001B2B9B" w:rsidRDefault="005B12F2" w:rsidP="00F64F43">
      <w:pPr>
        <w:pStyle w:val="ListParagraph"/>
        <w:ind w:left="0"/>
      </w:pPr>
    </w:p>
    <w:p w14:paraId="1C2F10FB" w14:textId="2D40327F" w:rsidR="005B12F2" w:rsidRPr="00236737" w:rsidRDefault="005B12F2" w:rsidP="00236737">
      <w:pPr>
        <w:pStyle w:val="ListParagraph"/>
        <w:numPr>
          <w:ilvl w:val="0"/>
          <w:numId w:val="418"/>
        </w:numPr>
      </w:pPr>
      <w:r w:rsidRPr="001B2B9B">
        <w:t xml:space="preserve">Where necessary, agree vesting terms as early as possible. </w:t>
      </w:r>
    </w:p>
    <w:p w14:paraId="54AB2AD9" w14:textId="77777777" w:rsidR="005B12F2" w:rsidRPr="001B2B9B" w:rsidRDefault="005B12F2" w:rsidP="001B2B9B">
      <w:pPr>
        <w:rPr>
          <w:i/>
          <w:iCs/>
        </w:rPr>
      </w:pPr>
      <w:r w:rsidRPr="001B2B9B">
        <w:rPr>
          <w:b/>
          <w:bCs/>
          <w:i/>
          <w:iCs/>
        </w:rPr>
        <w:t xml:space="preserve">Materials on site </w:t>
      </w:r>
    </w:p>
    <w:p w14:paraId="4597B37A" w14:textId="77777777" w:rsidR="005B12F2" w:rsidRPr="001B2B9B" w:rsidRDefault="005B12F2" w:rsidP="00F64F43">
      <w:pPr>
        <w:pStyle w:val="ListParagraph"/>
        <w:numPr>
          <w:ilvl w:val="0"/>
          <w:numId w:val="419"/>
        </w:numPr>
      </w:pPr>
      <w:r w:rsidRPr="001B2B9B">
        <w:t xml:space="preserve">This is typically an area in which main contractors will pay less than our application (on account), rather than properly assess. </w:t>
      </w:r>
    </w:p>
    <w:p w14:paraId="67CD37B1" w14:textId="77777777" w:rsidR="005B12F2" w:rsidRPr="001B2B9B" w:rsidRDefault="005B12F2" w:rsidP="00F64F43">
      <w:pPr>
        <w:pStyle w:val="ListParagraph"/>
        <w:ind w:left="0"/>
      </w:pPr>
    </w:p>
    <w:p w14:paraId="614061DA" w14:textId="30E2FB1F" w:rsidR="005B12F2" w:rsidRPr="00236737" w:rsidRDefault="005B12F2" w:rsidP="00236737">
      <w:pPr>
        <w:pStyle w:val="ListParagraph"/>
        <w:numPr>
          <w:ilvl w:val="0"/>
          <w:numId w:val="419"/>
        </w:numPr>
      </w:pPr>
      <w:r w:rsidRPr="001B2B9B">
        <w:lastRenderedPageBreak/>
        <w:t>To reduce this risk, we must provide all requisite back-up documentation in good time to ensure full and proper inclusion in our applications and clients’ payment.</w:t>
      </w:r>
    </w:p>
    <w:p w14:paraId="7DF6D8BC" w14:textId="77777777" w:rsidR="005B12F2" w:rsidRPr="001B2B9B" w:rsidRDefault="005B12F2" w:rsidP="001B2B9B">
      <w:pPr>
        <w:rPr>
          <w:i/>
          <w:iCs/>
        </w:rPr>
      </w:pPr>
      <w:r w:rsidRPr="001B2B9B">
        <w:rPr>
          <w:b/>
          <w:bCs/>
          <w:i/>
          <w:iCs/>
        </w:rPr>
        <w:t xml:space="preserve">Subcontract payment scrutiny </w:t>
      </w:r>
    </w:p>
    <w:p w14:paraId="01E59DC2" w14:textId="77777777" w:rsidR="005B12F2" w:rsidRPr="001B2B9B" w:rsidRDefault="005B12F2" w:rsidP="00F64F43">
      <w:pPr>
        <w:pStyle w:val="ListParagraph"/>
        <w:numPr>
          <w:ilvl w:val="0"/>
          <w:numId w:val="420"/>
        </w:numPr>
      </w:pPr>
      <w:r w:rsidRPr="001B2B9B">
        <w:t xml:space="preserve">We should always pay our subcontractors in accordance with the sub-subcontract for the quantity of work or service properly delivered. </w:t>
      </w:r>
    </w:p>
    <w:p w14:paraId="60E1DFE2" w14:textId="77777777" w:rsidR="005B12F2" w:rsidRPr="001B2B9B" w:rsidRDefault="005B12F2" w:rsidP="00F64F43">
      <w:pPr>
        <w:pStyle w:val="ListParagraph"/>
        <w:ind w:left="0"/>
      </w:pPr>
    </w:p>
    <w:p w14:paraId="5456DB16" w14:textId="77777777" w:rsidR="005B12F2" w:rsidRPr="001B2B9B" w:rsidRDefault="005B12F2" w:rsidP="00F64F43">
      <w:pPr>
        <w:pStyle w:val="ListParagraph"/>
        <w:numPr>
          <w:ilvl w:val="0"/>
          <w:numId w:val="420"/>
        </w:numPr>
      </w:pPr>
      <w:r w:rsidRPr="001B2B9B">
        <w:t>This includes us checking and challenging all applications for payment, as appropriate, to ensure we pay the correct amount.</w:t>
      </w:r>
    </w:p>
    <w:p w14:paraId="231FC0BF" w14:textId="77777777" w:rsidR="005B12F2" w:rsidRPr="001B2B9B" w:rsidRDefault="005B12F2" w:rsidP="00F64F43">
      <w:pPr>
        <w:pStyle w:val="ListParagraph"/>
        <w:ind w:left="0"/>
      </w:pPr>
    </w:p>
    <w:p w14:paraId="63E18DBA" w14:textId="74B0AF3C" w:rsidR="005B12F2" w:rsidRPr="00236737" w:rsidRDefault="005B12F2" w:rsidP="00236737">
      <w:pPr>
        <w:pStyle w:val="ListParagraph"/>
        <w:numPr>
          <w:ilvl w:val="0"/>
          <w:numId w:val="420"/>
        </w:numPr>
      </w:pPr>
      <w:r w:rsidRPr="001B2B9B">
        <w:t xml:space="preserve">It is incumbent on the quantity surveyor to liaise with site management, and to spend sufficient time on site to do so. </w:t>
      </w:r>
    </w:p>
    <w:p w14:paraId="5F06FC00" w14:textId="77777777" w:rsidR="005B12F2" w:rsidRPr="001B2B9B" w:rsidRDefault="005B12F2" w:rsidP="001B2B9B">
      <w:pPr>
        <w:rPr>
          <w:i/>
          <w:iCs/>
        </w:rPr>
      </w:pPr>
      <w:r w:rsidRPr="001B2B9B">
        <w:rPr>
          <w:b/>
          <w:bCs/>
          <w:i/>
          <w:iCs/>
        </w:rPr>
        <w:t xml:space="preserve">Timing of subs’ payment certs </w:t>
      </w:r>
    </w:p>
    <w:p w14:paraId="29FE6744" w14:textId="063D5D44" w:rsidR="005B12F2" w:rsidRPr="001B2B9B" w:rsidRDefault="005B12F2" w:rsidP="00F64F43">
      <w:pPr>
        <w:pStyle w:val="ListParagraph"/>
        <w:numPr>
          <w:ilvl w:val="0"/>
          <w:numId w:val="421"/>
        </w:numPr>
      </w:pPr>
      <w:r w:rsidRPr="001B2B9B">
        <w:t xml:space="preserve">Our timetable requires that in order to get payments into the system we will often be certifying before we know what level of </w:t>
      </w:r>
      <w:r w:rsidR="00F10400" w:rsidRPr="001B2B9B">
        <w:t>certification,</w:t>
      </w:r>
      <w:r w:rsidRPr="001B2B9B">
        <w:t xml:space="preserve"> we are to receive via our contract. </w:t>
      </w:r>
    </w:p>
    <w:p w14:paraId="1FCC5853" w14:textId="77777777" w:rsidR="005B12F2" w:rsidRPr="001B2B9B" w:rsidRDefault="005B12F2" w:rsidP="00F64F43">
      <w:pPr>
        <w:pStyle w:val="ListParagraph"/>
        <w:ind w:left="0"/>
      </w:pPr>
    </w:p>
    <w:p w14:paraId="7D65199A" w14:textId="77777777" w:rsidR="005B12F2" w:rsidRPr="001B2B9B" w:rsidRDefault="005B12F2" w:rsidP="00F64F43">
      <w:pPr>
        <w:pStyle w:val="ListParagraph"/>
        <w:numPr>
          <w:ilvl w:val="0"/>
          <w:numId w:val="421"/>
        </w:numPr>
      </w:pPr>
      <w:r w:rsidRPr="001B2B9B">
        <w:t xml:space="preserve">When setting up projects, consider how we can reduce this potential. We must ensure we obtain payment for at least the same amount of work done as we pay out as the basis of cash management. </w:t>
      </w:r>
    </w:p>
    <w:p w14:paraId="2A9424A7" w14:textId="77777777" w:rsidR="005B12F2" w:rsidRPr="001B2B9B" w:rsidRDefault="005B12F2" w:rsidP="00F64F43">
      <w:pPr>
        <w:pStyle w:val="ListParagraph"/>
        <w:ind w:left="0"/>
      </w:pPr>
    </w:p>
    <w:p w14:paraId="3F65F824" w14:textId="6846AFDB" w:rsidR="005B12F2" w:rsidRPr="00236737" w:rsidRDefault="005B12F2" w:rsidP="00236737">
      <w:pPr>
        <w:pStyle w:val="ListParagraph"/>
        <w:numPr>
          <w:ilvl w:val="0"/>
          <w:numId w:val="421"/>
        </w:numPr>
      </w:pPr>
      <w:r w:rsidRPr="001B2B9B">
        <w:t xml:space="preserve">Wherever possible, subcontract payments should be timed for after our final date for payment under our subcontract. </w:t>
      </w:r>
    </w:p>
    <w:p w14:paraId="45ED5711" w14:textId="77777777" w:rsidR="005B12F2" w:rsidRPr="001B2B9B" w:rsidRDefault="005B12F2" w:rsidP="001B2B9B">
      <w:pPr>
        <w:rPr>
          <w:i/>
          <w:iCs/>
        </w:rPr>
      </w:pPr>
      <w:r w:rsidRPr="001B2B9B">
        <w:rPr>
          <w:b/>
          <w:bCs/>
          <w:i/>
          <w:iCs/>
        </w:rPr>
        <w:t xml:space="preserve">Valuing the works delivered adequately </w:t>
      </w:r>
    </w:p>
    <w:p w14:paraId="3D3206C9" w14:textId="77777777" w:rsidR="005B12F2" w:rsidRPr="001B2B9B" w:rsidRDefault="005B12F2" w:rsidP="00F64F43">
      <w:pPr>
        <w:pStyle w:val="ListParagraph"/>
        <w:numPr>
          <w:ilvl w:val="0"/>
          <w:numId w:val="422"/>
        </w:numPr>
      </w:pPr>
      <w:r w:rsidRPr="001B2B9B">
        <w:t xml:space="preserve">We must be paid fairly by our clients for the work or service we provide. </w:t>
      </w:r>
    </w:p>
    <w:p w14:paraId="433B1E2B" w14:textId="77777777" w:rsidR="005B12F2" w:rsidRPr="001B2B9B" w:rsidRDefault="005B12F2" w:rsidP="00F64F43">
      <w:pPr>
        <w:pStyle w:val="ListParagraph"/>
        <w:ind w:left="0"/>
      </w:pPr>
    </w:p>
    <w:p w14:paraId="4E012698" w14:textId="77777777" w:rsidR="005B12F2" w:rsidRPr="001B2B9B" w:rsidRDefault="005B12F2" w:rsidP="00F64F43">
      <w:pPr>
        <w:pStyle w:val="ListParagraph"/>
        <w:numPr>
          <w:ilvl w:val="0"/>
          <w:numId w:val="422"/>
        </w:numPr>
      </w:pPr>
      <w:r w:rsidRPr="001B2B9B">
        <w:t xml:space="preserve">Properly valuing our account to ensure we obtain payment for no less than the amount of work carried out is essential. </w:t>
      </w:r>
    </w:p>
    <w:p w14:paraId="1D32804B" w14:textId="77777777" w:rsidR="005B12F2" w:rsidRPr="001B2B9B" w:rsidRDefault="005B12F2" w:rsidP="00F64F43">
      <w:pPr>
        <w:pStyle w:val="ListParagraph"/>
        <w:ind w:left="0"/>
      </w:pPr>
    </w:p>
    <w:p w14:paraId="35708661" w14:textId="77777777" w:rsidR="005B12F2" w:rsidRPr="001B2B9B" w:rsidRDefault="005B12F2" w:rsidP="00F64F43">
      <w:pPr>
        <w:pStyle w:val="ListParagraph"/>
        <w:numPr>
          <w:ilvl w:val="0"/>
          <w:numId w:val="422"/>
        </w:numPr>
      </w:pPr>
      <w:r w:rsidRPr="001B2B9B">
        <w:t xml:space="preserve">Given the nature of our contracts, an element of under-certification sometimes occurs, but we must ensure the net over- and under-measure does not equate to less than a fair valuation. </w:t>
      </w:r>
    </w:p>
    <w:p w14:paraId="38DFF581" w14:textId="77777777" w:rsidR="005B12F2" w:rsidRPr="001B2B9B" w:rsidRDefault="005B12F2" w:rsidP="001B2B9B">
      <w:pPr>
        <w:rPr>
          <w:i/>
          <w:iCs/>
        </w:rPr>
      </w:pPr>
      <w:r w:rsidRPr="001B2B9B">
        <w:rPr>
          <w:b/>
          <w:bCs/>
          <w:i/>
          <w:iCs/>
        </w:rPr>
        <w:t xml:space="preserve">Change control </w:t>
      </w:r>
    </w:p>
    <w:p w14:paraId="02DA2D89" w14:textId="77777777" w:rsidR="005B12F2" w:rsidRPr="001B2B9B" w:rsidRDefault="005B12F2" w:rsidP="00F64F43">
      <w:pPr>
        <w:pStyle w:val="ListParagraph"/>
        <w:numPr>
          <w:ilvl w:val="0"/>
          <w:numId w:val="423"/>
        </w:numPr>
      </w:pPr>
      <w:r w:rsidRPr="001B2B9B">
        <w:t xml:space="preserve">Effective change control process will help ensure we identify and value variations in good time. </w:t>
      </w:r>
    </w:p>
    <w:p w14:paraId="071181D1" w14:textId="77777777" w:rsidR="005B12F2" w:rsidRPr="001B2B9B" w:rsidRDefault="005B12F2" w:rsidP="00F64F43">
      <w:pPr>
        <w:pStyle w:val="ListParagraph"/>
        <w:ind w:left="0"/>
      </w:pPr>
    </w:p>
    <w:p w14:paraId="45ADE660" w14:textId="77777777" w:rsidR="005B12F2" w:rsidRPr="001B2B9B" w:rsidRDefault="005B12F2" w:rsidP="00F64F43">
      <w:pPr>
        <w:pStyle w:val="ListParagraph"/>
        <w:numPr>
          <w:ilvl w:val="0"/>
          <w:numId w:val="423"/>
        </w:numPr>
      </w:pPr>
      <w:r w:rsidRPr="001B2B9B">
        <w:lastRenderedPageBreak/>
        <w:t xml:space="preserve">We must seek early agreement of all variations to ensure we don’t end up with a growing value in abeyance and to ensure we’re paid the full amount of cash as early as possible after carrying out the work. </w:t>
      </w:r>
    </w:p>
    <w:p w14:paraId="3B6BCB3B" w14:textId="77777777" w:rsidR="005B12F2" w:rsidRPr="001B2B9B" w:rsidRDefault="005B12F2" w:rsidP="00F64F43">
      <w:pPr>
        <w:pStyle w:val="ListParagraph"/>
        <w:ind w:left="0"/>
      </w:pPr>
    </w:p>
    <w:p w14:paraId="59CBD59A" w14:textId="430D593B" w:rsidR="005B12F2" w:rsidRPr="001B2B9B" w:rsidRDefault="005B12F2" w:rsidP="00236737">
      <w:pPr>
        <w:pStyle w:val="ListParagraph"/>
        <w:numPr>
          <w:ilvl w:val="0"/>
          <w:numId w:val="423"/>
        </w:numPr>
      </w:pPr>
      <w:r w:rsidRPr="001B2B9B">
        <w:t xml:space="preserve">Consider client liaison as part of the project execution plan. </w:t>
      </w:r>
    </w:p>
    <w:p w14:paraId="7BCE68DB" w14:textId="77777777" w:rsidR="005B12F2" w:rsidRPr="001B2B9B" w:rsidRDefault="005B12F2" w:rsidP="001B2B9B">
      <w:pPr>
        <w:rPr>
          <w:b/>
          <w:bCs/>
          <w:i/>
          <w:iCs/>
        </w:rPr>
      </w:pPr>
      <w:r w:rsidRPr="001B2B9B">
        <w:rPr>
          <w:b/>
          <w:bCs/>
          <w:i/>
          <w:iCs/>
        </w:rPr>
        <w:t>Cost and Margin Mark-up</w:t>
      </w:r>
    </w:p>
    <w:p w14:paraId="389999B0" w14:textId="3354E4B2" w:rsidR="005B12F2" w:rsidRDefault="005B12F2" w:rsidP="00F64F43">
      <w:pPr>
        <w:pStyle w:val="ListParagraph"/>
        <w:numPr>
          <w:ilvl w:val="0"/>
          <w:numId w:val="425"/>
        </w:numPr>
      </w:pPr>
      <w:r w:rsidRPr="001B2B9B">
        <w:t xml:space="preserve">Checking the valuation against the project </w:t>
      </w:r>
      <w:r w:rsidR="00236737">
        <w:t>c</w:t>
      </w:r>
      <w:r w:rsidRPr="001B2B9B">
        <w:t xml:space="preserve">osts to </w:t>
      </w:r>
      <w:r w:rsidR="00236737">
        <w:t>d</w:t>
      </w:r>
      <w:r w:rsidRPr="001B2B9B">
        <w:t xml:space="preserve">ate (and any required forecast to month end) plus </w:t>
      </w:r>
      <w:r w:rsidR="00236737">
        <w:t>p</w:t>
      </w:r>
      <w:r w:rsidRPr="001B2B9B">
        <w:t xml:space="preserve">roject </w:t>
      </w:r>
      <w:r w:rsidR="00236737">
        <w:t>m</w:t>
      </w:r>
      <w:r w:rsidRPr="001B2B9B">
        <w:t xml:space="preserve">argin (minimum to be set at 10%) ensures that we are able to provide an early benchmark as to whether we are claiming the correct amounts and/ or covering costs in out monthly claims.  </w:t>
      </w:r>
    </w:p>
    <w:p w14:paraId="735E6CBB" w14:textId="77777777" w:rsidR="00526535" w:rsidRPr="001B2B9B" w:rsidRDefault="00526535" w:rsidP="00526535">
      <w:pPr>
        <w:pStyle w:val="ListParagraph"/>
      </w:pPr>
    </w:p>
    <w:p w14:paraId="77A9BFCA" w14:textId="77777777" w:rsidR="005B12F2" w:rsidRPr="00526535" w:rsidRDefault="005B12F2" w:rsidP="00526535">
      <w:pPr>
        <w:rPr>
          <w:i/>
          <w:iCs/>
        </w:rPr>
      </w:pPr>
      <w:r w:rsidRPr="00526535">
        <w:rPr>
          <w:b/>
          <w:bCs/>
          <w:i/>
          <w:iCs/>
        </w:rPr>
        <w:t xml:space="preserve">Final account close out </w:t>
      </w:r>
    </w:p>
    <w:p w14:paraId="462F93D4" w14:textId="77777777" w:rsidR="005B12F2" w:rsidRPr="001B2B9B" w:rsidRDefault="005B12F2" w:rsidP="00F64F43">
      <w:pPr>
        <w:pStyle w:val="ListParagraph"/>
        <w:numPr>
          <w:ilvl w:val="0"/>
          <w:numId w:val="425"/>
        </w:numPr>
      </w:pPr>
      <w:r w:rsidRPr="001B2B9B">
        <w:t xml:space="preserve">Prompt final accounting with our clients will enable us to obtain earlier final payment (save for retention). </w:t>
      </w:r>
    </w:p>
    <w:p w14:paraId="2A471824" w14:textId="77777777" w:rsidR="005B12F2" w:rsidRPr="001B2B9B" w:rsidRDefault="005B12F2" w:rsidP="00F64F43">
      <w:pPr>
        <w:pStyle w:val="ListParagraph"/>
        <w:ind w:left="0"/>
      </w:pPr>
    </w:p>
    <w:p w14:paraId="0475D4AE" w14:textId="77777777" w:rsidR="005B12F2" w:rsidRPr="001B2B9B" w:rsidRDefault="005B12F2" w:rsidP="00F64F43">
      <w:pPr>
        <w:pStyle w:val="ListParagraph"/>
        <w:numPr>
          <w:ilvl w:val="0"/>
          <w:numId w:val="425"/>
        </w:numPr>
      </w:pPr>
      <w:r w:rsidRPr="001B2B9B">
        <w:t xml:space="preserve">This should not preclude a proper final account process in full and proper evaluation of our account but will help avoid protracted negotiations and an adverse effect of on the project cash position. </w:t>
      </w:r>
    </w:p>
    <w:p w14:paraId="376CC225" w14:textId="77777777" w:rsidR="005B12F2" w:rsidRPr="001B2B9B" w:rsidRDefault="005B12F2" w:rsidP="00F64F43">
      <w:pPr>
        <w:pStyle w:val="ListParagraph"/>
        <w:ind w:left="0"/>
      </w:pPr>
    </w:p>
    <w:p w14:paraId="6260E25A" w14:textId="77777777" w:rsidR="005B12F2" w:rsidRPr="001B2B9B" w:rsidRDefault="005B12F2" w:rsidP="00F64F43">
      <w:pPr>
        <w:pStyle w:val="ListParagraph"/>
        <w:numPr>
          <w:ilvl w:val="0"/>
          <w:numId w:val="425"/>
        </w:numPr>
      </w:pPr>
      <w:r w:rsidRPr="001B2B9B">
        <w:t>Key to this will be the effectiveness of our change control process and a ‘day one final account’ approach.</w:t>
      </w:r>
    </w:p>
    <w:p w14:paraId="35379BF9" w14:textId="77777777" w:rsidR="00B8169C" w:rsidRPr="001B2B9B" w:rsidRDefault="00B8169C" w:rsidP="001B2B9B">
      <w:pPr>
        <w:rPr>
          <w:rFonts w:eastAsiaTheme="majorEastAsia" w:cstheme="majorBidi"/>
          <w:b/>
          <w:color w:val="0F4761" w:themeColor="accent1" w:themeShade="BF"/>
        </w:rPr>
      </w:pPr>
      <w:r w:rsidRPr="001B2B9B">
        <w:rPr>
          <w:b/>
        </w:rPr>
        <w:br w:type="page"/>
      </w:r>
    </w:p>
    <w:p w14:paraId="4A53C8B1" w14:textId="7EE2BBD7" w:rsidR="005B12F2" w:rsidRPr="001B2B9B" w:rsidRDefault="00EF71C1" w:rsidP="001B2B9B">
      <w:pPr>
        <w:pStyle w:val="Heading2"/>
        <w:rPr>
          <w:rFonts w:asciiTheme="minorHAnsi" w:hAnsiTheme="minorHAnsi"/>
          <w:b/>
          <w:bCs/>
          <w:sz w:val="24"/>
          <w:szCs w:val="24"/>
        </w:rPr>
      </w:pPr>
      <w:bookmarkStart w:id="157" w:name="_Toc232964157"/>
      <w:r w:rsidRPr="001B2B9B">
        <w:rPr>
          <w:rFonts w:asciiTheme="minorHAnsi" w:hAnsiTheme="minorHAnsi"/>
          <w:b/>
          <w:bCs/>
          <w:sz w:val="24"/>
          <w:szCs w:val="24"/>
        </w:rPr>
        <w:lastRenderedPageBreak/>
        <w:t>LETTERS OF INTENT</w:t>
      </w:r>
      <w:bookmarkEnd w:id="157"/>
    </w:p>
    <w:p w14:paraId="31BB8719" w14:textId="77777777" w:rsidR="009468C6" w:rsidRPr="001B2B9B" w:rsidRDefault="009468C6" w:rsidP="001B2B9B">
      <w:pPr>
        <w:pStyle w:val="ListParagraph"/>
        <w:numPr>
          <w:ilvl w:val="0"/>
          <w:numId w:val="377"/>
        </w:numPr>
        <w:ind w:left="0"/>
        <w:rPr>
          <w:b/>
          <w:bCs/>
        </w:rPr>
      </w:pPr>
      <w:r w:rsidRPr="001B2B9B">
        <w:rPr>
          <w:b/>
          <w:bCs/>
        </w:rPr>
        <w:t>Introduction</w:t>
      </w:r>
    </w:p>
    <w:p w14:paraId="023A9F6E" w14:textId="623598D3" w:rsidR="009468C6" w:rsidRPr="001B2B9B" w:rsidRDefault="009468C6" w:rsidP="001B2B9B">
      <w:r w:rsidRPr="001B2B9B">
        <w:t xml:space="preserve">This document sets out the key points that should be taken into account when the company is considering carrying out work under a letter of intent (LOI) and/ or the employment of our </w:t>
      </w:r>
      <w:r w:rsidR="00526535">
        <w:t>s</w:t>
      </w:r>
      <w:r w:rsidRPr="001B2B9B">
        <w:t>ub-</w:t>
      </w:r>
      <w:r w:rsidR="00526535">
        <w:t>c</w:t>
      </w:r>
      <w:r w:rsidRPr="001B2B9B">
        <w:t xml:space="preserve">ontract </w:t>
      </w:r>
      <w:r w:rsidR="00526535">
        <w:t>s</w:t>
      </w:r>
      <w:r w:rsidRPr="001B2B9B">
        <w:t xml:space="preserve">upply </w:t>
      </w:r>
      <w:r w:rsidR="00526535">
        <w:t>c</w:t>
      </w:r>
      <w:r w:rsidRPr="001B2B9B">
        <w:t xml:space="preserve">hain on such. </w:t>
      </w:r>
    </w:p>
    <w:p w14:paraId="1E02EE2B" w14:textId="763CD32A" w:rsidR="009468C6" w:rsidRPr="001B2B9B" w:rsidRDefault="009468C6" w:rsidP="001B2B9B">
      <w:r w:rsidRPr="001B2B9B">
        <w:t xml:space="preserve">Ideally and wherever possible, site work or design work is not carried out under a letter of intent. </w:t>
      </w:r>
      <w:r w:rsidR="00526535" w:rsidRPr="001B2B9B">
        <w:t>Instead,</w:t>
      </w:r>
      <w:r w:rsidRPr="001B2B9B">
        <w:t xml:space="preserve"> a formal contract should be executed before work commences. </w:t>
      </w:r>
    </w:p>
    <w:p w14:paraId="7177ABBB" w14:textId="78825ACA" w:rsidR="009468C6" w:rsidRPr="001B2B9B" w:rsidRDefault="009468C6" w:rsidP="001B2B9B">
      <w:r w:rsidRPr="001B2B9B">
        <w:t xml:space="preserve">Notwithstanding the above, the company will carry out works under such an agreement in exceptional circumstances, and only with the approval of </w:t>
      </w:r>
      <w:r w:rsidR="00526535">
        <w:t xml:space="preserve">a </w:t>
      </w:r>
      <w:r w:rsidRPr="001B2B9B">
        <w:t xml:space="preserve">Director.  </w:t>
      </w:r>
    </w:p>
    <w:p w14:paraId="17041A0D" w14:textId="16A2D6E6" w:rsidR="009468C6" w:rsidRPr="001B2B9B" w:rsidRDefault="009468C6" w:rsidP="001B2B9B">
      <w:r w:rsidRPr="001B2B9B">
        <w:t xml:space="preserve">Letters of intent cover a wide variety of different documents, which can give rise to different legal effects. As a result, it is not possible to give prescriptive guidance regarding acceptable criteria for LOIs. Whether or not a particular LOI is acceptable to the company will be assessed on a case-by-case basis by the </w:t>
      </w:r>
      <w:r w:rsidR="00526535">
        <w:t>Commercial Manager</w:t>
      </w:r>
      <w:r w:rsidRPr="001B2B9B">
        <w:t xml:space="preserve">. </w:t>
      </w:r>
    </w:p>
    <w:p w14:paraId="1368149B" w14:textId="402FAEE1" w:rsidR="009468C6" w:rsidRPr="001B2B9B" w:rsidRDefault="009468C6" w:rsidP="001B2B9B">
      <w:r w:rsidRPr="001B2B9B">
        <w:t xml:space="preserve">Responsibility for the negotiation of the terms of any LOI rests with the </w:t>
      </w:r>
      <w:r w:rsidR="00526535">
        <w:t>Commercial Manager</w:t>
      </w:r>
      <w:r w:rsidRPr="001B2B9B">
        <w:t xml:space="preserve">. </w:t>
      </w:r>
    </w:p>
    <w:p w14:paraId="1AEB3469" w14:textId="77777777" w:rsidR="009468C6" w:rsidRPr="001B2B9B" w:rsidRDefault="009468C6" w:rsidP="001B2B9B">
      <w:pPr>
        <w:pStyle w:val="ListParagraph"/>
        <w:numPr>
          <w:ilvl w:val="0"/>
          <w:numId w:val="377"/>
        </w:numPr>
        <w:ind w:left="0"/>
      </w:pPr>
      <w:r w:rsidRPr="001B2B9B">
        <w:rPr>
          <w:b/>
          <w:bCs/>
        </w:rPr>
        <w:t>LETTERS OF INTENT FROM CLIENTS</w:t>
      </w:r>
    </w:p>
    <w:p w14:paraId="4C46592A" w14:textId="313B9C40" w:rsidR="009468C6" w:rsidRPr="001B2B9B" w:rsidRDefault="009468C6" w:rsidP="00526535">
      <w:pPr>
        <w:pStyle w:val="ListParagraph"/>
        <w:numPr>
          <w:ilvl w:val="0"/>
          <w:numId w:val="426"/>
        </w:numPr>
      </w:pPr>
      <w:r w:rsidRPr="001B2B9B">
        <w:t xml:space="preserve">An LOI in itself </w:t>
      </w:r>
      <w:r w:rsidR="00526535">
        <w:t xml:space="preserve">is </w:t>
      </w:r>
      <w:r w:rsidRPr="001B2B9B">
        <w:t>a contract between the parties, albeit usually an abridged version of the full sub</w:t>
      </w:r>
      <w:r w:rsidR="00526535">
        <w:t>-</w:t>
      </w:r>
      <w:r w:rsidRPr="001B2B9B">
        <w:t xml:space="preserve">contract. </w:t>
      </w:r>
    </w:p>
    <w:p w14:paraId="41D782DD" w14:textId="77777777" w:rsidR="009468C6" w:rsidRPr="001B2B9B" w:rsidRDefault="009468C6" w:rsidP="001B2B9B">
      <w:pPr>
        <w:pStyle w:val="ListParagraph"/>
        <w:spacing w:after="0"/>
        <w:ind w:left="0"/>
      </w:pPr>
    </w:p>
    <w:p w14:paraId="03C433A0" w14:textId="77777777" w:rsidR="009468C6" w:rsidRPr="001B2B9B" w:rsidRDefault="009468C6" w:rsidP="00526535">
      <w:pPr>
        <w:pStyle w:val="ListParagraph"/>
        <w:numPr>
          <w:ilvl w:val="0"/>
          <w:numId w:val="426"/>
        </w:numPr>
        <w:spacing w:after="0"/>
      </w:pPr>
      <w:r w:rsidRPr="001B2B9B">
        <w:t xml:space="preserve">It governs the conduct of the parties as a standalone agreement until it is superseded by the subcontract. </w:t>
      </w:r>
    </w:p>
    <w:p w14:paraId="18FD44B7" w14:textId="77777777" w:rsidR="009468C6" w:rsidRPr="001B2B9B" w:rsidRDefault="009468C6" w:rsidP="001B2B9B">
      <w:pPr>
        <w:pStyle w:val="ListParagraph"/>
        <w:spacing w:after="0"/>
        <w:ind w:left="0"/>
      </w:pPr>
    </w:p>
    <w:p w14:paraId="4741CDD0" w14:textId="0055E308" w:rsidR="009468C6" w:rsidRPr="001B2B9B" w:rsidRDefault="009468C6" w:rsidP="00526535">
      <w:pPr>
        <w:pStyle w:val="ListParagraph"/>
        <w:numPr>
          <w:ilvl w:val="0"/>
          <w:numId w:val="426"/>
        </w:numPr>
        <w:spacing w:after="0"/>
      </w:pPr>
      <w:r w:rsidRPr="001B2B9B">
        <w:t>As such, wherever possible, the LOI should meet the following criteria;</w:t>
      </w:r>
    </w:p>
    <w:p w14:paraId="42817A48" w14:textId="77777777" w:rsidR="009468C6" w:rsidRPr="001B2B9B" w:rsidRDefault="009468C6" w:rsidP="001B2B9B">
      <w:pPr>
        <w:spacing w:after="0"/>
      </w:pPr>
    </w:p>
    <w:p w14:paraId="7C3CEE33" w14:textId="77777777" w:rsidR="009468C6" w:rsidRPr="001B2B9B" w:rsidRDefault="009468C6" w:rsidP="00526535">
      <w:pPr>
        <w:pStyle w:val="ListParagraph"/>
        <w:numPr>
          <w:ilvl w:val="1"/>
          <w:numId w:val="426"/>
        </w:numPr>
        <w:spacing w:after="0"/>
      </w:pPr>
      <w:r w:rsidRPr="001B2B9B">
        <w:t xml:space="preserve">The letter must not be referenced as being ‘subject to contract’. </w:t>
      </w:r>
    </w:p>
    <w:p w14:paraId="488B16C2" w14:textId="77777777" w:rsidR="009468C6" w:rsidRPr="001B2B9B" w:rsidRDefault="009468C6" w:rsidP="001B2B9B">
      <w:pPr>
        <w:pStyle w:val="ListParagraph"/>
        <w:spacing w:after="0"/>
        <w:ind w:left="0"/>
      </w:pPr>
    </w:p>
    <w:p w14:paraId="1AF4F09D" w14:textId="77777777" w:rsidR="009468C6" w:rsidRPr="001B2B9B" w:rsidRDefault="009468C6" w:rsidP="00526535">
      <w:pPr>
        <w:pStyle w:val="ListParagraph"/>
        <w:numPr>
          <w:ilvl w:val="1"/>
          <w:numId w:val="426"/>
        </w:numPr>
        <w:spacing w:after="0"/>
      </w:pPr>
      <w:r w:rsidRPr="001B2B9B">
        <w:t xml:space="preserve">The letter must include a clear and unambiguous instruction to proceed with the works or a specified part of the works. </w:t>
      </w:r>
    </w:p>
    <w:p w14:paraId="41BF6C3C" w14:textId="77777777" w:rsidR="009468C6" w:rsidRPr="001B2B9B" w:rsidRDefault="009468C6" w:rsidP="001B2B9B">
      <w:pPr>
        <w:spacing w:after="0"/>
      </w:pPr>
    </w:p>
    <w:p w14:paraId="67A81249" w14:textId="77777777" w:rsidR="009468C6" w:rsidRPr="001B2B9B" w:rsidRDefault="009468C6" w:rsidP="00526535">
      <w:pPr>
        <w:pStyle w:val="ListParagraph"/>
        <w:numPr>
          <w:ilvl w:val="1"/>
          <w:numId w:val="426"/>
        </w:numPr>
        <w:spacing w:after="0"/>
      </w:pPr>
      <w:r w:rsidRPr="001B2B9B">
        <w:t xml:space="preserve">The scope of the work to be carried out must be clear, as would be the case under the subcontract. </w:t>
      </w:r>
    </w:p>
    <w:p w14:paraId="35D26837" w14:textId="77777777" w:rsidR="009468C6" w:rsidRPr="001B2B9B" w:rsidRDefault="009468C6" w:rsidP="001B2B9B">
      <w:pPr>
        <w:pStyle w:val="ListParagraph"/>
        <w:spacing w:after="0"/>
        <w:ind w:left="0"/>
      </w:pPr>
    </w:p>
    <w:p w14:paraId="63F4DCD2" w14:textId="77777777" w:rsidR="009468C6" w:rsidRPr="001B2B9B" w:rsidRDefault="009468C6" w:rsidP="00526535">
      <w:pPr>
        <w:pStyle w:val="ListParagraph"/>
        <w:numPr>
          <w:ilvl w:val="1"/>
          <w:numId w:val="426"/>
        </w:numPr>
        <w:spacing w:after="0"/>
      </w:pPr>
      <w:r w:rsidRPr="001B2B9B">
        <w:t xml:space="preserve">The value of the LOI should be clear and a sensible cap defined to avoid the company entering into too long a duration or too extensive a commitment under the LOI. </w:t>
      </w:r>
    </w:p>
    <w:p w14:paraId="43C85222" w14:textId="77777777" w:rsidR="009468C6" w:rsidRPr="001B2B9B" w:rsidRDefault="009468C6" w:rsidP="001B2B9B">
      <w:pPr>
        <w:pStyle w:val="ListParagraph"/>
        <w:spacing w:after="0"/>
        <w:ind w:left="0"/>
      </w:pPr>
    </w:p>
    <w:p w14:paraId="7703C721" w14:textId="6E9C3D92" w:rsidR="009468C6" w:rsidRPr="001B2B9B" w:rsidRDefault="009468C6" w:rsidP="00526535">
      <w:pPr>
        <w:pStyle w:val="ListParagraph"/>
        <w:numPr>
          <w:ilvl w:val="1"/>
          <w:numId w:val="426"/>
        </w:numPr>
        <w:spacing w:after="0"/>
      </w:pPr>
      <w:r w:rsidRPr="001B2B9B">
        <w:t xml:space="preserve">Such value of the LOI must state that this is exclusive of VAT, otherwise this is deemed to include it and lower the expenditure amount. </w:t>
      </w:r>
    </w:p>
    <w:p w14:paraId="66FB2297" w14:textId="77777777" w:rsidR="009468C6" w:rsidRPr="001B2B9B" w:rsidRDefault="009468C6" w:rsidP="001B2B9B">
      <w:pPr>
        <w:spacing w:after="0"/>
      </w:pPr>
    </w:p>
    <w:p w14:paraId="4B6AE062" w14:textId="77777777" w:rsidR="009468C6" w:rsidRPr="001B2B9B" w:rsidRDefault="009468C6" w:rsidP="00526535">
      <w:pPr>
        <w:pStyle w:val="ListParagraph"/>
        <w:numPr>
          <w:ilvl w:val="1"/>
          <w:numId w:val="426"/>
        </w:numPr>
        <w:spacing w:after="0"/>
      </w:pPr>
      <w:r w:rsidRPr="001B2B9B">
        <w:t xml:space="preserve">Where a time limit is specified, it must be checked that the financial values are consistent with this. </w:t>
      </w:r>
    </w:p>
    <w:p w14:paraId="5E2EEE29" w14:textId="77777777" w:rsidR="009468C6" w:rsidRPr="001B2B9B" w:rsidRDefault="009468C6" w:rsidP="001B2B9B">
      <w:pPr>
        <w:pStyle w:val="ListParagraph"/>
        <w:spacing w:after="0"/>
        <w:ind w:left="0"/>
      </w:pPr>
    </w:p>
    <w:p w14:paraId="49737D93" w14:textId="77777777" w:rsidR="009468C6" w:rsidRPr="001B2B9B" w:rsidRDefault="009468C6" w:rsidP="00526535">
      <w:pPr>
        <w:pStyle w:val="ListParagraph"/>
        <w:numPr>
          <w:ilvl w:val="1"/>
          <w:numId w:val="426"/>
        </w:numPr>
        <w:spacing w:after="0"/>
      </w:pPr>
      <w:r w:rsidRPr="001B2B9B">
        <w:t xml:space="preserve">Payment terms must be clear. The letter must state the basis on which payment for the work will be valued and what the arrangements are for interim payments. </w:t>
      </w:r>
    </w:p>
    <w:p w14:paraId="6EA552B5" w14:textId="77777777" w:rsidR="009468C6" w:rsidRPr="001B2B9B" w:rsidRDefault="009468C6" w:rsidP="001B2B9B">
      <w:pPr>
        <w:spacing w:after="0"/>
      </w:pPr>
    </w:p>
    <w:p w14:paraId="5762CF95" w14:textId="181A746B" w:rsidR="009468C6" w:rsidRPr="001B2B9B" w:rsidRDefault="009468C6" w:rsidP="00526535">
      <w:pPr>
        <w:pStyle w:val="ListParagraph"/>
        <w:numPr>
          <w:ilvl w:val="1"/>
          <w:numId w:val="426"/>
        </w:numPr>
        <w:spacing w:after="0"/>
      </w:pPr>
      <w:r w:rsidRPr="001B2B9B">
        <w:t xml:space="preserve">The letter must refer to the base terms and conditions of the proposed subcontract that are deemed to apply. Where the terms of the subcontract have not been agreed, it is good practice to refer to the unamended form of subcontract where the proposed form is based on </w:t>
      </w:r>
      <w:r w:rsidR="00ED2E51" w:rsidRPr="00851718">
        <w:rPr>
          <w:highlight w:val="red"/>
        </w:rPr>
        <w:t>COMPANY NAME</w:t>
      </w:r>
      <w:r w:rsidRPr="001B2B9B">
        <w:t xml:space="preserve"> Standard Terms of Sale. </w:t>
      </w:r>
    </w:p>
    <w:p w14:paraId="04C25B47" w14:textId="77777777" w:rsidR="009468C6" w:rsidRPr="001B2B9B" w:rsidRDefault="009468C6" w:rsidP="001B2B9B">
      <w:pPr>
        <w:pStyle w:val="ListParagraph"/>
        <w:spacing w:after="0"/>
        <w:ind w:left="0"/>
      </w:pPr>
    </w:p>
    <w:p w14:paraId="2F346599" w14:textId="77777777" w:rsidR="009468C6" w:rsidRPr="001B2B9B" w:rsidRDefault="009468C6" w:rsidP="00526535">
      <w:pPr>
        <w:pStyle w:val="ListParagraph"/>
        <w:numPr>
          <w:ilvl w:val="1"/>
          <w:numId w:val="426"/>
        </w:numPr>
        <w:spacing w:after="0"/>
      </w:pPr>
      <w:r w:rsidRPr="001B2B9B">
        <w:t xml:space="preserve">Where possible, the letter should state any exclusions or limitations agreed in respect of the company’s liability (see the tender exclusions for examples). </w:t>
      </w:r>
    </w:p>
    <w:p w14:paraId="082A57E8" w14:textId="77777777" w:rsidR="009468C6" w:rsidRPr="001B2B9B" w:rsidRDefault="009468C6" w:rsidP="001B2B9B">
      <w:pPr>
        <w:pStyle w:val="ListParagraph"/>
        <w:spacing w:after="0"/>
        <w:ind w:left="0"/>
      </w:pPr>
    </w:p>
    <w:p w14:paraId="5B7B1108" w14:textId="77777777" w:rsidR="009468C6" w:rsidRPr="001B2B9B" w:rsidRDefault="009468C6" w:rsidP="00526535">
      <w:pPr>
        <w:pStyle w:val="ListParagraph"/>
        <w:numPr>
          <w:ilvl w:val="1"/>
          <w:numId w:val="426"/>
        </w:numPr>
        <w:spacing w:after="0"/>
      </w:pPr>
      <w:r w:rsidRPr="001B2B9B">
        <w:t xml:space="preserve">The letter must state a reasonable date for commencement of the work, to allow the necessary lead-in period. </w:t>
      </w:r>
    </w:p>
    <w:p w14:paraId="1B495120" w14:textId="77777777" w:rsidR="009468C6" w:rsidRPr="001B2B9B" w:rsidRDefault="009468C6" w:rsidP="001B2B9B">
      <w:pPr>
        <w:pStyle w:val="ListParagraph"/>
        <w:spacing w:after="0"/>
        <w:ind w:left="0"/>
      </w:pPr>
    </w:p>
    <w:p w14:paraId="66B9FDB5" w14:textId="77777777" w:rsidR="009468C6" w:rsidRPr="001B2B9B" w:rsidRDefault="009468C6" w:rsidP="00526535">
      <w:pPr>
        <w:pStyle w:val="ListParagraph"/>
        <w:numPr>
          <w:ilvl w:val="1"/>
          <w:numId w:val="426"/>
        </w:numPr>
        <w:spacing w:after="0"/>
      </w:pPr>
      <w:r w:rsidRPr="001B2B9B">
        <w:t xml:space="preserve">The letter should state that no rights are conferred on any third parties. </w:t>
      </w:r>
    </w:p>
    <w:p w14:paraId="0846F4BB" w14:textId="77777777" w:rsidR="009468C6" w:rsidRPr="001B2B9B" w:rsidRDefault="009468C6" w:rsidP="001B2B9B">
      <w:pPr>
        <w:pStyle w:val="ListParagraph"/>
        <w:spacing w:after="0"/>
        <w:ind w:left="0"/>
      </w:pPr>
    </w:p>
    <w:p w14:paraId="25275398" w14:textId="77777777" w:rsidR="009468C6" w:rsidRPr="001B2B9B" w:rsidRDefault="009468C6" w:rsidP="00526535">
      <w:pPr>
        <w:pStyle w:val="ListParagraph"/>
        <w:numPr>
          <w:ilvl w:val="1"/>
          <w:numId w:val="426"/>
        </w:numPr>
        <w:spacing w:after="0"/>
      </w:pPr>
      <w:r w:rsidRPr="001B2B9B">
        <w:t xml:space="preserve">Neither the letter, nor any document enclosed with or referred to in it, should impose upon the company any obligation to enter into, provide or procure guarantees, performance bonds or collateral warranties. </w:t>
      </w:r>
    </w:p>
    <w:p w14:paraId="70BEC7C1" w14:textId="77777777" w:rsidR="009468C6" w:rsidRPr="001B2B9B" w:rsidRDefault="009468C6" w:rsidP="001B2B9B">
      <w:pPr>
        <w:pStyle w:val="ListParagraph"/>
        <w:spacing w:after="0"/>
        <w:ind w:left="0"/>
      </w:pPr>
    </w:p>
    <w:p w14:paraId="620239A3" w14:textId="77777777" w:rsidR="009468C6" w:rsidRPr="001B2B9B" w:rsidRDefault="009468C6" w:rsidP="00526535">
      <w:pPr>
        <w:pStyle w:val="ListParagraph"/>
        <w:numPr>
          <w:ilvl w:val="1"/>
          <w:numId w:val="426"/>
        </w:numPr>
        <w:spacing w:after="0"/>
      </w:pPr>
      <w:r w:rsidRPr="001B2B9B">
        <w:t xml:space="preserve">The letter must not oblige the company to enter into the formal subcontract until the terms of that contract are agreed between the parties. It is good practice for the negotiation of these terms to be listed as part of the scope of LOI works or services. </w:t>
      </w:r>
    </w:p>
    <w:p w14:paraId="0A6A0C3E" w14:textId="77777777" w:rsidR="009468C6" w:rsidRPr="001B2B9B" w:rsidRDefault="009468C6" w:rsidP="001B2B9B">
      <w:pPr>
        <w:pStyle w:val="ListParagraph"/>
        <w:spacing w:after="0"/>
        <w:ind w:left="0"/>
      </w:pPr>
    </w:p>
    <w:p w14:paraId="21645AD3" w14:textId="36072DEF" w:rsidR="009468C6" w:rsidRPr="001B2B9B" w:rsidRDefault="009468C6" w:rsidP="00526535">
      <w:pPr>
        <w:pStyle w:val="ListParagraph"/>
        <w:numPr>
          <w:ilvl w:val="1"/>
          <w:numId w:val="426"/>
        </w:numPr>
        <w:spacing w:after="0"/>
      </w:pPr>
      <w:r w:rsidRPr="001B2B9B">
        <w:t xml:space="preserve">The letter or the documents enclosed </w:t>
      </w:r>
      <w:r w:rsidR="00EB3A6D" w:rsidRPr="001B2B9B">
        <w:t>within or</w:t>
      </w:r>
      <w:r w:rsidRPr="001B2B9B">
        <w:t xml:space="preserve"> referred to in the letter must include appropriate arrangements for termination. </w:t>
      </w:r>
    </w:p>
    <w:p w14:paraId="21FD2240" w14:textId="77777777" w:rsidR="009468C6" w:rsidRPr="001B2B9B" w:rsidRDefault="009468C6" w:rsidP="001B2B9B">
      <w:pPr>
        <w:pStyle w:val="ListParagraph"/>
        <w:spacing w:after="0"/>
        <w:ind w:left="0"/>
      </w:pPr>
    </w:p>
    <w:p w14:paraId="0717C3AD" w14:textId="5F2560E5" w:rsidR="009468C6" w:rsidRPr="001B2B9B" w:rsidRDefault="009468C6" w:rsidP="00526535">
      <w:pPr>
        <w:pStyle w:val="ListParagraph"/>
        <w:numPr>
          <w:ilvl w:val="1"/>
          <w:numId w:val="426"/>
        </w:numPr>
        <w:spacing w:after="0"/>
      </w:pPr>
      <w:r w:rsidRPr="001B2B9B">
        <w:t xml:space="preserve">Should it be agreed that a </w:t>
      </w:r>
      <w:r w:rsidR="00D20299">
        <w:t>s</w:t>
      </w:r>
      <w:r w:rsidRPr="001B2B9B">
        <w:t>ub-</w:t>
      </w:r>
      <w:r w:rsidR="00D20299">
        <w:t>c</w:t>
      </w:r>
      <w:r w:rsidRPr="001B2B9B">
        <w:t xml:space="preserve">ontract is not forthcoming or the </w:t>
      </w:r>
      <w:r w:rsidR="00D20299">
        <w:t>c</w:t>
      </w:r>
      <w:r w:rsidRPr="001B2B9B">
        <w:t xml:space="preserve">lient is going to others for the works, the remedy clause cites that they are to pay costs incurred plus and agreed % mark-up (such % to be agreed with the Director). </w:t>
      </w:r>
    </w:p>
    <w:p w14:paraId="35BA6FD5" w14:textId="77777777" w:rsidR="009468C6" w:rsidRPr="001B2B9B" w:rsidRDefault="009468C6" w:rsidP="001B2B9B">
      <w:pPr>
        <w:spacing w:after="0"/>
      </w:pPr>
    </w:p>
    <w:p w14:paraId="4C6109C2" w14:textId="77777777" w:rsidR="009468C6" w:rsidRPr="001B2B9B" w:rsidRDefault="009468C6" w:rsidP="00526535">
      <w:pPr>
        <w:pStyle w:val="ListParagraph"/>
        <w:numPr>
          <w:ilvl w:val="0"/>
          <w:numId w:val="426"/>
        </w:numPr>
        <w:spacing w:after="0"/>
      </w:pPr>
      <w:r w:rsidRPr="001B2B9B">
        <w:lastRenderedPageBreak/>
        <w:t xml:space="preserve">The letter must be properly executed once agreed and, wherever possible, should include a governing law and jurisdiction clause. </w:t>
      </w:r>
    </w:p>
    <w:p w14:paraId="41C026FA" w14:textId="77777777" w:rsidR="009468C6" w:rsidRPr="001B2B9B" w:rsidRDefault="009468C6" w:rsidP="001B2B9B"/>
    <w:p w14:paraId="03A413F3" w14:textId="77777777" w:rsidR="009468C6" w:rsidRPr="001B2B9B" w:rsidRDefault="009468C6" w:rsidP="001B2B9B">
      <w:pPr>
        <w:rPr>
          <w:b/>
          <w:bCs/>
        </w:rPr>
      </w:pPr>
      <w:r w:rsidRPr="001B2B9B">
        <w:rPr>
          <w:b/>
          <w:bCs/>
        </w:rPr>
        <w:t>3. LETTERS OF INTENT TO SUPPLY CHAIN</w:t>
      </w:r>
    </w:p>
    <w:p w14:paraId="70153E33" w14:textId="1A300140" w:rsidR="009468C6" w:rsidRDefault="009468C6" w:rsidP="001B3689">
      <w:pPr>
        <w:pStyle w:val="ListParagraph"/>
        <w:numPr>
          <w:ilvl w:val="0"/>
          <w:numId w:val="427"/>
        </w:numPr>
        <w:spacing w:after="0"/>
      </w:pPr>
      <w:r w:rsidRPr="001B2B9B">
        <w:t xml:space="preserve">Where the company is engaged on the basis of a Letter of Intent, any </w:t>
      </w:r>
      <w:r w:rsidR="00810960">
        <w:t>s</w:t>
      </w:r>
      <w:r w:rsidRPr="001B2B9B">
        <w:t>ub-</w:t>
      </w:r>
      <w:r w:rsidR="00810960">
        <w:t>c</w:t>
      </w:r>
      <w:r w:rsidRPr="001B2B9B">
        <w:t xml:space="preserve">ontractor’s that are required to be procured for works under the LOI are to also be procured on the basis of a </w:t>
      </w:r>
      <w:r w:rsidR="00810960">
        <w:t>l</w:t>
      </w:r>
      <w:r w:rsidRPr="001B2B9B">
        <w:t xml:space="preserve">etter of </w:t>
      </w:r>
      <w:r w:rsidR="00810960">
        <w:t>i</w:t>
      </w:r>
      <w:r w:rsidRPr="001B2B9B">
        <w:t>ntent.</w:t>
      </w:r>
    </w:p>
    <w:p w14:paraId="3ED7B1CE" w14:textId="77777777" w:rsidR="00E96621" w:rsidRPr="001B2B9B" w:rsidRDefault="00E96621" w:rsidP="00E96621">
      <w:pPr>
        <w:spacing w:after="0"/>
        <w:ind w:left="360"/>
      </w:pPr>
    </w:p>
    <w:p w14:paraId="6F6F07FA" w14:textId="6B6B6A25" w:rsidR="009468C6" w:rsidRDefault="009468C6" w:rsidP="001B3689">
      <w:pPr>
        <w:pStyle w:val="ListParagraph"/>
        <w:numPr>
          <w:ilvl w:val="0"/>
          <w:numId w:val="427"/>
        </w:numPr>
        <w:spacing w:after="0"/>
      </w:pPr>
      <w:r w:rsidRPr="001B2B9B">
        <w:t xml:space="preserve">All commercial aspects are </w:t>
      </w:r>
      <w:r w:rsidR="00810960" w:rsidRPr="001B2B9B">
        <w:t>aligned,</w:t>
      </w:r>
      <w:r w:rsidRPr="001B2B9B">
        <w:t xml:space="preserve"> and the company is not at risk should the works not go ah</w:t>
      </w:r>
      <w:r w:rsidR="001B3689">
        <w:t>e</w:t>
      </w:r>
      <w:r w:rsidRPr="001B2B9B">
        <w:t>ad.</w:t>
      </w:r>
    </w:p>
    <w:p w14:paraId="6ACED3B0" w14:textId="77777777" w:rsidR="00E96621" w:rsidRPr="001B2B9B" w:rsidRDefault="00E96621" w:rsidP="00E96621">
      <w:pPr>
        <w:spacing w:after="0"/>
      </w:pPr>
    </w:p>
    <w:p w14:paraId="27424A80" w14:textId="0D4F873C" w:rsidR="009468C6" w:rsidRDefault="009468C6" w:rsidP="001B3689">
      <w:pPr>
        <w:pStyle w:val="ListParagraph"/>
        <w:numPr>
          <w:ilvl w:val="0"/>
          <w:numId w:val="427"/>
        </w:numPr>
        <w:spacing w:after="0"/>
      </w:pPr>
      <w:r w:rsidRPr="001B2B9B">
        <w:t xml:space="preserve">Downstream </w:t>
      </w:r>
      <w:r w:rsidR="001B3689">
        <w:t>l</w:t>
      </w:r>
      <w:r w:rsidRPr="001B2B9B">
        <w:t>etters o</w:t>
      </w:r>
      <w:r w:rsidR="001B3689">
        <w:t>f</w:t>
      </w:r>
      <w:r w:rsidRPr="001B2B9B">
        <w:t xml:space="preserve"> </w:t>
      </w:r>
      <w:r w:rsidR="001B3689">
        <w:t>i</w:t>
      </w:r>
      <w:r w:rsidRPr="001B2B9B">
        <w:t>ntent are to be drafted by the QS using the standard LOI template</w:t>
      </w:r>
      <w:r w:rsidRPr="001B2B9B">
        <w:rPr>
          <w:color w:val="EE0000"/>
        </w:rPr>
        <w:t xml:space="preserve"> </w:t>
      </w:r>
      <w:r w:rsidRPr="001B2B9B">
        <w:t>with the particulars as to the project and works being populated.</w:t>
      </w:r>
    </w:p>
    <w:p w14:paraId="7AA2D8AE" w14:textId="77777777" w:rsidR="00E96621" w:rsidRPr="001B2B9B" w:rsidRDefault="00E96621" w:rsidP="00E96621">
      <w:pPr>
        <w:spacing w:after="0"/>
      </w:pPr>
    </w:p>
    <w:p w14:paraId="3530DA3B" w14:textId="77777777" w:rsidR="009468C6" w:rsidRPr="001B2B9B" w:rsidRDefault="009468C6" w:rsidP="00526535">
      <w:pPr>
        <w:pStyle w:val="ListParagraph"/>
        <w:numPr>
          <w:ilvl w:val="0"/>
          <w:numId w:val="427"/>
        </w:numPr>
      </w:pPr>
      <w:r w:rsidRPr="001B2B9B">
        <w:t>It is essential when drafting a downstream Letter of Intent that;</w:t>
      </w:r>
    </w:p>
    <w:p w14:paraId="2E30D915" w14:textId="77777777" w:rsidR="009468C6" w:rsidRPr="001B2B9B" w:rsidRDefault="009468C6" w:rsidP="00E96621">
      <w:pPr>
        <w:pStyle w:val="ListParagraph"/>
        <w:numPr>
          <w:ilvl w:val="1"/>
          <w:numId w:val="427"/>
        </w:numPr>
      </w:pPr>
      <w:r w:rsidRPr="001B2B9B">
        <w:t>Expenditure Limit: Does not exceed our own limit, even in consideration to any other works that are required to be undertaken.</w:t>
      </w:r>
    </w:p>
    <w:p w14:paraId="2304D7B1" w14:textId="1166AA38" w:rsidR="009468C6" w:rsidRPr="001B2B9B" w:rsidRDefault="009468C6" w:rsidP="00E96621">
      <w:pPr>
        <w:pStyle w:val="ListParagraph"/>
        <w:numPr>
          <w:ilvl w:val="1"/>
          <w:numId w:val="427"/>
        </w:numPr>
      </w:pPr>
      <w:r w:rsidRPr="001B2B9B">
        <w:t>LOI Expiry Date: Aligns with our Upstream LOI</w:t>
      </w:r>
      <w:r w:rsidR="00E96621">
        <w:t>.</w:t>
      </w:r>
    </w:p>
    <w:p w14:paraId="0BD36BB5" w14:textId="7591ACAA" w:rsidR="009468C6" w:rsidRPr="001B2B9B" w:rsidRDefault="009468C6" w:rsidP="00E96621">
      <w:pPr>
        <w:pStyle w:val="ListParagraph"/>
        <w:numPr>
          <w:ilvl w:val="1"/>
          <w:numId w:val="427"/>
        </w:numPr>
      </w:pPr>
      <w:r w:rsidRPr="001B2B9B">
        <w:t xml:space="preserve">Payment terms: Agreed </w:t>
      </w:r>
      <w:r w:rsidR="00E96621">
        <w:t>p</w:t>
      </w:r>
      <w:r w:rsidRPr="001B2B9B">
        <w:t xml:space="preserve">ayment terms that are beyond our own under the </w:t>
      </w:r>
      <w:r w:rsidR="00E96621">
        <w:t>u</w:t>
      </w:r>
      <w:r w:rsidRPr="001B2B9B">
        <w:t>pstream LOI</w:t>
      </w:r>
      <w:r w:rsidR="00E96621">
        <w:t>.</w:t>
      </w:r>
    </w:p>
    <w:p w14:paraId="48D7C064" w14:textId="77777777" w:rsidR="009468C6" w:rsidRPr="001B2B9B" w:rsidRDefault="009468C6" w:rsidP="00E96621">
      <w:pPr>
        <w:pStyle w:val="ListParagraph"/>
        <w:numPr>
          <w:ilvl w:val="1"/>
          <w:numId w:val="427"/>
        </w:numPr>
      </w:pPr>
      <w:r w:rsidRPr="001B2B9B">
        <w:t xml:space="preserve">Retention: Minimum 5% </w:t>
      </w:r>
    </w:p>
    <w:p w14:paraId="17FC9AAA" w14:textId="12D37469" w:rsidR="009468C6" w:rsidRPr="001B2B9B" w:rsidRDefault="009468C6" w:rsidP="00E96621">
      <w:pPr>
        <w:pStyle w:val="ListParagraph"/>
        <w:numPr>
          <w:ilvl w:val="1"/>
          <w:numId w:val="427"/>
        </w:numPr>
      </w:pPr>
      <w:r w:rsidRPr="001B2B9B">
        <w:t xml:space="preserve">Scope of employment under LOI: Detailed </w:t>
      </w:r>
      <w:r w:rsidR="00E96621">
        <w:t>s</w:t>
      </w:r>
      <w:r w:rsidRPr="001B2B9B">
        <w:t xml:space="preserve">cope of </w:t>
      </w:r>
      <w:r w:rsidR="00E96621">
        <w:t>w</w:t>
      </w:r>
      <w:r w:rsidRPr="001B2B9B">
        <w:t>orks to be provided</w:t>
      </w:r>
    </w:p>
    <w:p w14:paraId="50C63988" w14:textId="1E71C2DE" w:rsidR="009468C6" w:rsidRPr="001B2B9B" w:rsidRDefault="009468C6" w:rsidP="00E96621">
      <w:pPr>
        <w:pStyle w:val="ListParagraph"/>
        <w:numPr>
          <w:ilvl w:val="1"/>
          <w:numId w:val="427"/>
        </w:numPr>
      </w:pPr>
      <w:r w:rsidRPr="001B2B9B">
        <w:t xml:space="preserve">Insurances: Aligns with our </w:t>
      </w:r>
      <w:r w:rsidR="00E96621">
        <w:t>u</w:t>
      </w:r>
      <w:r w:rsidRPr="001B2B9B">
        <w:t xml:space="preserve">pstream LOI. </w:t>
      </w:r>
    </w:p>
    <w:p w14:paraId="5F9A0513" w14:textId="77777777" w:rsidR="009468C6" w:rsidRPr="001B2B9B" w:rsidRDefault="009468C6" w:rsidP="00E96621">
      <w:pPr>
        <w:pStyle w:val="ListParagraph"/>
        <w:numPr>
          <w:ilvl w:val="1"/>
          <w:numId w:val="427"/>
        </w:numPr>
      </w:pPr>
      <w:r w:rsidRPr="001B2B9B">
        <w:t xml:space="preserve">Agreed package value: If package value agreed then this is to be noted, but clarity to be made this is not the expenditure limit. </w:t>
      </w:r>
    </w:p>
    <w:p w14:paraId="32C18E9B" w14:textId="7D114346" w:rsidR="009468C6" w:rsidRPr="001B2B9B" w:rsidRDefault="009468C6" w:rsidP="00E96621">
      <w:pPr>
        <w:pStyle w:val="ListParagraph"/>
        <w:numPr>
          <w:ilvl w:val="1"/>
          <w:numId w:val="427"/>
        </w:numPr>
      </w:pPr>
      <w:r w:rsidRPr="001B2B9B">
        <w:t xml:space="preserve">Documents &amp; </w:t>
      </w:r>
      <w:r w:rsidR="00E96621">
        <w:t>s</w:t>
      </w:r>
      <w:r w:rsidRPr="001B2B9B">
        <w:t xml:space="preserve">pecs: </w:t>
      </w:r>
      <w:r w:rsidR="00EB3A6D" w:rsidRPr="001B2B9B">
        <w:t>Back-to-back</w:t>
      </w:r>
      <w:r w:rsidRPr="001B2B9B">
        <w:t xml:space="preserve"> our own LOI provisions that we have tendered on. </w:t>
      </w:r>
    </w:p>
    <w:p w14:paraId="4688AEF1" w14:textId="77777777" w:rsidR="009468C6" w:rsidRPr="001B2B9B" w:rsidRDefault="009468C6" w:rsidP="001B2B9B">
      <w:pPr>
        <w:pStyle w:val="ListParagraph"/>
        <w:ind w:left="0"/>
      </w:pPr>
    </w:p>
    <w:p w14:paraId="04AC3D34" w14:textId="0FA4EDE1" w:rsidR="009468C6" w:rsidRPr="001B2B9B" w:rsidRDefault="009468C6" w:rsidP="00526535">
      <w:pPr>
        <w:pStyle w:val="ListParagraph"/>
        <w:numPr>
          <w:ilvl w:val="0"/>
          <w:numId w:val="427"/>
        </w:numPr>
      </w:pPr>
      <w:r w:rsidRPr="001B2B9B">
        <w:t xml:space="preserve">Prior to the issue of the Letter of Intent to the Sub-Contractor, the </w:t>
      </w:r>
      <w:r w:rsidR="00E96621">
        <w:t>Commercial Manager</w:t>
      </w:r>
      <w:r w:rsidRPr="001B2B9B">
        <w:t xml:space="preserve"> is to review and approve the drafting of the </w:t>
      </w:r>
      <w:r w:rsidR="00E96621">
        <w:t>l</w:t>
      </w:r>
      <w:r w:rsidRPr="001B2B9B">
        <w:t xml:space="preserve">etter of </w:t>
      </w:r>
      <w:r w:rsidR="00E96621">
        <w:t>i</w:t>
      </w:r>
      <w:r w:rsidRPr="001B2B9B">
        <w:t xml:space="preserve">ntent. </w:t>
      </w:r>
    </w:p>
    <w:p w14:paraId="3C48A7A2" w14:textId="5B4D1EB1" w:rsidR="005B12F2" w:rsidRPr="001B2B9B" w:rsidRDefault="005B12F2" w:rsidP="001B2B9B">
      <w:pPr>
        <w:rPr>
          <w:rFonts w:eastAsiaTheme="majorEastAsia" w:cstheme="majorBidi"/>
          <w:b/>
          <w:color w:val="0F4761" w:themeColor="accent1" w:themeShade="BF"/>
        </w:rPr>
      </w:pPr>
    </w:p>
    <w:p w14:paraId="4749EDEC" w14:textId="77777777" w:rsidR="009468C6" w:rsidRPr="001B2B9B" w:rsidRDefault="009468C6" w:rsidP="001B2B9B">
      <w:pPr>
        <w:rPr>
          <w:rFonts w:eastAsiaTheme="majorEastAsia" w:cstheme="majorBidi"/>
          <w:b/>
          <w:color w:val="0F4761" w:themeColor="accent1" w:themeShade="BF"/>
        </w:rPr>
      </w:pPr>
      <w:r w:rsidRPr="001B2B9B">
        <w:rPr>
          <w:b/>
        </w:rPr>
        <w:br w:type="page"/>
      </w:r>
    </w:p>
    <w:p w14:paraId="6580551A" w14:textId="50BC6F12" w:rsidR="00056BC9" w:rsidRPr="001B2B9B" w:rsidRDefault="00056BC9" w:rsidP="00E96621">
      <w:pPr>
        <w:pStyle w:val="Heading2"/>
        <w:rPr>
          <w:rFonts w:asciiTheme="minorHAnsi" w:hAnsiTheme="minorHAnsi"/>
          <w:b/>
          <w:bCs/>
          <w:sz w:val="24"/>
          <w:szCs w:val="24"/>
        </w:rPr>
      </w:pPr>
      <w:bookmarkStart w:id="158" w:name="_Toc232964158"/>
      <w:r w:rsidRPr="001B2B9B">
        <w:rPr>
          <w:rFonts w:asciiTheme="minorHAnsi" w:hAnsiTheme="minorHAnsi"/>
          <w:b/>
          <w:bCs/>
          <w:sz w:val="24"/>
          <w:szCs w:val="24"/>
        </w:rPr>
        <w:lastRenderedPageBreak/>
        <w:t>PAYMENT NOTICES &amp; PAYLESS NOTICES</w:t>
      </w:r>
      <w:bookmarkEnd w:id="158"/>
    </w:p>
    <w:p w14:paraId="6A23E0D2" w14:textId="6427CA14" w:rsidR="00664AB9" w:rsidRPr="001B2B9B" w:rsidRDefault="00664AB9" w:rsidP="001B2B9B">
      <w:pPr>
        <w:pStyle w:val="ListParagraph"/>
        <w:numPr>
          <w:ilvl w:val="0"/>
          <w:numId w:val="390"/>
        </w:numPr>
        <w:ind w:left="0"/>
        <w:rPr>
          <w:b/>
          <w:bCs/>
        </w:rPr>
      </w:pPr>
      <w:r w:rsidRPr="001B2B9B">
        <w:rPr>
          <w:b/>
          <w:bCs/>
        </w:rPr>
        <w:t>Introduction</w:t>
      </w:r>
    </w:p>
    <w:p w14:paraId="7D74D2B8" w14:textId="77777777" w:rsidR="00664AB9" w:rsidRPr="001B2B9B" w:rsidRDefault="00664AB9" w:rsidP="001B2B9B">
      <w:r w:rsidRPr="001B2B9B">
        <w:t xml:space="preserve">This guide gives a brief overview of what the company needs to do in order to comply with the requirements of contracts and legislation, both upstream and downstream, in relation to payment notices and pay less notices. It also advises of the likely implications of failing to adhere to these requirements. </w:t>
      </w:r>
    </w:p>
    <w:p w14:paraId="05C4D568" w14:textId="77777777" w:rsidR="00664AB9" w:rsidRPr="001B2B9B" w:rsidRDefault="00664AB9" w:rsidP="001B2B9B">
      <w:pPr>
        <w:pStyle w:val="ListParagraph"/>
        <w:numPr>
          <w:ilvl w:val="0"/>
          <w:numId w:val="390"/>
        </w:numPr>
        <w:ind w:left="0"/>
      </w:pPr>
      <w:r w:rsidRPr="001B2B9B">
        <w:rPr>
          <w:b/>
          <w:bCs/>
        </w:rPr>
        <w:t>What is a Payment Notice</w:t>
      </w:r>
    </w:p>
    <w:p w14:paraId="6B3BB44C" w14:textId="77777777" w:rsidR="00664AB9" w:rsidRPr="001B2B9B" w:rsidRDefault="00664AB9" w:rsidP="00E96621">
      <w:pPr>
        <w:pStyle w:val="ListParagraph"/>
        <w:numPr>
          <w:ilvl w:val="0"/>
          <w:numId w:val="429"/>
        </w:numPr>
      </w:pPr>
      <w:r w:rsidRPr="001B2B9B">
        <w:t>A payment notice is a document that is required by statute to be issued for every payment made in the construction and engineering sector.</w:t>
      </w:r>
    </w:p>
    <w:p w14:paraId="6C80A651" w14:textId="77777777" w:rsidR="00664AB9" w:rsidRPr="001B2B9B" w:rsidRDefault="00664AB9" w:rsidP="00E96621">
      <w:pPr>
        <w:pStyle w:val="ListParagraph"/>
        <w:ind w:left="0"/>
      </w:pPr>
    </w:p>
    <w:p w14:paraId="1E79620C" w14:textId="04C60AB2" w:rsidR="00664AB9" w:rsidRPr="001B2B9B" w:rsidRDefault="00664AB9" w:rsidP="00E96621">
      <w:pPr>
        <w:pStyle w:val="ListParagraph"/>
        <w:numPr>
          <w:ilvl w:val="0"/>
          <w:numId w:val="429"/>
        </w:numPr>
      </w:pPr>
      <w:r w:rsidRPr="001B2B9B">
        <w:t xml:space="preserve">It is usually issued by the paying party following the receipt of a payment application by the contractor/supply chain, depending on the particulars and the type of contract. </w:t>
      </w:r>
    </w:p>
    <w:p w14:paraId="31B31A23" w14:textId="77777777" w:rsidR="00664AB9" w:rsidRPr="001B2B9B" w:rsidRDefault="00664AB9" w:rsidP="00E96621">
      <w:pPr>
        <w:pStyle w:val="ListParagraph"/>
        <w:ind w:left="0"/>
      </w:pPr>
    </w:p>
    <w:p w14:paraId="3EFE77E6" w14:textId="77777777" w:rsidR="00664AB9" w:rsidRPr="001B2B9B" w:rsidRDefault="00664AB9" w:rsidP="00E96621">
      <w:pPr>
        <w:pStyle w:val="ListParagraph"/>
        <w:numPr>
          <w:ilvl w:val="0"/>
          <w:numId w:val="429"/>
        </w:numPr>
        <w:spacing w:after="0"/>
      </w:pPr>
      <w:r w:rsidRPr="001B2B9B">
        <w:t xml:space="preserve">It is a requirement to issue such notices when paying the subcontract supply chain. </w:t>
      </w:r>
    </w:p>
    <w:p w14:paraId="434A7B76" w14:textId="77777777" w:rsidR="00664AB9" w:rsidRPr="001B2B9B" w:rsidRDefault="00664AB9" w:rsidP="00E96621">
      <w:pPr>
        <w:spacing w:after="0"/>
      </w:pPr>
    </w:p>
    <w:p w14:paraId="1B6F2D98" w14:textId="77777777" w:rsidR="00664AB9" w:rsidRPr="001B2B9B" w:rsidRDefault="00664AB9" w:rsidP="00E96621">
      <w:pPr>
        <w:pStyle w:val="ListParagraph"/>
        <w:numPr>
          <w:ilvl w:val="0"/>
          <w:numId w:val="429"/>
        </w:numPr>
        <w:spacing w:after="0"/>
      </w:pPr>
      <w:r w:rsidRPr="001B2B9B">
        <w:t xml:space="preserve">To fully comply with legislation, the payment notice must include: </w:t>
      </w:r>
    </w:p>
    <w:p w14:paraId="1334DDE3" w14:textId="77777777" w:rsidR="00664AB9" w:rsidRPr="001B2B9B" w:rsidRDefault="00664AB9" w:rsidP="00E96621">
      <w:pPr>
        <w:pStyle w:val="ListParagraph"/>
        <w:numPr>
          <w:ilvl w:val="1"/>
          <w:numId w:val="429"/>
        </w:numPr>
        <w:spacing w:after="0"/>
      </w:pPr>
      <w:r w:rsidRPr="001B2B9B">
        <w:t xml:space="preserve">the amount that the issuer of the notice considers to be due or to have been due at the payment due date in respect of the payment; and </w:t>
      </w:r>
    </w:p>
    <w:p w14:paraId="6BCF6EC2" w14:textId="08701D61" w:rsidR="00664AB9" w:rsidRDefault="00664AB9" w:rsidP="000F77FB">
      <w:pPr>
        <w:pStyle w:val="ListParagraph"/>
        <w:numPr>
          <w:ilvl w:val="1"/>
          <w:numId w:val="429"/>
        </w:numPr>
        <w:spacing w:after="0"/>
      </w:pPr>
      <w:r w:rsidRPr="001B2B9B">
        <w:t xml:space="preserve">the basis on which that amount is calculated. </w:t>
      </w:r>
    </w:p>
    <w:p w14:paraId="072871DF" w14:textId="77777777" w:rsidR="000F77FB" w:rsidRPr="000F77FB" w:rsidRDefault="000F77FB" w:rsidP="000F77FB">
      <w:pPr>
        <w:pStyle w:val="ListParagraph"/>
        <w:spacing w:after="0"/>
        <w:ind w:left="1440"/>
      </w:pPr>
    </w:p>
    <w:p w14:paraId="66E49011" w14:textId="69CD6626" w:rsidR="000F77FB" w:rsidRDefault="00664AB9" w:rsidP="000F77FB">
      <w:pPr>
        <w:pStyle w:val="ListParagraph"/>
        <w:numPr>
          <w:ilvl w:val="0"/>
          <w:numId w:val="429"/>
        </w:numPr>
        <w:rPr>
          <w:i/>
          <w:iCs/>
        </w:rPr>
      </w:pPr>
      <w:r w:rsidRPr="00E96621">
        <w:rPr>
          <w:i/>
          <w:iCs/>
        </w:rPr>
        <w:t xml:space="preserve">Note: it is not sufficient to simply amend the payment against an application for payment without clearly detailing the grounds for doing so and the calculation behind such valuation. </w:t>
      </w:r>
    </w:p>
    <w:p w14:paraId="073025E7" w14:textId="77777777" w:rsidR="000F77FB" w:rsidRPr="000F77FB" w:rsidRDefault="000F77FB" w:rsidP="000F77FB">
      <w:pPr>
        <w:pStyle w:val="ListParagraph"/>
        <w:rPr>
          <w:i/>
          <w:iCs/>
        </w:rPr>
      </w:pPr>
    </w:p>
    <w:p w14:paraId="6A537DD4" w14:textId="77777777" w:rsidR="00664AB9" w:rsidRPr="001B2B9B" w:rsidRDefault="00664AB9" w:rsidP="001B2B9B">
      <w:pPr>
        <w:pStyle w:val="ListParagraph"/>
        <w:numPr>
          <w:ilvl w:val="0"/>
          <w:numId w:val="390"/>
        </w:numPr>
        <w:ind w:left="0"/>
      </w:pPr>
      <w:r w:rsidRPr="001B2B9B">
        <w:rPr>
          <w:b/>
          <w:bCs/>
        </w:rPr>
        <w:t>Legislation</w:t>
      </w:r>
    </w:p>
    <w:p w14:paraId="200F23BB" w14:textId="77777777" w:rsidR="00664AB9" w:rsidRPr="001B2B9B" w:rsidRDefault="00664AB9" w:rsidP="00E96621">
      <w:pPr>
        <w:pStyle w:val="ListParagraph"/>
        <w:numPr>
          <w:ilvl w:val="0"/>
          <w:numId w:val="430"/>
        </w:numPr>
      </w:pPr>
      <w:r w:rsidRPr="001B2B9B">
        <w:t xml:space="preserve">The underlying legislation that governs the payment procedure and the issuing of payment notices in the UK is The Housing Grants, Construction and Regeneration Act 1996 (HGRA – also known as the Construction Act). </w:t>
      </w:r>
    </w:p>
    <w:p w14:paraId="7FDA7E1E" w14:textId="77777777" w:rsidR="00664AB9" w:rsidRPr="001B2B9B" w:rsidRDefault="00664AB9" w:rsidP="001B2B9B">
      <w:pPr>
        <w:pStyle w:val="ListParagraph"/>
        <w:ind w:left="0"/>
      </w:pPr>
    </w:p>
    <w:p w14:paraId="7C254625" w14:textId="77777777" w:rsidR="00664AB9" w:rsidRPr="001B2B9B" w:rsidRDefault="00664AB9" w:rsidP="00E96621">
      <w:pPr>
        <w:pStyle w:val="ListParagraph"/>
        <w:numPr>
          <w:ilvl w:val="0"/>
          <w:numId w:val="430"/>
        </w:numPr>
      </w:pPr>
      <w:r w:rsidRPr="001B2B9B">
        <w:t xml:space="preserve">In summary, this provides for: </w:t>
      </w:r>
    </w:p>
    <w:p w14:paraId="3D010662" w14:textId="77777777" w:rsidR="00664AB9" w:rsidRPr="001B2B9B" w:rsidRDefault="00664AB9" w:rsidP="00E96621">
      <w:pPr>
        <w:pStyle w:val="ListParagraph"/>
        <w:numPr>
          <w:ilvl w:val="1"/>
          <w:numId w:val="430"/>
        </w:numPr>
      </w:pPr>
      <w:r w:rsidRPr="001B2B9B">
        <w:t xml:space="preserve">the right to be paid in interim, periodic or stage payments </w:t>
      </w:r>
    </w:p>
    <w:p w14:paraId="6B5EAAB3" w14:textId="77777777" w:rsidR="00664AB9" w:rsidRPr="001B2B9B" w:rsidRDefault="00664AB9" w:rsidP="00E96621">
      <w:pPr>
        <w:pStyle w:val="ListParagraph"/>
        <w:numPr>
          <w:ilvl w:val="1"/>
          <w:numId w:val="430"/>
        </w:numPr>
      </w:pPr>
      <w:r w:rsidRPr="001B2B9B">
        <w:t xml:space="preserve">the right to be informed of the amount due, or any amounts to be withheld </w:t>
      </w:r>
    </w:p>
    <w:p w14:paraId="29C791B6" w14:textId="77777777" w:rsidR="00664AB9" w:rsidRPr="001B2B9B" w:rsidRDefault="00664AB9" w:rsidP="00E96621">
      <w:pPr>
        <w:pStyle w:val="ListParagraph"/>
        <w:numPr>
          <w:ilvl w:val="1"/>
          <w:numId w:val="430"/>
        </w:numPr>
      </w:pPr>
      <w:r w:rsidRPr="001B2B9B">
        <w:t xml:space="preserve">the right to suspend performance for non-payment </w:t>
      </w:r>
    </w:p>
    <w:p w14:paraId="682DB02E" w14:textId="77777777" w:rsidR="00664AB9" w:rsidRPr="001B2B9B" w:rsidRDefault="00664AB9" w:rsidP="00E96621">
      <w:pPr>
        <w:pStyle w:val="ListParagraph"/>
        <w:numPr>
          <w:ilvl w:val="1"/>
          <w:numId w:val="430"/>
        </w:numPr>
      </w:pPr>
      <w:r w:rsidRPr="001B2B9B">
        <w:t xml:space="preserve">the right to adjudication </w:t>
      </w:r>
    </w:p>
    <w:p w14:paraId="3BCCD656" w14:textId="77777777" w:rsidR="00664AB9" w:rsidRPr="001B2B9B" w:rsidRDefault="00664AB9" w:rsidP="00E96621">
      <w:pPr>
        <w:pStyle w:val="ListParagraph"/>
        <w:numPr>
          <w:ilvl w:val="1"/>
          <w:numId w:val="430"/>
        </w:numPr>
      </w:pPr>
      <w:r w:rsidRPr="001B2B9B">
        <w:t xml:space="preserve">disallowing pay when paid clauses. </w:t>
      </w:r>
    </w:p>
    <w:p w14:paraId="3C478439" w14:textId="77777777" w:rsidR="00664AB9" w:rsidRPr="001B2B9B" w:rsidRDefault="00664AB9" w:rsidP="001B2B9B">
      <w:pPr>
        <w:pStyle w:val="ListParagraph"/>
        <w:ind w:left="0"/>
      </w:pPr>
    </w:p>
    <w:p w14:paraId="1EA85686" w14:textId="77777777" w:rsidR="00664AB9" w:rsidRPr="001B2B9B" w:rsidRDefault="00664AB9" w:rsidP="00E96621">
      <w:pPr>
        <w:pStyle w:val="ListParagraph"/>
        <w:numPr>
          <w:ilvl w:val="0"/>
          <w:numId w:val="430"/>
        </w:numPr>
      </w:pPr>
      <w:r w:rsidRPr="001B2B9B">
        <w:t xml:space="preserve">The Act applies to all contracts for ‘construction operations’ (excluding construction contracts and consultants’ appointments). The scheme for </w:t>
      </w:r>
      <w:r w:rsidRPr="001B2B9B">
        <w:lastRenderedPageBreak/>
        <w:t xml:space="preserve">construction contracts applies, should contracts fail to adequately comply with the Act. </w:t>
      </w:r>
    </w:p>
    <w:p w14:paraId="3B0C2806" w14:textId="77777777" w:rsidR="00664AB9" w:rsidRPr="001B2B9B" w:rsidRDefault="00664AB9" w:rsidP="001B2B9B">
      <w:pPr>
        <w:pStyle w:val="ListParagraph"/>
        <w:spacing w:after="0"/>
        <w:ind w:left="0"/>
      </w:pPr>
    </w:p>
    <w:p w14:paraId="5C6843BF" w14:textId="77777777" w:rsidR="00664AB9" w:rsidRPr="001B2B9B" w:rsidRDefault="00664AB9" w:rsidP="00E96621">
      <w:pPr>
        <w:pStyle w:val="ListParagraph"/>
        <w:numPr>
          <w:ilvl w:val="0"/>
          <w:numId w:val="430"/>
        </w:numPr>
        <w:spacing w:after="0"/>
      </w:pPr>
      <w:r w:rsidRPr="001B2B9B">
        <w:t xml:space="preserve">The Act now applies to construction contracts, including those that are not in writing. Adjudication clauses must still be in writing, otherwise the scheme for construction contracts applies. </w:t>
      </w:r>
    </w:p>
    <w:p w14:paraId="26FBE0DD" w14:textId="77777777" w:rsidR="00664AB9" w:rsidRPr="001B2B9B" w:rsidRDefault="00664AB9" w:rsidP="001B2B9B">
      <w:pPr>
        <w:spacing w:after="0"/>
      </w:pPr>
    </w:p>
    <w:p w14:paraId="27EE3609" w14:textId="77777777" w:rsidR="00664AB9" w:rsidRPr="001B2B9B" w:rsidRDefault="00664AB9" w:rsidP="00E96621">
      <w:pPr>
        <w:pStyle w:val="ListParagraph"/>
        <w:numPr>
          <w:ilvl w:val="0"/>
          <w:numId w:val="430"/>
        </w:numPr>
        <w:spacing w:after="0"/>
      </w:pPr>
      <w:r w:rsidRPr="001B2B9B">
        <w:t xml:space="preserve">The following changes to procedures for making payments have also been made. </w:t>
      </w:r>
    </w:p>
    <w:p w14:paraId="789BB023" w14:textId="77777777" w:rsidR="00664AB9" w:rsidRPr="001B2B9B" w:rsidRDefault="00664AB9" w:rsidP="001B2B9B">
      <w:pPr>
        <w:spacing w:after="0"/>
      </w:pPr>
    </w:p>
    <w:p w14:paraId="07C129C0" w14:textId="77777777" w:rsidR="00664AB9" w:rsidRPr="001B2B9B" w:rsidRDefault="00664AB9" w:rsidP="00E96621">
      <w:pPr>
        <w:pStyle w:val="ListParagraph"/>
        <w:numPr>
          <w:ilvl w:val="0"/>
          <w:numId w:val="430"/>
        </w:numPr>
        <w:spacing w:after="0"/>
      </w:pPr>
      <w:r w:rsidRPr="001B2B9B">
        <w:t xml:space="preserve">The dates for payments must be clearly included in the contract. </w:t>
      </w:r>
    </w:p>
    <w:p w14:paraId="186B681E" w14:textId="77777777" w:rsidR="00664AB9" w:rsidRPr="001B2B9B" w:rsidRDefault="00664AB9" w:rsidP="001B2B9B">
      <w:pPr>
        <w:pStyle w:val="ListParagraph"/>
        <w:spacing w:after="0"/>
        <w:ind w:left="0"/>
      </w:pPr>
    </w:p>
    <w:p w14:paraId="6B8617AB" w14:textId="77777777" w:rsidR="00664AB9" w:rsidRPr="001B2B9B" w:rsidRDefault="00664AB9" w:rsidP="00E96621">
      <w:pPr>
        <w:pStyle w:val="ListParagraph"/>
        <w:numPr>
          <w:ilvl w:val="0"/>
          <w:numId w:val="430"/>
        </w:numPr>
        <w:spacing w:after="0"/>
      </w:pPr>
      <w:r w:rsidRPr="001B2B9B">
        <w:t xml:space="preserve">The payer (or specified person) must issue a payment notice within five days of the date for payment, even if no amount is due. Alternatively, if the contract allows, the payee may make an application for payment, which is treated as if it is the payment notice. </w:t>
      </w:r>
    </w:p>
    <w:p w14:paraId="1246F3FC" w14:textId="77777777" w:rsidR="00664AB9" w:rsidRPr="001B2B9B" w:rsidRDefault="00664AB9" w:rsidP="001B2B9B">
      <w:pPr>
        <w:pStyle w:val="ListParagraph"/>
        <w:spacing w:after="0"/>
        <w:ind w:left="0"/>
      </w:pPr>
    </w:p>
    <w:p w14:paraId="470ABD93" w14:textId="77777777" w:rsidR="00664AB9" w:rsidRPr="001B2B9B" w:rsidRDefault="00664AB9" w:rsidP="00E96621">
      <w:pPr>
        <w:pStyle w:val="ListParagraph"/>
        <w:numPr>
          <w:ilvl w:val="0"/>
          <w:numId w:val="430"/>
        </w:numPr>
        <w:spacing w:after="0"/>
      </w:pPr>
      <w:r w:rsidRPr="001B2B9B">
        <w:t xml:space="preserve">The payer (or specified person) must issue a pay less notice if they intend to pay less than the amount set out in the payment notice, setting out the basis for its calculation. </w:t>
      </w:r>
    </w:p>
    <w:p w14:paraId="02177EA2" w14:textId="77777777" w:rsidR="00664AB9" w:rsidRPr="001B2B9B" w:rsidRDefault="00664AB9" w:rsidP="001B2B9B">
      <w:pPr>
        <w:pStyle w:val="ListParagraph"/>
        <w:spacing w:after="0"/>
        <w:ind w:left="0"/>
      </w:pPr>
    </w:p>
    <w:p w14:paraId="5A61B23D" w14:textId="77777777" w:rsidR="00664AB9" w:rsidRPr="001B2B9B" w:rsidRDefault="00664AB9" w:rsidP="00E96621">
      <w:pPr>
        <w:pStyle w:val="ListParagraph"/>
        <w:numPr>
          <w:ilvl w:val="0"/>
          <w:numId w:val="430"/>
        </w:numPr>
        <w:spacing w:after="0"/>
      </w:pPr>
      <w:r w:rsidRPr="001B2B9B">
        <w:t xml:space="preserve">The notified amount is payable by the final date for payment. </w:t>
      </w:r>
    </w:p>
    <w:p w14:paraId="70FFC080" w14:textId="77777777" w:rsidR="00664AB9" w:rsidRPr="001B2B9B" w:rsidRDefault="00664AB9" w:rsidP="001B2B9B">
      <w:pPr>
        <w:pStyle w:val="ListParagraph"/>
        <w:spacing w:after="0"/>
        <w:ind w:left="0"/>
      </w:pPr>
    </w:p>
    <w:p w14:paraId="1E88E663" w14:textId="77777777" w:rsidR="00664AB9" w:rsidRPr="001B2B9B" w:rsidRDefault="00664AB9" w:rsidP="00E96621">
      <w:pPr>
        <w:pStyle w:val="ListParagraph"/>
        <w:numPr>
          <w:ilvl w:val="0"/>
          <w:numId w:val="430"/>
        </w:numPr>
        <w:spacing w:after="0"/>
      </w:pPr>
      <w:r w:rsidRPr="001B2B9B">
        <w:t xml:space="preserve">If the payer (or specified person) fails to issue a payment notice, the payee may issue a default payment notice. </w:t>
      </w:r>
    </w:p>
    <w:p w14:paraId="04FB2F6C" w14:textId="77777777" w:rsidR="00664AB9" w:rsidRPr="001B2B9B" w:rsidRDefault="00664AB9" w:rsidP="001B2B9B">
      <w:pPr>
        <w:pStyle w:val="ListParagraph"/>
        <w:spacing w:after="0"/>
        <w:ind w:left="0"/>
      </w:pPr>
    </w:p>
    <w:p w14:paraId="3356F257" w14:textId="77777777" w:rsidR="00664AB9" w:rsidRPr="001B2B9B" w:rsidRDefault="00664AB9" w:rsidP="00E96621">
      <w:pPr>
        <w:pStyle w:val="ListParagraph"/>
        <w:numPr>
          <w:ilvl w:val="0"/>
          <w:numId w:val="430"/>
        </w:numPr>
        <w:spacing w:after="0"/>
      </w:pPr>
      <w:r w:rsidRPr="001B2B9B">
        <w:t xml:space="preserve">The final date for payment is extended by the period between when the payer should have issued a payment notice and when the payee issued the default payment notice. </w:t>
      </w:r>
    </w:p>
    <w:p w14:paraId="299BBE9C" w14:textId="77777777" w:rsidR="00664AB9" w:rsidRPr="001B2B9B" w:rsidRDefault="00664AB9" w:rsidP="001B2B9B">
      <w:pPr>
        <w:pStyle w:val="ListParagraph"/>
        <w:spacing w:after="0"/>
        <w:ind w:left="0"/>
      </w:pPr>
    </w:p>
    <w:p w14:paraId="56EC39B1" w14:textId="77777777" w:rsidR="00664AB9" w:rsidRPr="001B2B9B" w:rsidRDefault="00664AB9" w:rsidP="00E96621">
      <w:pPr>
        <w:pStyle w:val="ListParagraph"/>
        <w:numPr>
          <w:ilvl w:val="0"/>
          <w:numId w:val="430"/>
        </w:numPr>
        <w:spacing w:after="0"/>
      </w:pPr>
      <w:r w:rsidRPr="001B2B9B">
        <w:t xml:space="preserve">If the payer does not issue a pay less notice, they must pay the amount specified in the default payment notice. </w:t>
      </w:r>
    </w:p>
    <w:p w14:paraId="3F6E1F08" w14:textId="77777777" w:rsidR="00664AB9" w:rsidRPr="001B2B9B" w:rsidRDefault="00664AB9" w:rsidP="001B2B9B">
      <w:pPr>
        <w:pStyle w:val="ListParagraph"/>
        <w:spacing w:after="0"/>
        <w:ind w:left="0"/>
      </w:pPr>
    </w:p>
    <w:p w14:paraId="7EA946AD" w14:textId="77777777" w:rsidR="00664AB9" w:rsidRPr="001B2B9B" w:rsidRDefault="00664AB9" w:rsidP="00E96621">
      <w:pPr>
        <w:pStyle w:val="ListParagraph"/>
        <w:numPr>
          <w:ilvl w:val="0"/>
          <w:numId w:val="430"/>
        </w:numPr>
        <w:spacing w:after="0"/>
      </w:pPr>
      <w:r w:rsidRPr="001B2B9B">
        <w:t>Pay when certified clauses are no longer permitted and the release of retention cannot be prevented by conditions within another contract. So, for example, contractors on a management contract project must have half of their retention released when their part of the works reaches practical completion, not when the whole project reaches practical completion.</w:t>
      </w:r>
    </w:p>
    <w:p w14:paraId="3F0953B5" w14:textId="4B83D401" w:rsidR="00664AB9" w:rsidRPr="001B2B9B" w:rsidRDefault="00664AB9" w:rsidP="00E96621">
      <w:pPr>
        <w:pStyle w:val="ListParagraph"/>
        <w:ind w:left="0" w:firstLine="45"/>
      </w:pPr>
    </w:p>
    <w:p w14:paraId="63DD2024" w14:textId="77777777" w:rsidR="00664AB9" w:rsidRPr="001B2B9B" w:rsidRDefault="00664AB9" w:rsidP="00E96621">
      <w:pPr>
        <w:pStyle w:val="ListParagraph"/>
        <w:numPr>
          <w:ilvl w:val="0"/>
          <w:numId w:val="430"/>
        </w:numPr>
      </w:pPr>
      <w:r w:rsidRPr="001B2B9B">
        <w:t xml:space="preserve">This also applies to trade contractors on construction management contracts. </w:t>
      </w:r>
    </w:p>
    <w:p w14:paraId="3526F9AB" w14:textId="77777777" w:rsidR="00664AB9" w:rsidRPr="001B2B9B" w:rsidRDefault="00664AB9" w:rsidP="001B2B9B">
      <w:pPr>
        <w:pStyle w:val="ListParagraph"/>
        <w:ind w:left="0"/>
      </w:pPr>
    </w:p>
    <w:p w14:paraId="3344E0E0" w14:textId="77777777" w:rsidR="00664AB9" w:rsidRPr="001B2B9B" w:rsidRDefault="00664AB9" w:rsidP="00E96621">
      <w:pPr>
        <w:pStyle w:val="ListParagraph"/>
        <w:numPr>
          <w:ilvl w:val="0"/>
          <w:numId w:val="430"/>
        </w:numPr>
      </w:pPr>
      <w:r w:rsidRPr="001B2B9B">
        <w:lastRenderedPageBreak/>
        <w:t xml:space="preserve">Changes to the right to suspend work for non-payment or to suspend part of the works and to claim costs and expenses incurred and an extension of time resulting from the suspension have also been introduced. </w:t>
      </w:r>
    </w:p>
    <w:p w14:paraId="7473BD59" w14:textId="77777777" w:rsidR="00664AB9" w:rsidRPr="001B2B9B" w:rsidRDefault="00664AB9" w:rsidP="001B2B9B">
      <w:pPr>
        <w:pStyle w:val="ListParagraph"/>
        <w:ind w:left="0"/>
      </w:pPr>
    </w:p>
    <w:p w14:paraId="17340695" w14:textId="77777777" w:rsidR="00664AB9" w:rsidRPr="00BB62FB" w:rsidRDefault="00664AB9" w:rsidP="001B2B9B">
      <w:pPr>
        <w:pStyle w:val="ListParagraph"/>
        <w:numPr>
          <w:ilvl w:val="0"/>
          <w:numId w:val="390"/>
        </w:numPr>
        <w:ind w:left="0"/>
      </w:pPr>
      <w:r w:rsidRPr="001B2B9B">
        <w:rPr>
          <w:b/>
          <w:bCs/>
        </w:rPr>
        <w:t>Issuing a Valid Payment or Pay Less Notice</w:t>
      </w:r>
    </w:p>
    <w:p w14:paraId="6809D212" w14:textId="77777777" w:rsidR="00BB62FB" w:rsidRPr="001B2B9B" w:rsidRDefault="00BB62FB" w:rsidP="00BB62FB">
      <w:pPr>
        <w:pStyle w:val="ListParagraph"/>
        <w:ind w:left="0"/>
      </w:pPr>
    </w:p>
    <w:p w14:paraId="41ED305C" w14:textId="77777777" w:rsidR="00664AB9" w:rsidRPr="001B2B9B" w:rsidRDefault="00664AB9" w:rsidP="00E96621">
      <w:pPr>
        <w:pStyle w:val="ListParagraph"/>
        <w:numPr>
          <w:ilvl w:val="0"/>
          <w:numId w:val="431"/>
        </w:numPr>
        <w:spacing w:after="0"/>
      </w:pPr>
      <w:r w:rsidRPr="001B2B9B">
        <w:t xml:space="preserve">In the event of a disagreement over the valuation of the payment in question, the specified person’s failure to issue a valid payment notice within the contractual time limit could result in them being obliged to pay the entire amount applied for as per the contractor’s payment application (which will be deemed a default payment notice). </w:t>
      </w:r>
    </w:p>
    <w:p w14:paraId="43651609" w14:textId="77777777" w:rsidR="00664AB9" w:rsidRPr="001B2B9B" w:rsidRDefault="00664AB9" w:rsidP="001B2B9B">
      <w:pPr>
        <w:pStyle w:val="ListParagraph"/>
        <w:spacing w:after="0"/>
        <w:ind w:left="0"/>
      </w:pPr>
    </w:p>
    <w:p w14:paraId="180B1E3B" w14:textId="77777777" w:rsidR="00664AB9" w:rsidRPr="001B2B9B" w:rsidRDefault="00664AB9" w:rsidP="00E96621">
      <w:pPr>
        <w:pStyle w:val="ListParagraph"/>
        <w:numPr>
          <w:ilvl w:val="0"/>
          <w:numId w:val="431"/>
        </w:numPr>
        <w:spacing w:after="0"/>
      </w:pPr>
      <w:r w:rsidRPr="001B2B9B">
        <w:t xml:space="preserve">The Contractor will be entitled to suspend, adjudicate and/or recover this amount as a debt with interest, should the specified person fail to pay the amount applied for as per the Contractor’s payment application at the final date for payment. </w:t>
      </w:r>
    </w:p>
    <w:p w14:paraId="7D93716E" w14:textId="77777777" w:rsidR="00664AB9" w:rsidRPr="001B2B9B" w:rsidRDefault="00664AB9" w:rsidP="001B2B9B">
      <w:pPr>
        <w:pStyle w:val="ListParagraph"/>
        <w:spacing w:after="0"/>
        <w:ind w:left="0"/>
      </w:pPr>
    </w:p>
    <w:p w14:paraId="1C738B6A" w14:textId="77777777" w:rsidR="00664AB9" w:rsidRPr="001B2B9B" w:rsidRDefault="00664AB9" w:rsidP="00E96621">
      <w:pPr>
        <w:pStyle w:val="ListParagraph"/>
        <w:numPr>
          <w:ilvl w:val="0"/>
          <w:numId w:val="431"/>
        </w:numPr>
        <w:spacing w:after="0"/>
      </w:pPr>
      <w:r w:rsidRPr="001B2B9B">
        <w:t xml:space="preserve">If the payer disagrees that the amount as per the contractor’s application is due, a pay less notice must be issued within the prescribed period. A notice issued late will be invalid. </w:t>
      </w:r>
    </w:p>
    <w:p w14:paraId="17B81E21" w14:textId="77777777" w:rsidR="00664AB9" w:rsidRPr="001B2B9B" w:rsidRDefault="00664AB9" w:rsidP="001B2B9B">
      <w:pPr>
        <w:pStyle w:val="ListParagraph"/>
        <w:spacing w:after="0"/>
        <w:ind w:left="0"/>
      </w:pPr>
    </w:p>
    <w:p w14:paraId="0D688972" w14:textId="77777777" w:rsidR="00664AB9" w:rsidRPr="001B2B9B" w:rsidRDefault="00664AB9" w:rsidP="00E96621">
      <w:pPr>
        <w:pStyle w:val="ListParagraph"/>
        <w:numPr>
          <w:ilvl w:val="0"/>
          <w:numId w:val="431"/>
        </w:numPr>
        <w:spacing w:after="0"/>
      </w:pPr>
      <w:r w:rsidRPr="001B2B9B">
        <w:t xml:space="preserve">Even if the specified person believes that nothing is due or if they intend to rely on set-off, counterclaim or abatement to reduce or nullify the amount as per the contractor’s application, the specified person must issue a payment notice or pay less notice. </w:t>
      </w:r>
    </w:p>
    <w:p w14:paraId="7E6D8964" w14:textId="77777777" w:rsidR="00664AB9" w:rsidRPr="001B2B9B" w:rsidRDefault="00664AB9" w:rsidP="001B2B9B">
      <w:pPr>
        <w:spacing w:after="0"/>
      </w:pPr>
    </w:p>
    <w:p w14:paraId="4B3CBD42" w14:textId="77777777" w:rsidR="00664AB9" w:rsidRDefault="00664AB9" w:rsidP="00E96621">
      <w:pPr>
        <w:pStyle w:val="ListParagraph"/>
        <w:numPr>
          <w:ilvl w:val="0"/>
          <w:numId w:val="431"/>
        </w:numPr>
        <w:spacing w:after="0"/>
      </w:pPr>
      <w:r w:rsidRPr="001B2B9B">
        <w:t xml:space="preserve">Having issued the payment notice, if the payer subsequently considers that the payment should be reduced, they have the option to issue a pay less notice to the payee provided they do so in accordance with the terms of the subcontract and sufficient information is provided to ensure the notice is valid. </w:t>
      </w:r>
    </w:p>
    <w:p w14:paraId="217004D0" w14:textId="77777777" w:rsidR="00E42E7A" w:rsidRPr="001B2B9B" w:rsidRDefault="00E42E7A" w:rsidP="00E42E7A">
      <w:pPr>
        <w:spacing w:after="0"/>
      </w:pPr>
    </w:p>
    <w:p w14:paraId="74357799" w14:textId="77777777" w:rsidR="00664AB9" w:rsidRPr="001B2B9B" w:rsidRDefault="00664AB9" w:rsidP="00E96621">
      <w:pPr>
        <w:pStyle w:val="ListParagraph"/>
        <w:numPr>
          <w:ilvl w:val="0"/>
          <w:numId w:val="431"/>
        </w:numPr>
        <w:spacing w:after="0"/>
      </w:pPr>
      <w:r w:rsidRPr="001B2B9B">
        <w:t xml:space="preserve">This situation would arise where works have been overvalued or contra charges have come to light after the issue of the payment notice. </w:t>
      </w:r>
    </w:p>
    <w:p w14:paraId="423A14A1" w14:textId="77777777" w:rsidR="00664AB9" w:rsidRPr="001B2B9B" w:rsidRDefault="00664AB9" w:rsidP="001B2B9B">
      <w:pPr>
        <w:pStyle w:val="ListParagraph"/>
        <w:spacing w:after="0"/>
        <w:ind w:left="0"/>
      </w:pPr>
    </w:p>
    <w:p w14:paraId="49363BA1" w14:textId="62BE9482" w:rsidR="00664AB9" w:rsidRPr="001B2B9B" w:rsidRDefault="00664AB9" w:rsidP="00E96621">
      <w:pPr>
        <w:pStyle w:val="ListParagraph"/>
        <w:numPr>
          <w:ilvl w:val="0"/>
          <w:numId w:val="431"/>
        </w:numPr>
        <w:spacing w:after="0"/>
      </w:pPr>
      <w:r w:rsidRPr="001B2B9B">
        <w:t xml:space="preserve">If the specified person fails to issue a valid payment notice or pay less notice, they will have no option but to make payment to the </w:t>
      </w:r>
      <w:r w:rsidR="00E42E7A">
        <w:t>c</w:t>
      </w:r>
      <w:r w:rsidRPr="001B2B9B">
        <w:t xml:space="preserve">ontractor for the amount, as per the </w:t>
      </w:r>
      <w:r w:rsidR="00E42E7A">
        <w:t>c</w:t>
      </w:r>
      <w:r w:rsidRPr="001B2B9B">
        <w:t xml:space="preserve">ontractor’s application. </w:t>
      </w:r>
    </w:p>
    <w:p w14:paraId="409A72D8" w14:textId="77777777" w:rsidR="00664AB9" w:rsidRPr="001B2B9B" w:rsidRDefault="00664AB9" w:rsidP="001B2B9B">
      <w:pPr>
        <w:pStyle w:val="ListParagraph"/>
        <w:spacing w:after="0"/>
        <w:ind w:left="0"/>
      </w:pPr>
    </w:p>
    <w:p w14:paraId="00349CC4" w14:textId="77777777" w:rsidR="00664AB9" w:rsidRPr="001B2B9B" w:rsidRDefault="00664AB9" w:rsidP="00E96621">
      <w:pPr>
        <w:pStyle w:val="ListParagraph"/>
        <w:numPr>
          <w:ilvl w:val="0"/>
          <w:numId w:val="431"/>
        </w:numPr>
        <w:spacing w:after="0"/>
      </w:pPr>
      <w:r w:rsidRPr="001B2B9B">
        <w:t xml:space="preserve">This is of particular importance at the end of a project, when there is greater potential for account evaluation disagreements or disputes. </w:t>
      </w:r>
    </w:p>
    <w:p w14:paraId="7D6ECBF0" w14:textId="77777777" w:rsidR="00664AB9" w:rsidRPr="001B2B9B" w:rsidRDefault="00664AB9" w:rsidP="001B2B9B">
      <w:pPr>
        <w:pStyle w:val="ListParagraph"/>
        <w:spacing w:after="0"/>
        <w:ind w:left="0"/>
      </w:pPr>
    </w:p>
    <w:p w14:paraId="1E92B3FF" w14:textId="77777777" w:rsidR="00664AB9" w:rsidRPr="001B2B9B" w:rsidRDefault="00664AB9" w:rsidP="00E96621">
      <w:pPr>
        <w:pStyle w:val="ListParagraph"/>
        <w:numPr>
          <w:ilvl w:val="0"/>
          <w:numId w:val="431"/>
        </w:numPr>
        <w:spacing w:after="0"/>
      </w:pPr>
      <w:r w:rsidRPr="001B2B9B">
        <w:lastRenderedPageBreak/>
        <w:t xml:space="preserve">At this point, failure to issue a valid payment notice or pay less notice could result in the paying party having to pay the full amount claimed, whether agreed with or not. </w:t>
      </w:r>
    </w:p>
    <w:p w14:paraId="7D0FFE99" w14:textId="77777777" w:rsidR="00664AB9" w:rsidRPr="001B2B9B" w:rsidRDefault="00664AB9" w:rsidP="001B2B9B">
      <w:pPr>
        <w:spacing w:after="0"/>
      </w:pPr>
    </w:p>
    <w:p w14:paraId="69A71FED" w14:textId="77777777" w:rsidR="00664AB9" w:rsidRPr="001B2B9B" w:rsidRDefault="00664AB9" w:rsidP="00E96621">
      <w:pPr>
        <w:pStyle w:val="ListParagraph"/>
        <w:numPr>
          <w:ilvl w:val="0"/>
          <w:numId w:val="431"/>
        </w:numPr>
        <w:spacing w:after="0"/>
      </w:pPr>
      <w:r w:rsidRPr="001B2B9B">
        <w:t xml:space="preserve">Once the deadline for issuing a pay less notice in that payment cycle has been missed, the payer has lost the opportunity to withhold money from that payment. </w:t>
      </w:r>
    </w:p>
    <w:p w14:paraId="4B80BA1D" w14:textId="77777777" w:rsidR="00664AB9" w:rsidRPr="001B2B9B" w:rsidRDefault="00664AB9" w:rsidP="001B2B9B">
      <w:pPr>
        <w:pStyle w:val="ListParagraph"/>
        <w:spacing w:after="0"/>
        <w:ind w:left="0"/>
      </w:pPr>
    </w:p>
    <w:p w14:paraId="2470BD68" w14:textId="77777777" w:rsidR="00664AB9" w:rsidRPr="001B2B9B" w:rsidRDefault="00664AB9" w:rsidP="00E96621">
      <w:pPr>
        <w:pStyle w:val="ListParagraph"/>
        <w:numPr>
          <w:ilvl w:val="0"/>
          <w:numId w:val="431"/>
        </w:numPr>
        <w:spacing w:after="0"/>
      </w:pPr>
      <w:r w:rsidRPr="001B2B9B">
        <w:t xml:space="preserve">Not only is it important to issue a valid payment notice or pay less notice within the prescribed timeframe, but the notice must also be in the correct form and contain the relevant details. </w:t>
      </w:r>
    </w:p>
    <w:p w14:paraId="141F1494" w14:textId="77777777" w:rsidR="00664AB9" w:rsidRPr="001B2B9B" w:rsidRDefault="00664AB9" w:rsidP="001B2B9B">
      <w:pPr>
        <w:spacing w:after="0"/>
        <w:rPr>
          <w:i/>
          <w:iCs/>
        </w:rPr>
      </w:pPr>
    </w:p>
    <w:p w14:paraId="0765246C" w14:textId="77777777" w:rsidR="00664AB9" w:rsidRPr="00E96621" w:rsidRDefault="00664AB9" w:rsidP="00E96621">
      <w:pPr>
        <w:pStyle w:val="ListParagraph"/>
        <w:numPr>
          <w:ilvl w:val="0"/>
          <w:numId w:val="431"/>
        </w:numPr>
        <w:spacing w:after="0"/>
        <w:rPr>
          <w:i/>
          <w:iCs/>
        </w:rPr>
      </w:pPr>
      <w:r w:rsidRPr="00E96621">
        <w:rPr>
          <w:i/>
          <w:iCs/>
        </w:rPr>
        <w:t>Note: the period between the application date and the due date should be as long as possible, to protect the company’s position in relation to the timing of notices. In addition, the period between the issue of the pay less notice and the final date for payment should be kept as short as possible.</w:t>
      </w:r>
    </w:p>
    <w:p w14:paraId="4E32EE9E" w14:textId="77777777" w:rsidR="00664AB9" w:rsidRPr="001B2B9B" w:rsidRDefault="00664AB9" w:rsidP="001B2B9B">
      <w:pPr>
        <w:rPr>
          <w:b/>
          <w:bCs/>
        </w:rPr>
      </w:pPr>
    </w:p>
    <w:p w14:paraId="12F903C2" w14:textId="77777777" w:rsidR="00664AB9" w:rsidRPr="00E42E7A" w:rsidRDefault="00664AB9" w:rsidP="001B2B9B">
      <w:pPr>
        <w:pStyle w:val="ListParagraph"/>
        <w:numPr>
          <w:ilvl w:val="0"/>
          <w:numId w:val="390"/>
        </w:numPr>
        <w:ind w:left="0"/>
      </w:pPr>
      <w:r w:rsidRPr="001B2B9B">
        <w:rPr>
          <w:b/>
          <w:bCs/>
        </w:rPr>
        <w:t>Conclusion</w:t>
      </w:r>
    </w:p>
    <w:p w14:paraId="6E153C03" w14:textId="77777777" w:rsidR="00E42E7A" w:rsidRPr="001B2B9B" w:rsidRDefault="00E42E7A" w:rsidP="00E42E7A">
      <w:pPr>
        <w:pStyle w:val="ListParagraph"/>
        <w:ind w:left="0"/>
      </w:pPr>
    </w:p>
    <w:p w14:paraId="7611F394" w14:textId="77777777" w:rsidR="00664AB9" w:rsidRPr="001B2B9B" w:rsidRDefault="00664AB9" w:rsidP="00E96621">
      <w:pPr>
        <w:pStyle w:val="ListParagraph"/>
        <w:numPr>
          <w:ilvl w:val="0"/>
          <w:numId w:val="432"/>
        </w:numPr>
      </w:pPr>
      <w:r w:rsidRPr="001B2B9B">
        <w:t xml:space="preserve">In summary, it is important for a valid and timely payment notice or pay less notice to be issued. If it is not, the payee (sub-subcontractor) could be entitled to: </w:t>
      </w:r>
    </w:p>
    <w:p w14:paraId="29BA6742" w14:textId="4ACED6FB" w:rsidR="00664AB9" w:rsidRPr="001B2B9B" w:rsidRDefault="00664AB9" w:rsidP="00E96621">
      <w:pPr>
        <w:pStyle w:val="ListParagraph"/>
        <w:numPr>
          <w:ilvl w:val="0"/>
          <w:numId w:val="432"/>
        </w:numPr>
      </w:pPr>
      <w:r w:rsidRPr="001B2B9B">
        <w:t xml:space="preserve">suspend performance of any or </w:t>
      </w:r>
      <w:r w:rsidR="00E42E7A" w:rsidRPr="001B2B9B">
        <w:t>all</w:t>
      </w:r>
      <w:r w:rsidRPr="001B2B9B">
        <w:t xml:space="preserve"> its obligations under the relevant contract; and/or </w:t>
      </w:r>
    </w:p>
    <w:p w14:paraId="6F18176E" w14:textId="77777777" w:rsidR="00664AB9" w:rsidRPr="001B2B9B" w:rsidRDefault="00664AB9" w:rsidP="00E96621">
      <w:pPr>
        <w:pStyle w:val="ListParagraph"/>
        <w:numPr>
          <w:ilvl w:val="0"/>
          <w:numId w:val="432"/>
        </w:numPr>
      </w:pPr>
      <w:r w:rsidRPr="001B2B9B">
        <w:t xml:space="preserve">proceed with adjudication to recover what it considers to be the amount due. </w:t>
      </w:r>
    </w:p>
    <w:p w14:paraId="0A47C99B" w14:textId="77777777" w:rsidR="00664AB9" w:rsidRPr="001B2B9B" w:rsidRDefault="00664AB9" w:rsidP="001B2B9B">
      <w:pPr>
        <w:pStyle w:val="ListParagraph"/>
        <w:ind w:left="0"/>
      </w:pPr>
    </w:p>
    <w:p w14:paraId="7F0DEF7C" w14:textId="77777777" w:rsidR="00664AB9" w:rsidRPr="001B2B9B" w:rsidRDefault="00664AB9" w:rsidP="00E96621">
      <w:pPr>
        <w:pStyle w:val="ListParagraph"/>
        <w:numPr>
          <w:ilvl w:val="0"/>
          <w:numId w:val="432"/>
        </w:numPr>
      </w:pPr>
      <w:r w:rsidRPr="001B2B9B">
        <w:t>If a case goes to adjudication, the outcome is often in favour if the payee, particularly if the adjudication is brought on the grounds of late notification.</w:t>
      </w:r>
    </w:p>
    <w:p w14:paraId="2EE19E6C" w14:textId="77777777" w:rsidR="00487F97" w:rsidRPr="001B2B9B" w:rsidRDefault="00487F97" w:rsidP="001B2B9B">
      <w:pPr>
        <w:rPr>
          <w:rFonts w:eastAsiaTheme="majorEastAsia" w:cstheme="majorBidi"/>
          <w:b/>
          <w:color w:val="0F4761" w:themeColor="accent1" w:themeShade="BF"/>
        </w:rPr>
      </w:pPr>
      <w:r w:rsidRPr="001B2B9B">
        <w:rPr>
          <w:b/>
        </w:rPr>
        <w:br w:type="page"/>
      </w:r>
    </w:p>
    <w:p w14:paraId="46A292CE" w14:textId="49C4B69A" w:rsidR="00E46EF6" w:rsidRPr="001B2B9B" w:rsidRDefault="00E46EF6" w:rsidP="001B2B9B">
      <w:pPr>
        <w:pStyle w:val="Heading2"/>
        <w:rPr>
          <w:rFonts w:asciiTheme="minorHAnsi" w:hAnsiTheme="minorHAnsi"/>
          <w:b/>
          <w:bCs/>
          <w:sz w:val="24"/>
          <w:szCs w:val="24"/>
        </w:rPr>
      </w:pPr>
      <w:bookmarkStart w:id="159" w:name="_Toc232964159"/>
      <w:r w:rsidRPr="001B2B9B">
        <w:rPr>
          <w:rFonts w:asciiTheme="minorHAnsi" w:hAnsiTheme="minorHAnsi"/>
          <w:b/>
          <w:bCs/>
          <w:sz w:val="24"/>
          <w:szCs w:val="24"/>
        </w:rPr>
        <w:lastRenderedPageBreak/>
        <w:t>BONDS &amp; WARRANTIES</w:t>
      </w:r>
      <w:bookmarkEnd w:id="159"/>
    </w:p>
    <w:p w14:paraId="7A2B022A" w14:textId="77777777" w:rsidR="002259C9" w:rsidRPr="001B2B9B" w:rsidRDefault="002259C9" w:rsidP="001B2B9B">
      <w:pPr>
        <w:pStyle w:val="ListParagraph"/>
        <w:numPr>
          <w:ilvl w:val="0"/>
          <w:numId w:val="398"/>
        </w:numPr>
        <w:ind w:left="0"/>
      </w:pPr>
      <w:r w:rsidRPr="001B2B9B">
        <w:rPr>
          <w:b/>
          <w:bCs/>
        </w:rPr>
        <w:t>Introduction</w:t>
      </w:r>
    </w:p>
    <w:p w14:paraId="5EFEF9B2" w14:textId="0EF08365" w:rsidR="002259C9" w:rsidRPr="001B2B9B" w:rsidRDefault="002259C9" w:rsidP="001B2B9B">
      <w:r w:rsidRPr="001B2B9B">
        <w:t xml:space="preserve">This guide covers the procedure to adopt </w:t>
      </w:r>
      <w:r w:rsidR="00E42E7A" w:rsidRPr="001B2B9B">
        <w:t>in regard to</w:t>
      </w:r>
      <w:r w:rsidRPr="001B2B9B">
        <w:t xml:space="preserve"> the use of bonds and warranties. </w:t>
      </w:r>
    </w:p>
    <w:p w14:paraId="76BE05FD" w14:textId="4E17E2A2" w:rsidR="002259C9" w:rsidRPr="001B2B9B" w:rsidRDefault="002259C9" w:rsidP="001B2B9B">
      <w:r w:rsidRPr="001B2B9B">
        <w:t xml:space="preserve">In the construction and engineering sectors, bonds, collateral warranties and parent company guarantees (PCGs) are commonplace. Bonds and PCGs differ from collateral warranties in that they don’t confer rights to third parties. However, all essentially provide some form of guarantee or recourse over and above that provided under the works contract </w:t>
      </w:r>
      <w:r w:rsidR="00E42E7A" w:rsidRPr="001B2B9B">
        <w:t>if</w:t>
      </w:r>
      <w:r w:rsidRPr="001B2B9B">
        <w:t xml:space="preserve"> a party to a contract defaults in their obligations under the </w:t>
      </w:r>
      <w:r w:rsidR="00EB3A6D">
        <w:t>c</w:t>
      </w:r>
      <w:r w:rsidR="00EB3A6D" w:rsidRPr="001B2B9B">
        <w:t>ontract or</w:t>
      </w:r>
      <w:r w:rsidRPr="001B2B9B">
        <w:t xml:space="preserve"> goes out of business. </w:t>
      </w:r>
    </w:p>
    <w:p w14:paraId="72F8C36D" w14:textId="1E016067" w:rsidR="002259C9" w:rsidRPr="001B2B9B" w:rsidRDefault="002259C9" w:rsidP="001B2B9B">
      <w:r w:rsidRPr="001B2B9B">
        <w:t xml:space="preserve">Typically, during the </w:t>
      </w:r>
      <w:r w:rsidR="00C521B0">
        <w:t>t</w:t>
      </w:r>
      <w:r w:rsidRPr="001B2B9B">
        <w:t xml:space="preserve">endering stage of the project, the </w:t>
      </w:r>
      <w:r w:rsidR="00C521B0">
        <w:t>c</w:t>
      </w:r>
      <w:r w:rsidRPr="001B2B9B">
        <w:t xml:space="preserve">lient makes us aware of the requirement for a Collateral Warranty, and either a Bond or a Parent Company Guarantee; stating the coverage required (i.e. 10% Performance Bond etc). </w:t>
      </w:r>
    </w:p>
    <w:p w14:paraId="4C6E2B00" w14:textId="77777777" w:rsidR="002259C9" w:rsidRPr="001B2B9B" w:rsidRDefault="002259C9" w:rsidP="001B2B9B">
      <w:r w:rsidRPr="001B2B9B">
        <w:t xml:space="preserve">Risk profiles are required to be considered for the works, scope, project as a whole, and also the Client when it comes to any agreement to provide or enquire about a Bond or PCG. The critical nature of this is to be emphasised when the type of Bond or PCG are worded in vain of an On-Demand provision.  </w:t>
      </w:r>
    </w:p>
    <w:p w14:paraId="39748953" w14:textId="03B18C32" w:rsidR="002259C9" w:rsidRPr="001B2B9B" w:rsidRDefault="002259C9" w:rsidP="001B2B9B">
      <w:r w:rsidRPr="001B2B9B">
        <w:t xml:space="preserve">If the Company is made aware of the requirement of the above then this is to be raised in the first instance to the Director, and </w:t>
      </w:r>
      <w:r w:rsidR="00C521B0">
        <w:t>Commercial Manager</w:t>
      </w:r>
      <w:r w:rsidRPr="001B2B9B">
        <w:t xml:space="preserve"> to review and consider the following. </w:t>
      </w:r>
    </w:p>
    <w:p w14:paraId="46C50553" w14:textId="0ABF2CD2" w:rsidR="002259C9" w:rsidRPr="001B2B9B" w:rsidRDefault="002259C9" w:rsidP="001B2B9B">
      <w:r w:rsidRPr="001B2B9B">
        <w:t xml:space="preserve">It is Company procedure that the </w:t>
      </w:r>
      <w:r w:rsidR="00C521B0">
        <w:t>Commercial Manager</w:t>
      </w:r>
      <w:r w:rsidRPr="001B2B9B">
        <w:t xml:space="preserve"> takes point </w:t>
      </w:r>
      <w:r w:rsidR="00EB3A6D" w:rsidRPr="001B2B9B">
        <w:t>in regard to</w:t>
      </w:r>
      <w:r w:rsidRPr="001B2B9B">
        <w:t xml:space="preserve"> any and all requirements for Bonds and Collateral Warranties. </w:t>
      </w:r>
    </w:p>
    <w:p w14:paraId="0F6A28A2" w14:textId="77777777" w:rsidR="002259C9" w:rsidRPr="001B2B9B" w:rsidRDefault="002259C9" w:rsidP="001B2B9B">
      <w:pPr>
        <w:pStyle w:val="ListParagraph"/>
        <w:numPr>
          <w:ilvl w:val="0"/>
          <w:numId w:val="398"/>
        </w:numPr>
        <w:ind w:left="0"/>
      </w:pPr>
      <w:r w:rsidRPr="001B2B9B">
        <w:rPr>
          <w:b/>
          <w:bCs/>
        </w:rPr>
        <w:t xml:space="preserve">PERFORMANCE BONDS </w:t>
      </w:r>
    </w:p>
    <w:p w14:paraId="76A57C68" w14:textId="77777777" w:rsidR="002259C9" w:rsidRPr="001B2B9B" w:rsidRDefault="002259C9" w:rsidP="001B2B9B">
      <w:r w:rsidRPr="001B2B9B">
        <w:t xml:space="preserve">A performance bond provides: </w:t>
      </w:r>
    </w:p>
    <w:p w14:paraId="45A28C67" w14:textId="69FDCFB9" w:rsidR="002259C9" w:rsidRPr="001B2B9B" w:rsidRDefault="002259C9" w:rsidP="00E42E7A">
      <w:pPr>
        <w:pStyle w:val="ListParagraph"/>
        <w:numPr>
          <w:ilvl w:val="1"/>
          <w:numId w:val="305"/>
        </w:numPr>
        <w:ind w:left="709"/>
      </w:pPr>
      <w:r w:rsidRPr="001B2B9B">
        <w:t xml:space="preserve">a guarantee of finance to enable the employer (contractor) to finish the works where the employer would otherwise be financially prejudiced </w:t>
      </w:r>
    </w:p>
    <w:p w14:paraId="07F1378B" w14:textId="151387B8" w:rsidR="002259C9" w:rsidRPr="001B2B9B" w:rsidRDefault="002259C9" w:rsidP="00E42E7A">
      <w:pPr>
        <w:pStyle w:val="ListParagraph"/>
        <w:numPr>
          <w:ilvl w:val="1"/>
          <w:numId w:val="305"/>
        </w:numPr>
        <w:ind w:left="709"/>
      </w:pPr>
      <w:r w:rsidRPr="001B2B9B">
        <w:t xml:space="preserve">an incentive to the contractor to finish the works </w:t>
      </w:r>
    </w:p>
    <w:p w14:paraId="4BEC8718" w14:textId="39E570AF" w:rsidR="002259C9" w:rsidRPr="001B2B9B" w:rsidRDefault="002259C9" w:rsidP="00E42E7A">
      <w:pPr>
        <w:pStyle w:val="ListParagraph"/>
        <w:numPr>
          <w:ilvl w:val="1"/>
          <w:numId w:val="305"/>
        </w:numPr>
        <w:ind w:left="709"/>
      </w:pPr>
      <w:r w:rsidRPr="001B2B9B">
        <w:t xml:space="preserve">a credit assessment of the contractor. </w:t>
      </w:r>
    </w:p>
    <w:p w14:paraId="4C077504" w14:textId="77777777" w:rsidR="002259C9" w:rsidRPr="001B2B9B" w:rsidRDefault="002259C9" w:rsidP="001B2B9B">
      <w:r w:rsidRPr="001B2B9B">
        <w:t xml:space="preserve">When considering or reviewing a Performance Bond, it is critical to be able to answer the following questions; </w:t>
      </w:r>
    </w:p>
    <w:p w14:paraId="5520F75D" w14:textId="77777777" w:rsidR="002259C9" w:rsidRPr="001B2B9B" w:rsidRDefault="002259C9" w:rsidP="001B2B9B">
      <w:pPr>
        <w:rPr>
          <w:b/>
          <w:bCs/>
          <w:i/>
          <w:iCs/>
        </w:rPr>
      </w:pPr>
      <w:r w:rsidRPr="001B2B9B">
        <w:rPr>
          <w:b/>
          <w:bCs/>
          <w:i/>
          <w:iCs/>
        </w:rPr>
        <w:t xml:space="preserve"> - What is the category of the Bond? </w:t>
      </w:r>
    </w:p>
    <w:p w14:paraId="6CBE8D9D" w14:textId="1FCCA671" w:rsidR="002259C9" w:rsidRPr="001B2B9B" w:rsidRDefault="002259C9" w:rsidP="001B2B9B">
      <w:r w:rsidRPr="001B2B9B">
        <w:t xml:space="preserve">Note: There are typically two types of </w:t>
      </w:r>
      <w:r w:rsidR="00D52366" w:rsidRPr="001B2B9B">
        <w:t>Bonds</w:t>
      </w:r>
      <w:r w:rsidRPr="001B2B9B">
        <w:t xml:space="preserve">; On-Demand, or Conditional </w:t>
      </w:r>
    </w:p>
    <w:p w14:paraId="654BB047" w14:textId="09AB11DB" w:rsidR="002259C9" w:rsidRPr="001B2B9B" w:rsidRDefault="002259C9" w:rsidP="00E42E7A">
      <w:pPr>
        <w:pStyle w:val="ListParagraph"/>
        <w:numPr>
          <w:ilvl w:val="0"/>
          <w:numId w:val="434"/>
        </w:numPr>
      </w:pPr>
      <w:r w:rsidRPr="001B2B9B">
        <w:rPr>
          <w:b/>
          <w:bCs/>
        </w:rPr>
        <w:t>On-Demand Bonds:</w:t>
      </w:r>
      <w:r w:rsidRPr="001B2B9B">
        <w:t xml:space="preserve"> Relate to breach or non-performance by the </w:t>
      </w:r>
      <w:r w:rsidR="00F10521">
        <w:t>c</w:t>
      </w:r>
      <w:r w:rsidRPr="001B2B9B">
        <w:t xml:space="preserve">ontractor, but state that the full amount of the bond is to be paid on first written demand by the </w:t>
      </w:r>
      <w:r w:rsidR="00206360">
        <w:lastRenderedPageBreak/>
        <w:t>b</w:t>
      </w:r>
      <w:r w:rsidRPr="001B2B9B">
        <w:t xml:space="preserve">eneficiary, without the specific or required need for the </w:t>
      </w:r>
      <w:r w:rsidR="00206360">
        <w:t>b</w:t>
      </w:r>
      <w:r w:rsidRPr="001B2B9B">
        <w:t xml:space="preserve">reach to be demonstrated or justified in the first instance. </w:t>
      </w:r>
    </w:p>
    <w:p w14:paraId="23B67188" w14:textId="77777777" w:rsidR="002259C9" w:rsidRPr="001B2B9B" w:rsidRDefault="002259C9" w:rsidP="001B2B9B">
      <w:pPr>
        <w:pStyle w:val="ListParagraph"/>
        <w:ind w:left="0"/>
        <w:rPr>
          <w:i/>
          <w:iCs/>
        </w:rPr>
      </w:pPr>
    </w:p>
    <w:p w14:paraId="292E2ACD" w14:textId="77777777" w:rsidR="002259C9" w:rsidRPr="001B2B9B" w:rsidRDefault="002259C9" w:rsidP="00E42E7A">
      <w:pPr>
        <w:pStyle w:val="ListParagraph"/>
        <w:numPr>
          <w:ilvl w:val="0"/>
          <w:numId w:val="434"/>
        </w:numPr>
        <w:rPr>
          <w:i/>
          <w:iCs/>
        </w:rPr>
      </w:pPr>
      <w:r w:rsidRPr="001B2B9B">
        <w:rPr>
          <w:i/>
          <w:iCs/>
        </w:rPr>
        <w:t xml:space="preserve">Considered to be a High Risk. Any commitment to obtain an on-demand bond must be avoided and the situation referred to senior Directors. </w:t>
      </w:r>
    </w:p>
    <w:p w14:paraId="6B2CBD62" w14:textId="77777777" w:rsidR="002259C9" w:rsidRPr="001B2B9B" w:rsidRDefault="002259C9" w:rsidP="001B2B9B">
      <w:pPr>
        <w:pStyle w:val="ListParagraph"/>
        <w:ind w:left="0"/>
      </w:pPr>
    </w:p>
    <w:p w14:paraId="2E6A3A4F" w14:textId="45CAFE95" w:rsidR="002259C9" w:rsidRPr="001B2B9B" w:rsidRDefault="002259C9" w:rsidP="00E42E7A">
      <w:pPr>
        <w:pStyle w:val="ListParagraph"/>
        <w:numPr>
          <w:ilvl w:val="0"/>
          <w:numId w:val="434"/>
        </w:numPr>
      </w:pPr>
      <w:r w:rsidRPr="001B2B9B">
        <w:rPr>
          <w:b/>
          <w:bCs/>
        </w:rPr>
        <w:t xml:space="preserve">Conditional Bonds: </w:t>
      </w:r>
      <w:r w:rsidRPr="001B2B9B">
        <w:t xml:space="preserve">Can only be called upon if a company defaults in </w:t>
      </w:r>
      <w:r w:rsidR="00D52366" w:rsidRPr="001B2B9B">
        <w:t>its</w:t>
      </w:r>
      <w:r w:rsidRPr="001B2B9B">
        <w:t xml:space="preserve"> contractual obligations, and that this default or breach requires proof either by; writing of liability by the contractor, or the decision of a court or arbitrator. </w:t>
      </w:r>
    </w:p>
    <w:p w14:paraId="3C4BBD25" w14:textId="77777777" w:rsidR="002259C9" w:rsidRPr="001B2B9B" w:rsidRDefault="002259C9" w:rsidP="001B2B9B">
      <w:pPr>
        <w:pStyle w:val="ListParagraph"/>
        <w:ind w:left="0"/>
      </w:pPr>
    </w:p>
    <w:p w14:paraId="40A4031E" w14:textId="77777777" w:rsidR="002259C9" w:rsidRPr="001B2B9B" w:rsidRDefault="002259C9" w:rsidP="001B2B9B">
      <w:pPr>
        <w:pStyle w:val="ListParagraph"/>
        <w:ind w:left="0"/>
        <w:rPr>
          <w:i/>
          <w:iCs/>
        </w:rPr>
      </w:pPr>
      <w:r w:rsidRPr="001B2B9B">
        <w:rPr>
          <w:i/>
          <w:iCs/>
        </w:rPr>
        <w:t xml:space="preserve">This type of Bond is preferred and where always able, negotiated for the wording to be agreed around a Conditional Bond basis, with the limitations set in to the Beneficiary proving breach and defaults etc. </w:t>
      </w:r>
    </w:p>
    <w:p w14:paraId="6F186518" w14:textId="77777777" w:rsidR="002259C9" w:rsidRPr="001B2B9B" w:rsidRDefault="002259C9" w:rsidP="001B2B9B"/>
    <w:p w14:paraId="15EB49B3" w14:textId="27E0EC19" w:rsidR="002259C9" w:rsidRPr="008E3BED" w:rsidRDefault="002259C9" w:rsidP="008E3BED">
      <w:pPr>
        <w:pStyle w:val="ListParagraph"/>
        <w:numPr>
          <w:ilvl w:val="0"/>
          <w:numId w:val="443"/>
        </w:numPr>
        <w:ind w:left="709"/>
        <w:rPr>
          <w:b/>
          <w:bCs/>
          <w:i/>
          <w:iCs/>
        </w:rPr>
      </w:pPr>
      <w:r w:rsidRPr="008E3BED">
        <w:rPr>
          <w:b/>
          <w:bCs/>
          <w:i/>
          <w:iCs/>
        </w:rPr>
        <w:t xml:space="preserve">Bond Duration: Does the wording state the Duration of the Bond and when it is considered to be terminated? </w:t>
      </w:r>
    </w:p>
    <w:p w14:paraId="7E7714CA" w14:textId="77777777" w:rsidR="002259C9" w:rsidRPr="001B2B9B" w:rsidRDefault="002259C9" w:rsidP="00E42E7A">
      <w:pPr>
        <w:pStyle w:val="ListParagraph"/>
        <w:numPr>
          <w:ilvl w:val="0"/>
          <w:numId w:val="435"/>
        </w:numPr>
      </w:pPr>
      <w:r w:rsidRPr="001B2B9B">
        <w:t xml:space="preserve">Should be negotiated that the Bond is to terminate upon Practical Completion of the Works. </w:t>
      </w:r>
    </w:p>
    <w:p w14:paraId="39659580" w14:textId="030C02E5" w:rsidR="002259C9" w:rsidRPr="00E42E7A" w:rsidRDefault="002259C9" w:rsidP="00E42E7A">
      <w:pPr>
        <w:pStyle w:val="ListParagraph"/>
        <w:numPr>
          <w:ilvl w:val="0"/>
          <w:numId w:val="435"/>
        </w:numPr>
        <w:rPr>
          <w:i/>
          <w:iCs/>
        </w:rPr>
      </w:pPr>
      <w:r w:rsidRPr="00E42E7A">
        <w:rPr>
          <w:i/>
          <w:iCs/>
        </w:rPr>
        <w:t xml:space="preserve">Note: Where no termination date is included, it will remain in force for a long as the Company has any liability under the Contract in which it endures. This is considered </w:t>
      </w:r>
      <w:r w:rsidRPr="00E42E7A">
        <w:rPr>
          <w:b/>
          <w:bCs/>
          <w:i/>
          <w:iCs/>
        </w:rPr>
        <w:t xml:space="preserve">High </w:t>
      </w:r>
      <w:r w:rsidR="00D52366" w:rsidRPr="00E42E7A">
        <w:rPr>
          <w:b/>
          <w:bCs/>
          <w:i/>
          <w:iCs/>
        </w:rPr>
        <w:t>Risk</w:t>
      </w:r>
      <w:r w:rsidR="00D52366" w:rsidRPr="00E42E7A">
        <w:rPr>
          <w:i/>
          <w:iCs/>
        </w:rPr>
        <w:t xml:space="preserve"> and</w:t>
      </w:r>
      <w:r w:rsidRPr="00E42E7A">
        <w:rPr>
          <w:i/>
          <w:iCs/>
        </w:rPr>
        <w:t xml:space="preserve"> should never accept or enter a Bond that is open ended. </w:t>
      </w:r>
    </w:p>
    <w:p w14:paraId="09251CC1" w14:textId="77777777" w:rsidR="002259C9" w:rsidRPr="001B2B9B" w:rsidRDefault="002259C9" w:rsidP="001B2B9B">
      <w:pPr>
        <w:rPr>
          <w:i/>
          <w:iCs/>
        </w:rPr>
      </w:pPr>
    </w:p>
    <w:p w14:paraId="6FCCD600" w14:textId="1DD2A413" w:rsidR="002259C9" w:rsidRPr="008E3BED" w:rsidRDefault="002259C9" w:rsidP="008E3BED">
      <w:pPr>
        <w:pStyle w:val="ListParagraph"/>
        <w:numPr>
          <w:ilvl w:val="0"/>
          <w:numId w:val="443"/>
        </w:numPr>
        <w:ind w:left="709"/>
        <w:rPr>
          <w:b/>
          <w:bCs/>
          <w:i/>
          <w:iCs/>
        </w:rPr>
      </w:pPr>
      <w:r w:rsidRPr="008E3BED">
        <w:rPr>
          <w:b/>
          <w:bCs/>
          <w:i/>
          <w:iCs/>
        </w:rPr>
        <w:t xml:space="preserve">What is the Companies current Bonding Capacity? </w:t>
      </w:r>
    </w:p>
    <w:p w14:paraId="203ABF8E" w14:textId="77777777" w:rsidR="002259C9" w:rsidRPr="001B2B9B" w:rsidRDefault="002259C9" w:rsidP="00E42E7A">
      <w:pPr>
        <w:pStyle w:val="ListParagraph"/>
        <w:numPr>
          <w:ilvl w:val="0"/>
          <w:numId w:val="435"/>
        </w:numPr>
      </w:pPr>
      <w:r w:rsidRPr="001B2B9B">
        <w:t xml:space="preserve">This is to be considered by Finance when being sought the costs for the provision of the Bond. </w:t>
      </w:r>
    </w:p>
    <w:p w14:paraId="08D36050" w14:textId="77777777" w:rsidR="002259C9" w:rsidRPr="001B2B9B" w:rsidRDefault="002259C9" w:rsidP="001B2B9B"/>
    <w:p w14:paraId="3A6BA028" w14:textId="656C1B49" w:rsidR="002259C9" w:rsidRPr="009B63FC" w:rsidRDefault="002259C9" w:rsidP="009B63FC">
      <w:pPr>
        <w:pStyle w:val="ListParagraph"/>
        <w:numPr>
          <w:ilvl w:val="0"/>
          <w:numId w:val="435"/>
        </w:numPr>
        <w:rPr>
          <w:b/>
          <w:bCs/>
          <w:i/>
          <w:iCs/>
        </w:rPr>
      </w:pPr>
      <w:r w:rsidRPr="001B2B9B">
        <w:rPr>
          <w:b/>
          <w:bCs/>
          <w:i/>
          <w:iCs/>
        </w:rPr>
        <w:t xml:space="preserve">What are the Calling-In provisions of the Bond? And does this contain a condition precedent? </w:t>
      </w:r>
    </w:p>
    <w:p w14:paraId="4DEBF7FF" w14:textId="77777777" w:rsidR="002259C9" w:rsidRPr="001B2B9B" w:rsidRDefault="002259C9" w:rsidP="00E42E7A">
      <w:pPr>
        <w:pStyle w:val="ListParagraph"/>
        <w:numPr>
          <w:ilvl w:val="0"/>
          <w:numId w:val="435"/>
        </w:numPr>
      </w:pPr>
      <w:r w:rsidRPr="001B2B9B">
        <w:t>‘calling-in’ of the Bond, to include a condition precedent on the requirement for such claim(s) to be notified within a set period of time from the event giving rise to the claim. This is to enable the bondsman to investigate or avoid a loss, and if there is a delay in notification, the employer/client may lose or reduce any recovery under the bond.</w:t>
      </w:r>
    </w:p>
    <w:p w14:paraId="7095C6D4" w14:textId="77777777" w:rsidR="002259C9" w:rsidRPr="001B2B9B" w:rsidRDefault="002259C9" w:rsidP="001B2B9B">
      <w:pPr>
        <w:pStyle w:val="ListParagraph"/>
        <w:ind w:left="0"/>
      </w:pPr>
    </w:p>
    <w:p w14:paraId="3CF9A103" w14:textId="77777777" w:rsidR="002259C9" w:rsidRPr="001B2B9B" w:rsidRDefault="002259C9" w:rsidP="00E42E7A">
      <w:pPr>
        <w:pStyle w:val="ListParagraph"/>
        <w:numPr>
          <w:ilvl w:val="0"/>
          <w:numId w:val="435"/>
        </w:numPr>
        <w:rPr>
          <w:b/>
          <w:bCs/>
          <w:i/>
          <w:iCs/>
        </w:rPr>
      </w:pPr>
      <w:r w:rsidRPr="001B2B9B">
        <w:rPr>
          <w:b/>
          <w:bCs/>
          <w:i/>
          <w:iCs/>
        </w:rPr>
        <w:t xml:space="preserve">What is the Cost for the Bond? </w:t>
      </w:r>
    </w:p>
    <w:p w14:paraId="4FA2BC71" w14:textId="77777777" w:rsidR="002259C9" w:rsidRPr="001B2B9B" w:rsidRDefault="002259C9" w:rsidP="00E42E7A">
      <w:pPr>
        <w:pStyle w:val="ListParagraph"/>
        <w:numPr>
          <w:ilvl w:val="0"/>
          <w:numId w:val="436"/>
        </w:numPr>
      </w:pPr>
      <w:r w:rsidRPr="001B2B9B">
        <w:lastRenderedPageBreak/>
        <w:t>Bonds are considered and are to be treated as a recoverable cost during the Tendering Stage, or by way of a Variation should the requirement come in at a later date etc.</w:t>
      </w:r>
    </w:p>
    <w:p w14:paraId="3124186A" w14:textId="77777777" w:rsidR="002259C9" w:rsidRPr="001B2B9B" w:rsidRDefault="002259C9" w:rsidP="001B2B9B">
      <w:pPr>
        <w:pStyle w:val="ListParagraph"/>
        <w:ind w:left="0"/>
      </w:pPr>
    </w:p>
    <w:p w14:paraId="50C95A6C" w14:textId="3BBE54F9" w:rsidR="002259C9" w:rsidRPr="001B2B9B" w:rsidRDefault="002259C9" w:rsidP="00E42E7A">
      <w:pPr>
        <w:pStyle w:val="ListParagraph"/>
        <w:numPr>
          <w:ilvl w:val="0"/>
          <w:numId w:val="436"/>
        </w:numPr>
      </w:pPr>
      <w:r w:rsidRPr="001B2B9B">
        <w:t xml:space="preserve">Upon being made aware of the requirement of a Bond, and informing the Director, and </w:t>
      </w:r>
      <w:r w:rsidR="00C521B0">
        <w:t>Commercial Manager</w:t>
      </w:r>
      <w:r w:rsidRPr="001B2B9B">
        <w:t xml:space="preserve">, the information pertaining to the Bond is to be issued to the Finance Team in order to gain a cost of the Bond. </w:t>
      </w:r>
    </w:p>
    <w:p w14:paraId="579EB8C0" w14:textId="77777777" w:rsidR="002259C9" w:rsidRPr="001B2B9B" w:rsidRDefault="002259C9" w:rsidP="001B2B9B">
      <w:pPr>
        <w:pStyle w:val="ListParagraph"/>
        <w:ind w:left="0"/>
      </w:pPr>
    </w:p>
    <w:p w14:paraId="7F227D94" w14:textId="77777777" w:rsidR="002259C9" w:rsidRPr="001B2B9B" w:rsidRDefault="002259C9" w:rsidP="00E42E7A">
      <w:pPr>
        <w:pStyle w:val="ListParagraph"/>
        <w:numPr>
          <w:ilvl w:val="0"/>
          <w:numId w:val="436"/>
        </w:numPr>
      </w:pPr>
      <w:r w:rsidRPr="001B2B9B">
        <w:t xml:space="preserve">Subject to the information received, the Bank or Bondsman may have further queries or requirements to be negotiated with the Client prior to providing a cost or agreeing to cover a Bond. </w:t>
      </w:r>
    </w:p>
    <w:p w14:paraId="6938A32E" w14:textId="77777777" w:rsidR="002259C9" w:rsidRPr="001B2B9B" w:rsidRDefault="002259C9" w:rsidP="001B2B9B">
      <w:pPr>
        <w:pStyle w:val="ListParagraph"/>
        <w:ind w:left="0"/>
      </w:pPr>
    </w:p>
    <w:p w14:paraId="04218C65" w14:textId="00A9664D" w:rsidR="009B63FC" w:rsidRDefault="002259C9" w:rsidP="00DD0FCB">
      <w:pPr>
        <w:pStyle w:val="ListParagraph"/>
        <w:numPr>
          <w:ilvl w:val="0"/>
          <w:numId w:val="436"/>
        </w:numPr>
      </w:pPr>
      <w:r w:rsidRPr="001B2B9B">
        <w:t xml:space="preserve">In all instances queries and answers are to be fed back to the Client ASAP as to avoid any delay. </w:t>
      </w:r>
    </w:p>
    <w:p w14:paraId="3B072F6D" w14:textId="77777777" w:rsidR="00DD0FCB" w:rsidRPr="001B2B9B" w:rsidRDefault="00DD0FCB" w:rsidP="00DD0FCB"/>
    <w:p w14:paraId="6C9B5982" w14:textId="77777777" w:rsidR="002259C9" w:rsidRPr="00E42E7A" w:rsidRDefault="002259C9" w:rsidP="00E42E7A">
      <w:pPr>
        <w:pStyle w:val="ListParagraph"/>
        <w:numPr>
          <w:ilvl w:val="0"/>
          <w:numId w:val="436"/>
        </w:numPr>
        <w:rPr>
          <w:b/>
          <w:bCs/>
          <w:i/>
          <w:iCs/>
        </w:rPr>
      </w:pPr>
      <w:r w:rsidRPr="00E42E7A">
        <w:rPr>
          <w:b/>
          <w:bCs/>
          <w:i/>
          <w:iCs/>
        </w:rPr>
        <w:t xml:space="preserve">Other aspects to consider and/ or be aware of; </w:t>
      </w:r>
    </w:p>
    <w:p w14:paraId="1EC5D347" w14:textId="0C5A0627" w:rsidR="002259C9" w:rsidRPr="001B2B9B" w:rsidRDefault="002259C9" w:rsidP="00E42E7A">
      <w:pPr>
        <w:pStyle w:val="ListParagraph"/>
        <w:numPr>
          <w:ilvl w:val="0"/>
          <w:numId w:val="436"/>
        </w:numPr>
      </w:pPr>
      <w:r w:rsidRPr="001B2B9B">
        <w:t xml:space="preserve">Bonds are provided </w:t>
      </w:r>
      <w:r w:rsidR="00DD0FCB" w:rsidRPr="001B2B9B">
        <w:t>based on</w:t>
      </w:r>
      <w:r w:rsidRPr="001B2B9B">
        <w:t xml:space="preserve"> the Contract in </w:t>
      </w:r>
      <w:r w:rsidR="00DD0FCB" w:rsidRPr="001B2B9B">
        <w:t>its</w:t>
      </w:r>
      <w:r w:rsidRPr="001B2B9B">
        <w:t xml:space="preserve"> original and executed form in regards </w:t>
      </w:r>
      <w:r w:rsidR="00DD0FCB" w:rsidRPr="001B2B9B">
        <w:t>its</w:t>
      </w:r>
      <w:r w:rsidRPr="001B2B9B">
        <w:t xml:space="preserve"> </w:t>
      </w:r>
      <w:r w:rsidR="00DD0FCB">
        <w:t>s</w:t>
      </w:r>
      <w:r w:rsidRPr="001B2B9B">
        <w:t xml:space="preserve">cope of employment. </w:t>
      </w:r>
    </w:p>
    <w:p w14:paraId="264718CC" w14:textId="77777777" w:rsidR="002259C9" w:rsidRPr="001B2B9B" w:rsidRDefault="002259C9" w:rsidP="001B2B9B">
      <w:pPr>
        <w:pStyle w:val="ListParagraph"/>
        <w:ind w:left="0"/>
      </w:pPr>
    </w:p>
    <w:p w14:paraId="108F00F6" w14:textId="55AAA4A6" w:rsidR="002259C9" w:rsidRPr="001B2B9B" w:rsidRDefault="002259C9" w:rsidP="00E42E7A">
      <w:pPr>
        <w:pStyle w:val="ListParagraph"/>
        <w:numPr>
          <w:ilvl w:val="0"/>
          <w:numId w:val="436"/>
        </w:numPr>
      </w:pPr>
      <w:r w:rsidRPr="001B2B9B">
        <w:t xml:space="preserve">Problems can arise where the original bonded contract has significantly changed </w:t>
      </w:r>
      <w:r w:rsidR="00DD0FCB" w:rsidRPr="001B2B9B">
        <w:t>because of</w:t>
      </w:r>
      <w:r w:rsidRPr="001B2B9B">
        <w:t xml:space="preserve"> major variations. </w:t>
      </w:r>
    </w:p>
    <w:p w14:paraId="59248F58" w14:textId="77777777" w:rsidR="002259C9" w:rsidRPr="001B2B9B" w:rsidRDefault="002259C9" w:rsidP="001B2B9B">
      <w:pPr>
        <w:pStyle w:val="ListParagraph"/>
        <w:spacing w:after="0"/>
        <w:ind w:left="0"/>
      </w:pPr>
    </w:p>
    <w:p w14:paraId="6A9C02BA" w14:textId="77777777" w:rsidR="002259C9" w:rsidRPr="001B2B9B" w:rsidRDefault="002259C9" w:rsidP="00E42E7A">
      <w:pPr>
        <w:pStyle w:val="ListParagraph"/>
        <w:numPr>
          <w:ilvl w:val="0"/>
          <w:numId w:val="436"/>
        </w:numPr>
        <w:spacing w:after="0"/>
      </w:pPr>
      <w:r w:rsidRPr="001B2B9B">
        <w:t xml:space="preserve">Where this is the case, the original bond may be void and a new or additional bond will be required. </w:t>
      </w:r>
    </w:p>
    <w:p w14:paraId="7E2178A7" w14:textId="77777777" w:rsidR="002259C9" w:rsidRPr="001B2B9B" w:rsidRDefault="002259C9" w:rsidP="001B2B9B">
      <w:pPr>
        <w:spacing w:after="0"/>
      </w:pPr>
    </w:p>
    <w:p w14:paraId="651E8BC3" w14:textId="389C480C" w:rsidR="002259C9" w:rsidRPr="001B2B9B" w:rsidRDefault="002259C9" w:rsidP="00E42E7A">
      <w:pPr>
        <w:pStyle w:val="ListParagraph"/>
        <w:numPr>
          <w:ilvl w:val="0"/>
          <w:numId w:val="436"/>
        </w:numPr>
        <w:spacing w:after="0"/>
      </w:pPr>
      <w:r w:rsidRPr="001B2B9B">
        <w:t xml:space="preserve">Whenever significant changes occur on a bonded contract, the QS is to inform the </w:t>
      </w:r>
      <w:r w:rsidR="00C521B0">
        <w:t>Commercial Manager</w:t>
      </w:r>
      <w:r w:rsidRPr="001B2B9B">
        <w:t xml:space="preserve"> in the first instance for them to inform the bank/ bondsman. </w:t>
      </w:r>
    </w:p>
    <w:p w14:paraId="5FE4A3A9" w14:textId="77777777" w:rsidR="002259C9" w:rsidRPr="001B2B9B" w:rsidRDefault="002259C9" w:rsidP="001B2B9B">
      <w:pPr>
        <w:pStyle w:val="ListParagraph"/>
        <w:ind w:left="0"/>
      </w:pPr>
    </w:p>
    <w:p w14:paraId="616772D8" w14:textId="40CAA3E9" w:rsidR="002259C9" w:rsidRPr="001B2B9B" w:rsidRDefault="002259C9" w:rsidP="00E42E7A">
      <w:pPr>
        <w:pStyle w:val="ListParagraph"/>
        <w:numPr>
          <w:ilvl w:val="0"/>
          <w:numId w:val="436"/>
        </w:numPr>
        <w:spacing w:after="0"/>
      </w:pPr>
      <w:r w:rsidRPr="001B2B9B">
        <w:t xml:space="preserve">Any costs for the increase in </w:t>
      </w:r>
      <w:r w:rsidR="00DD0FCB">
        <w:t>b</w:t>
      </w:r>
      <w:r w:rsidRPr="001B2B9B">
        <w:t xml:space="preserve">ond due to the increase of the </w:t>
      </w:r>
      <w:r w:rsidR="00DD0FCB">
        <w:t>c</w:t>
      </w:r>
      <w:r w:rsidRPr="001B2B9B">
        <w:t xml:space="preserve">ontract value is to be considered and also included in any such Variation as applicable. Even if there is no direct increase, it is prudent to still consider this as the Risk is still a viable factor. </w:t>
      </w:r>
    </w:p>
    <w:p w14:paraId="58ADAA40" w14:textId="77777777" w:rsidR="002259C9" w:rsidRPr="001B2B9B" w:rsidRDefault="002259C9" w:rsidP="001B2B9B">
      <w:pPr>
        <w:pStyle w:val="ListParagraph"/>
        <w:spacing w:after="0"/>
        <w:ind w:left="0"/>
      </w:pPr>
    </w:p>
    <w:p w14:paraId="196934AA" w14:textId="32CF196C" w:rsidR="002259C9" w:rsidRPr="001B2B9B" w:rsidRDefault="002259C9" w:rsidP="00E42E7A">
      <w:pPr>
        <w:pStyle w:val="ListParagraph"/>
        <w:numPr>
          <w:ilvl w:val="0"/>
          <w:numId w:val="436"/>
        </w:numPr>
        <w:spacing w:after="0"/>
      </w:pPr>
      <w:r w:rsidRPr="001B2B9B">
        <w:t xml:space="preserve">Subject to the duration of the </w:t>
      </w:r>
      <w:r w:rsidR="00DD0FCB">
        <w:t>b</w:t>
      </w:r>
      <w:r w:rsidRPr="001B2B9B">
        <w:t xml:space="preserve">ond, and also consideration to any value as noted above, it is prudent to consider the increase in cost of a </w:t>
      </w:r>
      <w:r w:rsidR="00DD0FCB">
        <w:t>b</w:t>
      </w:r>
      <w:r w:rsidRPr="001B2B9B">
        <w:t xml:space="preserve">ond in any </w:t>
      </w:r>
      <w:r w:rsidR="00DD0FCB">
        <w:t>l</w:t>
      </w:r>
      <w:r w:rsidRPr="001B2B9B">
        <w:t xml:space="preserve">oss &amp; </w:t>
      </w:r>
      <w:r w:rsidR="00DD0FCB">
        <w:t>e</w:t>
      </w:r>
      <w:r w:rsidRPr="001B2B9B">
        <w:t xml:space="preserve">xpense claim the company may have </w:t>
      </w:r>
      <w:r w:rsidR="00D52366" w:rsidRPr="001B2B9B">
        <w:t>in regard to</w:t>
      </w:r>
      <w:r w:rsidRPr="001B2B9B">
        <w:t xml:space="preserve"> an </w:t>
      </w:r>
      <w:r w:rsidR="00DD0FCB">
        <w:t>e</w:t>
      </w:r>
      <w:r w:rsidRPr="001B2B9B">
        <w:t xml:space="preserve">xtension of </w:t>
      </w:r>
      <w:r w:rsidR="00DD0FCB">
        <w:t>t</w:t>
      </w:r>
      <w:r w:rsidRPr="001B2B9B">
        <w:t xml:space="preserve">ime. </w:t>
      </w:r>
    </w:p>
    <w:p w14:paraId="7416284F" w14:textId="3EB13A0F" w:rsidR="002259C9" w:rsidRPr="001B2B9B" w:rsidRDefault="002259C9" w:rsidP="00E42E7A">
      <w:pPr>
        <w:pStyle w:val="ListParagraph"/>
        <w:numPr>
          <w:ilvl w:val="0"/>
          <w:numId w:val="436"/>
        </w:numPr>
        <w:spacing w:after="0"/>
      </w:pPr>
      <w:r w:rsidRPr="001B2B9B">
        <w:lastRenderedPageBreak/>
        <w:t xml:space="preserve">It is the project QS’s responsibility to taken cognisance of the above and ensure that such uplift costs are considered and included in </w:t>
      </w:r>
      <w:r w:rsidR="00DD0FCB">
        <w:t>v</w:t>
      </w:r>
      <w:r w:rsidRPr="001B2B9B">
        <w:t>ariation</w:t>
      </w:r>
      <w:r w:rsidR="00DD0FCB">
        <w:t xml:space="preserve"> </w:t>
      </w:r>
      <w:r w:rsidRPr="001B2B9B">
        <w:t xml:space="preserve">/ </w:t>
      </w:r>
      <w:r w:rsidR="00DD0FCB">
        <w:t>l</w:t>
      </w:r>
      <w:r w:rsidRPr="001B2B9B">
        <w:t xml:space="preserve">oss &amp; </w:t>
      </w:r>
      <w:r w:rsidR="00DD0FCB">
        <w:t>e</w:t>
      </w:r>
      <w:r w:rsidRPr="001B2B9B">
        <w:t xml:space="preserve">xpense submissions. </w:t>
      </w:r>
    </w:p>
    <w:p w14:paraId="111554A4" w14:textId="77777777" w:rsidR="002259C9" w:rsidRPr="001B2B9B" w:rsidRDefault="002259C9" w:rsidP="001B2B9B">
      <w:pPr>
        <w:pStyle w:val="ListParagraph"/>
        <w:spacing w:after="0"/>
        <w:ind w:left="0"/>
      </w:pPr>
    </w:p>
    <w:p w14:paraId="7A5CC774" w14:textId="6A90091F" w:rsidR="002259C9" w:rsidRPr="001B2B9B" w:rsidRDefault="002259C9" w:rsidP="00E42E7A">
      <w:pPr>
        <w:pStyle w:val="ListParagraph"/>
        <w:numPr>
          <w:ilvl w:val="0"/>
          <w:numId w:val="436"/>
        </w:numPr>
        <w:spacing w:after="0"/>
      </w:pPr>
      <w:r w:rsidRPr="001B2B9B">
        <w:t xml:space="preserve">Where the above situations become live, the project QS is to inform the </w:t>
      </w:r>
      <w:r w:rsidR="00F10521">
        <w:t>Commercial Manager</w:t>
      </w:r>
      <w:r w:rsidRPr="001B2B9B">
        <w:t xml:space="preserve"> in the first instance. </w:t>
      </w:r>
    </w:p>
    <w:p w14:paraId="545CAFF7" w14:textId="77777777" w:rsidR="002259C9" w:rsidRPr="001B2B9B" w:rsidRDefault="002259C9" w:rsidP="001B2B9B"/>
    <w:p w14:paraId="02D77645" w14:textId="77777777" w:rsidR="002259C9" w:rsidRPr="001B2B9B" w:rsidRDefault="002259C9" w:rsidP="001B2B9B">
      <w:pPr>
        <w:pStyle w:val="ListParagraph"/>
        <w:numPr>
          <w:ilvl w:val="0"/>
          <w:numId w:val="398"/>
        </w:numPr>
        <w:ind w:left="0"/>
      </w:pPr>
      <w:r w:rsidRPr="001B2B9B">
        <w:rPr>
          <w:b/>
          <w:bCs/>
        </w:rPr>
        <w:t xml:space="preserve">PARENT COMPANY GUARANTEES </w:t>
      </w:r>
    </w:p>
    <w:p w14:paraId="1EE0D8E2" w14:textId="77777777" w:rsidR="002259C9" w:rsidRPr="001B2B9B" w:rsidRDefault="002259C9" w:rsidP="00E42E7A">
      <w:pPr>
        <w:pStyle w:val="ListParagraph"/>
        <w:numPr>
          <w:ilvl w:val="0"/>
          <w:numId w:val="437"/>
        </w:numPr>
      </w:pPr>
      <w:r w:rsidRPr="001B2B9B">
        <w:t xml:space="preserve">Contractors and subcontractors often offer to provide a parent company guarantee (PCG) as an alternative to bond. </w:t>
      </w:r>
    </w:p>
    <w:p w14:paraId="32ED2933" w14:textId="77777777" w:rsidR="002259C9" w:rsidRPr="001B2B9B" w:rsidRDefault="002259C9" w:rsidP="00E42E7A">
      <w:pPr>
        <w:pStyle w:val="ListParagraph"/>
        <w:spacing w:after="0"/>
        <w:ind w:left="0"/>
      </w:pPr>
    </w:p>
    <w:p w14:paraId="4F5264DD" w14:textId="77777777" w:rsidR="002259C9" w:rsidRPr="001B2B9B" w:rsidRDefault="002259C9" w:rsidP="00E42E7A">
      <w:pPr>
        <w:pStyle w:val="ListParagraph"/>
        <w:numPr>
          <w:ilvl w:val="0"/>
          <w:numId w:val="437"/>
        </w:numPr>
        <w:spacing w:after="0"/>
      </w:pPr>
      <w:r w:rsidRPr="001B2B9B">
        <w:t xml:space="preserve">This relieves pressure on bonding capacity and does not require a fee. </w:t>
      </w:r>
    </w:p>
    <w:p w14:paraId="26F45C3C" w14:textId="77777777" w:rsidR="002259C9" w:rsidRPr="001B2B9B" w:rsidRDefault="002259C9" w:rsidP="00E42E7A">
      <w:pPr>
        <w:spacing w:after="0"/>
      </w:pPr>
    </w:p>
    <w:p w14:paraId="07833D7F" w14:textId="1BE14EE6" w:rsidR="002259C9" w:rsidRPr="001B2B9B" w:rsidRDefault="002259C9" w:rsidP="00E42E7A">
      <w:pPr>
        <w:pStyle w:val="ListParagraph"/>
        <w:numPr>
          <w:ilvl w:val="0"/>
          <w:numId w:val="437"/>
        </w:numPr>
        <w:spacing w:after="0"/>
      </w:pPr>
      <w:r w:rsidRPr="001B2B9B">
        <w:t xml:space="preserve">However, this is not a favourable route and to avoid any exposure to </w:t>
      </w:r>
      <w:r w:rsidR="00A61531">
        <w:t>r</w:t>
      </w:r>
      <w:r w:rsidRPr="001B2B9B">
        <w:t xml:space="preserve">isk of the </w:t>
      </w:r>
      <w:r w:rsidR="00A61531">
        <w:t>g</w:t>
      </w:r>
      <w:r w:rsidRPr="001B2B9B">
        <w:t xml:space="preserve">roup </w:t>
      </w:r>
      <w:r w:rsidR="00A61531">
        <w:t>c</w:t>
      </w:r>
      <w:r w:rsidRPr="001B2B9B">
        <w:t xml:space="preserve">ompany, this is not typically an option that should be offered nor considered without any prior agreement with the business senior directorship and the Group CEO. </w:t>
      </w:r>
    </w:p>
    <w:p w14:paraId="50DAE07E" w14:textId="77777777" w:rsidR="002259C9" w:rsidRPr="001B2B9B" w:rsidRDefault="002259C9" w:rsidP="001B2B9B">
      <w:pPr>
        <w:pStyle w:val="ListParagraph"/>
        <w:ind w:left="0"/>
      </w:pPr>
    </w:p>
    <w:p w14:paraId="77E313D1" w14:textId="77777777" w:rsidR="002259C9" w:rsidRPr="001B2B9B" w:rsidRDefault="002259C9" w:rsidP="001B2B9B">
      <w:pPr>
        <w:pStyle w:val="ListParagraph"/>
        <w:spacing w:after="0"/>
        <w:ind w:left="0"/>
      </w:pPr>
    </w:p>
    <w:p w14:paraId="5D7C3528" w14:textId="77777777" w:rsidR="002259C9" w:rsidRPr="001B2B9B" w:rsidRDefault="002259C9" w:rsidP="001B2B9B">
      <w:pPr>
        <w:pStyle w:val="ListParagraph"/>
        <w:numPr>
          <w:ilvl w:val="0"/>
          <w:numId w:val="398"/>
        </w:numPr>
        <w:ind w:left="0"/>
      </w:pPr>
      <w:r w:rsidRPr="001B2B9B">
        <w:rPr>
          <w:b/>
          <w:bCs/>
        </w:rPr>
        <w:t xml:space="preserve">COLLATERAL WARRANTIES </w:t>
      </w:r>
    </w:p>
    <w:p w14:paraId="01101FAB" w14:textId="77777777" w:rsidR="002259C9" w:rsidRPr="001B2B9B" w:rsidRDefault="002259C9" w:rsidP="001B2B9B">
      <w:r w:rsidRPr="001B2B9B">
        <w:rPr>
          <w:b/>
          <w:bCs/>
        </w:rPr>
        <w:t xml:space="preserve">What is a collateral warranty? </w:t>
      </w:r>
    </w:p>
    <w:p w14:paraId="629B9852" w14:textId="77777777" w:rsidR="002259C9" w:rsidRPr="001B2B9B" w:rsidRDefault="002259C9" w:rsidP="00E42E7A">
      <w:pPr>
        <w:pStyle w:val="ListParagraph"/>
        <w:numPr>
          <w:ilvl w:val="0"/>
          <w:numId w:val="438"/>
        </w:numPr>
        <w:spacing w:after="0"/>
      </w:pPr>
      <w:r w:rsidRPr="001B2B9B">
        <w:t xml:space="preserve">A collateral warranty is essentially a contract under which a professional consultant/contractor warrants to a third party (such as a funder) that it has complied with its professional appointment, building contract or subcontract. </w:t>
      </w:r>
    </w:p>
    <w:p w14:paraId="062F5A49" w14:textId="77777777" w:rsidR="002259C9" w:rsidRPr="001B2B9B" w:rsidRDefault="002259C9" w:rsidP="001B2B9B">
      <w:pPr>
        <w:pStyle w:val="ListParagraph"/>
        <w:spacing w:after="0"/>
        <w:ind w:left="0"/>
      </w:pPr>
    </w:p>
    <w:p w14:paraId="61A74EF3" w14:textId="3A70D5C5" w:rsidR="002259C9" w:rsidRPr="001B2B9B" w:rsidRDefault="002259C9" w:rsidP="00E42E7A">
      <w:pPr>
        <w:pStyle w:val="ListParagraph"/>
        <w:numPr>
          <w:ilvl w:val="0"/>
          <w:numId w:val="438"/>
        </w:numPr>
        <w:spacing w:after="0"/>
      </w:pPr>
      <w:r w:rsidRPr="001B2B9B">
        <w:t xml:space="preserve">Warranties are typically required from contractors and subcontractors carrying out a design element within their scope. As such, </w:t>
      </w:r>
      <w:r w:rsidR="00ED2E51" w:rsidRPr="00851718">
        <w:rPr>
          <w:highlight w:val="red"/>
        </w:rPr>
        <w:t>COMPANY NAME</w:t>
      </w:r>
      <w:r w:rsidRPr="001B2B9B">
        <w:t xml:space="preserve"> is often required to enter into collateral agreements. </w:t>
      </w:r>
    </w:p>
    <w:p w14:paraId="6A8CB577" w14:textId="77777777" w:rsidR="002259C9" w:rsidRPr="001B2B9B" w:rsidRDefault="002259C9" w:rsidP="001B2B9B">
      <w:pPr>
        <w:spacing w:after="0"/>
      </w:pPr>
    </w:p>
    <w:p w14:paraId="331A735E" w14:textId="3B94A42E" w:rsidR="002259C9" w:rsidRPr="001B2B9B" w:rsidRDefault="002259C9" w:rsidP="00E42E7A">
      <w:pPr>
        <w:pStyle w:val="ListParagraph"/>
        <w:numPr>
          <w:ilvl w:val="0"/>
          <w:numId w:val="438"/>
        </w:numPr>
        <w:spacing w:after="0"/>
      </w:pPr>
      <w:r w:rsidRPr="001B2B9B">
        <w:t xml:space="preserve">When a </w:t>
      </w:r>
      <w:r w:rsidR="00A61531">
        <w:t>c</w:t>
      </w:r>
      <w:r w:rsidRPr="001B2B9B">
        <w:t xml:space="preserve">ollateral </w:t>
      </w:r>
      <w:r w:rsidR="00A61531">
        <w:t>w</w:t>
      </w:r>
      <w:r w:rsidRPr="001B2B9B">
        <w:t xml:space="preserve">arranty is to be provided and the wording of such is contained within the </w:t>
      </w:r>
      <w:r w:rsidR="00A61531">
        <w:t>i</w:t>
      </w:r>
      <w:r w:rsidRPr="001B2B9B">
        <w:t xml:space="preserve">nvitation </w:t>
      </w:r>
      <w:r w:rsidR="00A61531">
        <w:t>t</w:t>
      </w:r>
      <w:r w:rsidRPr="001B2B9B">
        <w:t xml:space="preserve">o </w:t>
      </w:r>
      <w:r w:rsidR="00A61531">
        <w:t>t</w:t>
      </w:r>
      <w:r w:rsidRPr="001B2B9B">
        <w:t xml:space="preserve">ender; a copy is to be sent to the </w:t>
      </w:r>
      <w:r w:rsidR="00F10521">
        <w:t>Commercial Manager</w:t>
      </w:r>
      <w:r w:rsidRPr="001B2B9B">
        <w:t xml:space="preserve"> to review and provide any commentary or amendments as required </w:t>
      </w:r>
      <w:r w:rsidR="00EA3D03" w:rsidRPr="001B2B9B">
        <w:t>to</w:t>
      </w:r>
      <w:r w:rsidRPr="001B2B9B">
        <w:t xml:space="preserve"> address or cover the below relevant items; </w:t>
      </w:r>
    </w:p>
    <w:p w14:paraId="18C8AE86" w14:textId="77777777" w:rsidR="002259C9" w:rsidRPr="001B2B9B" w:rsidRDefault="002259C9" w:rsidP="001B2B9B">
      <w:pPr>
        <w:spacing w:after="0"/>
      </w:pPr>
    </w:p>
    <w:p w14:paraId="65DC0832" w14:textId="77777777" w:rsidR="002259C9" w:rsidRPr="001B2B9B" w:rsidRDefault="002259C9" w:rsidP="00E42E7A">
      <w:pPr>
        <w:pStyle w:val="ListParagraph"/>
        <w:numPr>
          <w:ilvl w:val="0"/>
          <w:numId w:val="438"/>
        </w:numPr>
        <w:spacing w:after="0"/>
      </w:pPr>
      <w:r w:rsidRPr="001B2B9B">
        <w:rPr>
          <w:i/>
          <w:iCs/>
          <w:u w:val="single"/>
        </w:rPr>
        <w:t>Scope of the Warranty:</w:t>
      </w:r>
      <w:r w:rsidRPr="001B2B9B">
        <w:t xml:space="preserve"> wording to contain Reasonable Skill &amp; Care in associate to the duties. Fitness for Purpose is </w:t>
      </w:r>
      <w:r w:rsidRPr="001B2B9B">
        <w:rPr>
          <w:b/>
          <w:bCs/>
          <w:u w:val="single"/>
        </w:rPr>
        <w:t>not</w:t>
      </w:r>
      <w:r w:rsidRPr="001B2B9B">
        <w:t xml:space="preserve"> to be accepted under any form. </w:t>
      </w:r>
    </w:p>
    <w:p w14:paraId="453344E0" w14:textId="77777777" w:rsidR="002259C9" w:rsidRPr="001B2B9B" w:rsidRDefault="002259C9" w:rsidP="001B2B9B">
      <w:pPr>
        <w:pStyle w:val="ListParagraph"/>
        <w:ind w:left="0"/>
      </w:pPr>
    </w:p>
    <w:p w14:paraId="5AE60FA1" w14:textId="0B159383" w:rsidR="002259C9" w:rsidRPr="001B2B9B" w:rsidRDefault="002259C9" w:rsidP="00E42E7A">
      <w:pPr>
        <w:pStyle w:val="ListParagraph"/>
        <w:numPr>
          <w:ilvl w:val="0"/>
          <w:numId w:val="438"/>
        </w:numPr>
      </w:pPr>
      <w:r w:rsidRPr="001B2B9B">
        <w:rPr>
          <w:i/>
          <w:iCs/>
          <w:u w:val="single"/>
        </w:rPr>
        <w:lastRenderedPageBreak/>
        <w:t>Compliance:</w:t>
      </w:r>
      <w:r w:rsidRPr="001B2B9B">
        <w:t xml:space="preserve"> compliance with relevant laws, regulations, British standards etc are to relate back to the </w:t>
      </w:r>
      <w:r w:rsidR="00536EF2">
        <w:t>c</w:t>
      </w:r>
      <w:r w:rsidR="00536EF2" w:rsidRPr="001B2B9B">
        <w:t>ontract and</w:t>
      </w:r>
      <w:r w:rsidRPr="001B2B9B">
        <w:t xml:space="preserve"> </w:t>
      </w:r>
      <w:r w:rsidRPr="001B2B9B">
        <w:rPr>
          <w:b/>
          <w:bCs/>
          <w:u w:val="single"/>
        </w:rPr>
        <w:t>not</w:t>
      </w:r>
      <w:r w:rsidRPr="001B2B9B">
        <w:t xml:space="preserve"> be based on ‘current’. This increases risk exposure. </w:t>
      </w:r>
    </w:p>
    <w:p w14:paraId="46F26D8D" w14:textId="77777777" w:rsidR="002259C9" w:rsidRPr="001B2B9B" w:rsidRDefault="002259C9" w:rsidP="001B2B9B">
      <w:pPr>
        <w:pStyle w:val="ListParagraph"/>
        <w:ind w:left="0"/>
      </w:pPr>
    </w:p>
    <w:p w14:paraId="5D61A0CC" w14:textId="77777777" w:rsidR="002259C9" w:rsidRPr="001B2B9B" w:rsidRDefault="002259C9" w:rsidP="00E42E7A">
      <w:pPr>
        <w:pStyle w:val="ListParagraph"/>
        <w:numPr>
          <w:ilvl w:val="0"/>
          <w:numId w:val="438"/>
        </w:numPr>
      </w:pPr>
      <w:r w:rsidRPr="001B2B9B">
        <w:rPr>
          <w:i/>
          <w:iCs/>
          <w:u w:val="single"/>
        </w:rPr>
        <w:t>Reference:</w:t>
      </w:r>
      <w:r w:rsidRPr="001B2B9B">
        <w:t xml:space="preserve"> The warranty should always relate back to works done in accordance with the underlying Contract. </w:t>
      </w:r>
    </w:p>
    <w:p w14:paraId="0562A581" w14:textId="77777777" w:rsidR="002259C9" w:rsidRPr="001B2B9B" w:rsidRDefault="002259C9" w:rsidP="001B2B9B">
      <w:pPr>
        <w:pStyle w:val="ListParagraph"/>
        <w:ind w:left="0"/>
      </w:pPr>
    </w:p>
    <w:p w14:paraId="3473EEDA" w14:textId="77777777" w:rsidR="002259C9" w:rsidRPr="001B2B9B" w:rsidRDefault="002259C9" w:rsidP="00E42E7A">
      <w:pPr>
        <w:pStyle w:val="ListParagraph"/>
        <w:numPr>
          <w:ilvl w:val="0"/>
          <w:numId w:val="438"/>
        </w:numPr>
      </w:pPr>
      <w:r w:rsidRPr="001B2B9B">
        <w:rPr>
          <w:i/>
          <w:iCs/>
          <w:u w:val="single"/>
        </w:rPr>
        <w:t>Duration &amp; Expiry:</w:t>
      </w:r>
      <w:r w:rsidRPr="001B2B9B">
        <w:t xml:space="preserve"> what is the limitation period of the Warranty (i.e. 12years under Deed, or 6 years under simple contract). When does the Warranty start, i.e. Date of Practical Completion, Date of the Warranty itself etc. It is critical that this is not left open-ended. </w:t>
      </w:r>
    </w:p>
    <w:p w14:paraId="5E9EE262" w14:textId="77777777" w:rsidR="002259C9" w:rsidRPr="001B2B9B" w:rsidRDefault="002259C9" w:rsidP="001B2B9B">
      <w:pPr>
        <w:pStyle w:val="ListParagraph"/>
        <w:ind w:left="0"/>
      </w:pPr>
    </w:p>
    <w:p w14:paraId="105FA47E" w14:textId="77777777" w:rsidR="002259C9" w:rsidRPr="001B2B9B" w:rsidRDefault="002259C9" w:rsidP="00E42E7A">
      <w:pPr>
        <w:pStyle w:val="ListParagraph"/>
        <w:numPr>
          <w:ilvl w:val="0"/>
          <w:numId w:val="438"/>
        </w:numPr>
      </w:pPr>
      <w:r w:rsidRPr="001B2B9B">
        <w:rPr>
          <w:i/>
          <w:iCs/>
          <w:u w:val="single"/>
        </w:rPr>
        <w:t>Step-</w:t>
      </w:r>
      <w:r w:rsidRPr="001B2B9B">
        <w:t xml:space="preserve">in rights: Are there step-in rights allowing the beneficiary (typically a funder) to take over the contract of the employer defaults. Are conditions or notices required to trigger step-in. </w:t>
      </w:r>
    </w:p>
    <w:p w14:paraId="403635EA" w14:textId="77777777" w:rsidR="002259C9" w:rsidRPr="001B2B9B" w:rsidRDefault="002259C9" w:rsidP="001B2B9B">
      <w:pPr>
        <w:pStyle w:val="ListParagraph"/>
        <w:ind w:left="0"/>
      </w:pPr>
    </w:p>
    <w:p w14:paraId="70EF1D59" w14:textId="095D4FD3" w:rsidR="00EA3D03" w:rsidRPr="001B2B9B" w:rsidRDefault="002259C9" w:rsidP="00EA3D03">
      <w:pPr>
        <w:pStyle w:val="ListParagraph"/>
        <w:numPr>
          <w:ilvl w:val="0"/>
          <w:numId w:val="438"/>
        </w:numPr>
      </w:pPr>
      <w:r w:rsidRPr="001B2B9B">
        <w:rPr>
          <w:i/>
          <w:iCs/>
          <w:u w:val="single"/>
        </w:rPr>
        <w:t>Notice of intent Step-</w:t>
      </w:r>
      <w:r w:rsidRPr="001B2B9B">
        <w:t>In: Where the provision of suspension and/ or termination of the Contract is included, this is to be set at 7days from Notice should the Employer of the Contract default, and the Beneficiary is in contemplation to Step-In</w:t>
      </w:r>
      <w:r w:rsidR="00EA3D03">
        <w:t>.</w:t>
      </w:r>
    </w:p>
    <w:p w14:paraId="100B17A6" w14:textId="77777777" w:rsidR="002259C9" w:rsidRPr="001B2B9B" w:rsidRDefault="002259C9" w:rsidP="00E42E7A">
      <w:pPr>
        <w:pStyle w:val="ListParagraph"/>
        <w:numPr>
          <w:ilvl w:val="0"/>
          <w:numId w:val="438"/>
        </w:numPr>
      </w:pPr>
      <w:r w:rsidRPr="001B2B9B">
        <w:rPr>
          <w:i/>
          <w:iCs/>
          <w:u w:val="single"/>
        </w:rPr>
        <w:t>Recovery of monies unpaid:</w:t>
      </w:r>
      <w:r w:rsidRPr="001B2B9B">
        <w:t xml:space="preserve"> Where possible, and in the even the Beneficiary Steps-in, wording is to be negotiated in that the Beneficiary is to pay to the company any unpaid monies due to the Employer of the Contract’s default. </w:t>
      </w:r>
    </w:p>
    <w:p w14:paraId="1496FC45" w14:textId="77777777" w:rsidR="002259C9" w:rsidRPr="001B2B9B" w:rsidRDefault="002259C9" w:rsidP="001B2B9B">
      <w:pPr>
        <w:pStyle w:val="ListParagraph"/>
        <w:ind w:left="0"/>
      </w:pPr>
    </w:p>
    <w:p w14:paraId="7F58A90C" w14:textId="77777777" w:rsidR="002259C9" w:rsidRPr="001B2B9B" w:rsidRDefault="002259C9" w:rsidP="00E42E7A">
      <w:pPr>
        <w:pStyle w:val="ListParagraph"/>
        <w:numPr>
          <w:ilvl w:val="0"/>
          <w:numId w:val="438"/>
        </w:numPr>
      </w:pPr>
      <w:r w:rsidRPr="001B2B9B">
        <w:t xml:space="preserve"> </w:t>
      </w:r>
      <w:r w:rsidRPr="001B2B9B">
        <w:rPr>
          <w:i/>
          <w:iCs/>
          <w:u w:val="single"/>
        </w:rPr>
        <w:t>Assignability</w:t>
      </w:r>
      <w:r w:rsidRPr="001B2B9B">
        <w:t xml:space="preserve">: Can the beneficiary assign the warranty to another party (e.g., purchaser or tenant). Limits on assignability to be set to a maximum of 2no only. </w:t>
      </w:r>
    </w:p>
    <w:p w14:paraId="075A243A" w14:textId="77777777" w:rsidR="002259C9" w:rsidRPr="001B2B9B" w:rsidRDefault="002259C9" w:rsidP="001B2B9B">
      <w:pPr>
        <w:pStyle w:val="ListParagraph"/>
        <w:ind w:left="0"/>
      </w:pPr>
    </w:p>
    <w:p w14:paraId="282C8A15" w14:textId="48C62634" w:rsidR="002259C9" w:rsidRPr="001B2B9B" w:rsidRDefault="002259C9" w:rsidP="00E42E7A">
      <w:pPr>
        <w:pStyle w:val="ListParagraph"/>
        <w:numPr>
          <w:ilvl w:val="0"/>
          <w:numId w:val="438"/>
        </w:numPr>
      </w:pPr>
      <w:r w:rsidRPr="001B2B9B">
        <w:rPr>
          <w:i/>
          <w:iCs/>
          <w:u w:val="single"/>
        </w:rPr>
        <w:t>Limitations on Liability</w:t>
      </w:r>
      <w:r w:rsidRPr="001B2B9B">
        <w:t xml:space="preserve">: Ensure there is a limitation of liability included within the Warranty, set to 10% of the </w:t>
      </w:r>
      <w:r w:rsidR="008F73D7">
        <w:t>c</w:t>
      </w:r>
      <w:r w:rsidRPr="001B2B9B">
        <w:t xml:space="preserve">ontract </w:t>
      </w:r>
      <w:r w:rsidR="008F73D7">
        <w:t>s</w:t>
      </w:r>
      <w:r w:rsidRPr="001B2B9B">
        <w:t xml:space="preserve">um. Ensure consequential loss is excluded. </w:t>
      </w:r>
    </w:p>
    <w:p w14:paraId="4FBA0645" w14:textId="77777777" w:rsidR="002259C9" w:rsidRPr="001B2B9B" w:rsidRDefault="002259C9" w:rsidP="001B2B9B">
      <w:pPr>
        <w:pStyle w:val="ListParagraph"/>
        <w:ind w:left="0"/>
      </w:pPr>
    </w:p>
    <w:p w14:paraId="2E8F5936" w14:textId="77777777" w:rsidR="002259C9" w:rsidRPr="001B2B9B" w:rsidRDefault="002259C9" w:rsidP="00E42E7A">
      <w:pPr>
        <w:pStyle w:val="ListParagraph"/>
        <w:numPr>
          <w:ilvl w:val="0"/>
          <w:numId w:val="438"/>
        </w:numPr>
      </w:pPr>
      <w:r w:rsidRPr="001B2B9B">
        <w:rPr>
          <w:i/>
          <w:iCs/>
          <w:u w:val="single"/>
        </w:rPr>
        <w:t>Nett Contribution Clauses</w:t>
      </w:r>
      <w:r w:rsidRPr="001B2B9B">
        <w:t>: are there any which would limit the companies liability to their proportion of responsibility.</w:t>
      </w:r>
    </w:p>
    <w:p w14:paraId="4C5E45C8" w14:textId="77777777" w:rsidR="002259C9" w:rsidRPr="001B2B9B" w:rsidRDefault="002259C9" w:rsidP="001B2B9B">
      <w:pPr>
        <w:pStyle w:val="ListParagraph"/>
        <w:ind w:left="0"/>
      </w:pPr>
    </w:p>
    <w:p w14:paraId="57A7E957" w14:textId="27A28B6D" w:rsidR="002259C9" w:rsidRPr="001B2B9B" w:rsidRDefault="002259C9" w:rsidP="00E42E7A">
      <w:pPr>
        <w:pStyle w:val="ListParagraph"/>
        <w:numPr>
          <w:ilvl w:val="0"/>
          <w:numId w:val="438"/>
        </w:numPr>
      </w:pPr>
      <w:r w:rsidRPr="001B2B9B">
        <w:rPr>
          <w:i/>
          <w:iCs/>
          <w:u w:val="single"/>
        </w:rPr>
        <w:t>Insurance Levels</w:t>
      </w:r>
      <w:r w:rsidRPr="001B2B9B">
        <w:t xml:space="preserve">: Ensure the </w:t>
      </w:r>
      <w:r w:rsidR="008F73D7">
        <w:t>i</w:t>
      </w:r>
      <w:r w:rsidRPr="001B2B9B">
        <w:t xml:space="preserve">nsurance levels align with that required under the </w:t>
      </w:r>
      <w:r w:rsidR="008F73D7">
        <w:t>c</w:t>
      </w:r>
      <w:r w:rsidRPr="001B2B9B">
        <w:t xml:space="preserve">ontract, and are that which the </w:t>
      </w:r>
      <w:r w:rsidR="008F73D7">
        <w:t>c</w:t>
      </w:r>
      <w:r w:rsidRPr="001B2B9B">
        <w:t xml:space="preserve">ompany current holds, noting both value and category. </w:t>
      </w:r>
    </w:p>
    <w:p w14:paraId="5FAF86B8" w14:textId="77777777" w:rsidR="002259C9" w:rsidRPr="001B2B9B" w:rsidRDefault="002259C9" w:rsidP="001B2B9B">
      <w:pPr>
        <w:pStyle w:val="ListParagraph"/>
        <w:ind w:left="0"/>
      </w:pPr>
    </w:p>
    <w:p w14:paraId="6BD0320F" w14:textId="77777777" w:rsidR="002259C9" w:rsidRPr="001B2B9B" w:rsidRDefault="002259C9" w:rsidP="00E42E7A">
      <w:pPr>
        <w:pStyle w:val="ListParagraph"/>
        <w:numPr>
          <w:ilvl w:val="0"/>
          <w:numId w:val="438"/>
        </w:numPr>
      </w:pPr>
      <w:r w:rsidRPr="001B2B9B">
        <w:rPr>
          <w:i/>
          <w:iCs/>
          <w:u w:val="single"/>
        </w:rPr>
        <w:t>No Greater Liability Clause</w:t>
      </w:r>
      <w:r w:rsidRPr="001B2B9B">
        <w:t>: Ensure that there is wording that prevents the Company from being liable under the warranty for more than they are under the original contract. This is important to avoid duplication or expansion of liability.</w:t>
      </w:r>
    </w:p>
    <w:p w14:paraId="2D1D54E6" w14:textId="77777777" w:rsidR="002259C9" w:rsidRPr="001B2B9B" w:rsidRDefault="002259C9" w:rsidP="001B2B9B">
      <w:pPr>
        <w:pStyle w:val="ListParagraph"/>
        <w:ind w:left="0"/>
      </w:pPr>
    </w:p>
    <w:p w14:paraId="594EC150" w14:textId="67AFF376" w:rsidR="002259C9" w:rsidRPr="001B2B9B" w:rsidRDefault="002259C9" w:rsidP="00E42E7A">
      <w:pPr>
        <w:pStyle w:val="ListParagraph"/>
        <w:numPr>
          <w:ilvl w:val="0"/>
          <w:numId w:val="438"/>
        </w:numPr>
        <w:rPr>
          <w:i/>
          <w:iCs/>
          <w:u w:val="single"/>
        </w:rPr>
      </w:pPr>
      <w:r w:rsidRPr="001B2B9B">
        <w:rPr>
          <w:i/>
          <w:iCs/>
          <w:u w:val="single"/>
        </w:rPr>
        <w:t>Deed vs Simple Contract:</w:t>
      </w:r>
      <w:r w:rsidRPr="001B2B9B">
        <w:t xml:space="preserve"> Is this </w:t>
      </w:r>
      <w:r w:rsidR="008F73D7">
        <w:t>w</w:t>
      </w:r>
      <w:r w:rsidRPr="001B2B9B">
        <w:t xml:space="preserve">arranty executed as a Deed? This affects the enforceability and provide clarity on the limitation period. </w:t>
      </w:r>
    </w:p>
    <w:p w14:paraId="3D5AF806" w14:textId="77777777" w:rsidR="002259C9" w:rsidRPr="001B2B9B" w:rsidRDefault="002259C9" w:rsidP="001B2B9B"/>
    <w:p w14:paraId="65E9CF7A" w14:textId="77777777" w:rsidR="002259C9" w:rsidRPr="001B2B9B" w:rsidRDefault="002259C9" w:rsidP="001B2B9B">
      <w:pPr>
        <w:pStyle w:val="ListParagraph"/>
        <w:numPr>
          <w:ilvl w:val="0"/>
          <w:numId w:val="398"/>
        </w:numPr>
        <w:ind w:left="0"/>
        <w:rPr>
          <w:b/>
          <w:bCs/>
        </w:rPr>
      </w:pPr>
      <w:r w:rsidRPr="001B2B9B">
        <w:rPr>
          <w:b/>
          <w:bCs/>
        </w:rPr>
        <w:t>RED FLAGS TO WATCH FOR</w:t>
      </w:r>
    </w:p>
    <w:p w14:paraId="55C9583B" w14:textId="1CB9F3F9" w:rsidR="002259C9" w:rsidRPr="001B2B9B" w:rsidRDefault="002259C9" w:rsidP="00E42E7A">
      <w:pPr>
        <w:pStyle w:val="ListParagraph"/>
        <w:numPr>
          <w:ilvl w:val="0"/>
          <w:numId w:val="440"/>
        </w:numPr>
        <w:ind w:left="709"/>
      </w:pPr>
      <w:r w:rsidRPr="001B2B9B">
        <w:t>Indemnities: These create higher risk than warranties.</w:t>
      </w:r>
    </w:p>
    <w:p w14:paraId="284AB244" w14:textId="0068D8D9" w:rsidR="002259C9" w:rsidRPr="001B2B9B" w:rsidRDefault="002259C9" w:rsidP="00E42E7A">
      <w:pPr>
        <w:pStyle w:val="ListParagraph"/>
        <w:numPr>
          <w:ilvl w:val="0"/>
          <w:numId w:val="440"/>
        </w:numPr>
        <w:ind w:left="709"/>
      </w:pPr>
      <w:r w:rsidRPr="001B2B9B">
        <w:t>Uncapped liability: High Risk if no limitation on damages.</w:t>
      </w:r>
    </w:p>
    <w:p w14:paraId="54A5A495" w14:textId="5C1A38C9" w:rsidR="002259C9" w:rsidRPr="001B2B9B" w:rsidRDefault="002259C9" w:rsidP="00E42E7A">
      <w:pPr>
        <w:pStyle w:val="ListParagraph"/>
        <w:numPr>
          <w:ilvl w:val="0"/>
          <w:numId w:val="440"/>
        </w:numPr>
        <w:ind w:left="709"/>
      </w:pPr>
      <w:r w:rsidRPr="001B2B9B">
        <w:t xml:space="preserve">Fit For Purpose: Much stricter than “reasonable skill and care” and not Company accepted. </w:t>
      </w:r>
    </w:p>
    <w:p w14:paraId="71A7C5B6" w14:textId="0836E65B" w:rsidR="002259C9" w:rsidRPr="001B2B9B" w:rsidRDefault="002259C9" w:rsidP="00E42E7A">
      <w:pPr>
        <w:pStyle w:val="ListParagraph"/>
        <w:numPr>
          <w:ilvl w:val="0"/>
          <w:numId w:val="440"/>
        </w:numPr>
        <w:ind w:left="709"/>
      </w:pPr>
      <w:r w:rsidRPr="001B2B9B">
        <w:t xml:space="preserve">Onerous obligations: Ensure you’re not warranting things outside of the </w:t>
      </w:r>
      <w:r w:rsidR="00205D91">
        <w:t>c</w:t>
      </w:r>
      <w:r w:rsidR="00205D91" w:rsidRPr="001B2B9B">
        <w:t>ompany’s</w:t>
      </w:r>
      <w:r w:rsidRPr="001B2B9B">
        <w:t xml:space="preserve"> control.</w:t>
      </w:r>
    </w:p>
    <w:p w14:paraId="4C58D24D" w14:textId="77777777" w:rsidR="002259C9" w:rsidRPr="001B2B9B" w:rsidRDefault="002259C9" w:rsidP="001B2B9B">
      <w:pPr>
        <w:rPr>
          <w:b/>
          <w:bCs/>
          <w:u w:val="single"/>
        </w:rPr>
      </w:pPr>
    </w:p>
    <w:p w14:paraId="06889F21" w14:textId="77777777" w:rsidR="002259C9" w:rsidRPr="001B2B9B" w:rsidRDefault="002259C9" w:rsidP="001B2B9B">
      <w:pPr>
        <w:pStyle w:val="ListParagraph"/>
        <w:numPr>
          <w:ilvl w:val="0"/>
          <w:numId w:val="398"/>
        </w:numPr>
        <w:ind w:left="0"/>
        <w:rPr>
          <w:b/>
          <w:bCs/>
        </w:rPr>
      </w:pPr>
      <w:r w:rsidRPr="001B2B9B">
        <w:rPr>
          <w:b/>
          <w:bCs/>
        </w:rPr>
        <w:t>EXECUTION OF BOND AND/ OR COLLATERAL WARRANTY</w:t>
      </w:r>
    </w:p>
    <w:p w14:paraId="424D6F95" w14:textId="48494C8B" w:rsidR="002259C9" w:rsidRPr="001B2B9B" w:rsidRDefault="002259C9" w:rsidP="00E42E7A">
      <w:pPr>
        <w:pStyle w:val="ListParagraph"/>
        <w:numPr>
          <w:ilvl w:val="0"/>
          <w:numId w:val="441"/>
        </w:numPr>
      </w:pPr>
      <w:r w:rsidRPr="001B2B9B">
        <w:t xml:space="preserve">Upon the accepted wording of a </w:t>
      </w:r>
      <w:r w:rsidR="00536EF2">
        <w:t>b</w:t>
      </w:r>
      <w:r w:rsidRPr="001B2B9B">
        <w:t>ond and</w:t>
      </w:r>
      <w:r w:rsidR="00536EF2">
        <w:t xml:space="preserve"> </w:t>
      </w:r>
      <w:r w:rsidRPr="001B2B9B">
        <w:t xml:space="preserve">/ or </w:t>
      </w:r>
      <w:r w:rsidR="00536EF2">
        <w:t>c</w:t>
      </w:r>
      <w:r w:rsidRPr="001B2B9B">
        <w:t xml:space="preserve">ollateral </w:t>
      </w:r>
      <w:r w:rsidR="00536EF2">
        <w:t>w</w:t>
      </w:r>
      <w:r w:rsidRPr="001B2B9B">
        <w:t xml:space="preserve">arranty, the </w:t>
      </w:r>
      <w:r w:rsidR="00F10521">
        <w:t>Commercial Manager</w:t>
      </w:r>
      <w:r w:rsidRPr="001B2B9B">
        <w:t xml:space="preserve"> is to request from the </w:t>
      </w:r>
      <w:r w:rsidR="00536EF2">
        <w:t>c</w:t>
      </w:r>
      <w:r w:rsidRPr="001B2B9B">
        <w:t xml:space="preserve">lient a clean agreed version, </w:t>
      </w:r>
      <w:r w:rsidR="00205D91" w:rsidRPr="001B2B9B">
        <w:t>which</w:t>
      </w:r>
      <w:r w:rsidRPr="001B2B9B">
        <w:t xml:space="preserve"> aligns the clauses with all those agreed. </w:t>
      </w:r>
    </w:p>
    <w:p w14:paraId="2FBE829E" w14:textId="77777777" w:rsidR="002259C9" w:rsidRPr="001B2B9B" w:rsidRDefault="002259C9" w:rsidP="00E42E7A">
      <w:pPr>
        <w:pStyle w:val="ListParagraph"/>
        <w:ind w:left="0"/>
      </w:pPr>
    </w:p>
    <w:p w14:paraId="3AA5B8EC" w14:textId="613B2959" w:rsidR="002259C9" w:rsidRPr="001B2B9B" w:rsidRDefault="002259C9" w:rsidP="00E42E7A">
      <w:pPr>
        <w:pStyle w:val="ListParagraph"/>
        <w:numPr>
          <w:ilvl w:val="0"/>
          <w:numId w:val="441"/>
        </w:numPr>
      </w:pPr>
      <w:r w:rsidRPr="001B2B9B">
        <w:t xml:space="preserve">Once in receipt of the final version, the </w:t>
      </w:r>
      <w:r w:rsidR="00F10521">
        <w:t>Commercial Manager</w:t>
      </w:r>
      <w:r w:rsidRPr="001B2B9B">
        <w:t xml:space="preserve"> is to review a final time and issue to Directors for execution and returning to the </w:t>
      </w:r>
      <w:r w:rsidR="00536EF2">
        <w:t>c</w:t>
      </w:r>
      <w:r w:rsidRPr="001B2B9B">
        <w:t xml:space="preserve">lient. </w:t>
      </w:r>
    </w:p>
    <w:p w14:paraId="734C0682" w14:textId="77777777" w:rsidR="00E46EF6" w:rsidRPr="001B2B9B" w:rsidRDefault="00E46EF6" w:rsidP="001B2B9B">
      <w:pPr>
        <w:rPr>
          <w:rFonts w:eastAsiaTheme="majorEastAsia" w:cstheme="majorBidi"/>
          <w:b/>
          <w:color w:val="0F4761" w:themeColor="accent1" w:themeShade="BF"/>
        </w:rPr>
      </w:pPr>
      <w:r w:rsidRPr="001B2B9B">
        <w:rPr>
          <w:b/>
        </w:rPr>
        <w:br w:type="page"/>
      </w:r>
    </w:p>
    <w:p w14:paraId="2FF6B09B" w14:textId="02939872" w:rsidR="001C1C28" w:rsidRDefault="001C1C28" w:rsidP="001C1C28">
      <w:pPr>
        <w:pStyle w:val="Heading1"/>
      </w:pPr>
      <w:bookmarkStart w:id="160" w:name="_Toc232964160"/>
      <w:r>
        <w:rPr>
          <w:b/>
          <w:sz w:val="28"/>
        </w:rPr>
        <w:lastRenderedPageBreak/>
        <w:t>ACCOUNTING</w:t>
      </w:r>
      <w:bookmarkEnd w:id="160"/>
    </w:p>
    <w:p w14:paraId="25E1E641" w14:textId="77777777" w:rsidR="001C1C28" w:rsidRDefault="001C1C28" w:rsidP="001C1C28">
      <w:r>
        <w:rPr>
          <w:b/>
        </w:rPr>
        <w:t>1. Purpose</w:t>
      </w:r>
    </w:p>
    <w:p w14:paraId="664B0B13" w14:textId="77777777" w:rsidR="001C1C28" w:rsidRDefault="001C1C28" w:rsidP="001C1C28">
      <w:r>
        <w:rPr>
          <w:b/>
        </w:rPr>
        <w:t>To ensure all accounting activities are completed accurately, consistently and within required timescales to support financial control and compliance.</w:t>
      </w:r>
    </w:p>
    <w:p w14:paraId="67F4D255" w14:textId="77777777" w:rsidR="001C1C28" w:rsidRDefault="001C1C28" w:rsidP="001C1C28"/>
    <w:p w14:paraId="3635FF70" w14:textId="77777777" w:rsidR="001C1C28" w:rsidRDefault="001C1C28" w:rsidP="001C1C28">
      <w:r>
        <w:rPr>
          <w:b/>
        </w:rPr>
        <w:t>2. Scope</w:t>
      </w:r>
    </w:p>
    <w:p w14:paraId="50954F7E" w14:textId="77777777" w:rsidR="001C1C28" w:rsidRDefault="001C1C28" w:rsidP="001C1C28">
      <w:r>
        <w:t>This procedure applies to:</w:t>
      </w:r>
    </w:p>
    <w:p w14:paraId="0B176C85" w14:textId="77777777" w:rsidR="001C1C28" w:rsidRDefault="001C1C28" w:rsidP="001C1C28">
      <w:pPr>
        <w:pStyle w:val="ListParagraph"/>
        <w:numPr>
          <w:ilvl w:val="0"/>
          <w:numId w:val="98"/>
        </w:numPr>
      </w:pPr>
      <w:r>
        <w:t>Payroll</w:t>
      </w:r>
    </w:p>
    <w:p w14:paraId="1CAAD255" w14:textId="77777777" w:rsidR="001C1C28" w:rsidRDefault="001C1C28" w:rsidP="001C1C28">
      <w:pPr>
        <w:pStyle w:val="ListParagraph"/>
        <w:numPr>
          <w:ilvl w:val="0"/>
          <w:numId w:val="98"/>
        </w:numPr>
      </w:pPr>
      <w:r>
        <w:t>Accounts Processing</w:t>
      </w:r>
    </w:p>
    <w:p w14:paraId="6053BA34" w14:textId="77777777" w:rsidR="001C1C28" w:rsidRDefault="001C1C28" w:rsidP="001C1C28">
      <w:pPr>
        <w:pStyle w:val="ListParagraph"/>
        <w:numPr>
          <w:ilvl w:val="0"/>
          <w:numId w:val="98"/>
        </w:numPr>
      </w:pPr>
      <w:r>
        <w:t>Supplier Payments</w:t>
      </w:r>
    </w:p>
    <w:p w14:paraId="071B46FE" w14:textId="77777777" w:rsidR="001C1C28" w:rsidRDefault="001C1C28" w:rsidP="001C1C28">
      <w:pPr>
        <w:pStyle w:val="ListParagraph"/>
        <w:numPr>
          <w:ilvl w:val="0"/>
          <w:numId w:val="98"/>
        </w:numPr>
      </w:pPr>
      <w:r>
        <w:t>Purchase Ledger</w:t>
      </w:r>
    </w:p>
    <w:p w14:paraId="3C7F398B" w14:textId="77777777" w:rsidR="001C1C28" w:rsidRDefault="001C1C28" w:rsidP="001C1C28">
      <w:pPr>
        <w:pStyle w:val="ListParagraph"/>
        <w:numPr>
          <w:ilvl w:val="0"/>
          <w:numId w:val="98"/>
        </w:numPr>
      </w:pPr>
      <w:r>
        <w:t>Nominal Coding</w:t>
      </w:r>
    </w:p>
    <w:p w14:paraId="77CF56F8" w14:textId="77777777" w:rsidR="001C1C28" w:rsidRDefault="001C1C28" w:rsidP="001C1C28">
      <w:pPr>
        <w:pStyle w:val="ListParagraph"/>
        <w:numPr>
          <w:ilvl w:val="0"/>
          <w:numId w:val="98"/>
        </w:numPr>
      </w:pPr>
      <w:r>
        <w:t>Management Accounts Support</w:t>
      </w:r>
    </w:p>
    <w:p w14:paraId="68486140" w14:textId="77777777" w:rsidR="001C1C28" w:rsidRDefault="001C1C28" w:rsidP="001C1C28">
      <w:pPr>
        <w:pStyle w:val="ListParagraph"/>
        <w:numPr>
          <w:ilvl w:val="0"/>
          <w:numId w:val="98"/>
        </w:numPr>
      </w:pPr>
      <w:r>
        <w:t>Invoice Processing</w:t>
      </w:r>
    </w:p>
    <w:p w14:paraId="3BC7C983" w14:textId="77777777" w:rsidR="001C1C28" w:rsidRDefault="001C1C28" w:rsidP="001C1C28">
      <w:pPr>
        <w:pStyle w:val="ListParagraph"/>
        <w:numPr>
          <w:ilvl w:val="0"/>
          <w:numId w:val="98"/>
        </w:numPr>
      </w:pPr>
      <w:r>
        <w:t>Expense Management</w:t>
      </w:r>
    </w:p>
    <w:p w14:paraId="7A8A8AB1" w14:textId="77777777" w:rsidR="001C1C28" w:rsidRDefault="001C1C28" w:rsidP="001C1C28">
      <w:pPr>
        <w:pStyle w:val="ListParagraph"/>
        <w:numPr>
          <w:ilvl w:val="0"/>
          <w:numId w:val="98"/>
        </w:numPr>
      </w:pPr>
      <w:r>
        <w:t>Credit Control Support</w:t>
      </w:r>
    </w:p>
    <w:p w14:paraId="2FF79BEB" w14:textId="77777777" w:rsidR="001C1C28" w:rsidRDefault="001C1C28" w:rsidP="001C1C28"/>
    <w:p w14:paraId="49254456" w14:textId="77777777" w:rsidR="001C1C28" w:rsidRDefault="001C1C28" w:rsidP="001C1C28">
      <w:r>
        <w:rPr>
          <w:b/>
        </w:rPr>
        <w:t>3. Responsibilities</w:t>
      </w:r>
    </w:p>
    <w:p w14:paraId="35BB7966" w14:textId="77777777" w:rsidR="001C1C28" w:rsidRDefault="001C1C28" w:rsidP="001C1C28">
      <w:r>
        <w:rPr>
          <w:b/>
        </w:rPr>
        <w:t>Accounts Manager</w:t>
      </w:r>
    </w:p>
    <w:p w14:paraId="742D15F1" w14:textId="77777777" w:rsidR="001C1C28" w:rsidRDefault="001C1C28" w:rsidP="001C1C28">
      <w:pPr>
        <w:pStyle w:val="ListParagraph"/>
        <w:numPr>
          <w:ilvl w:val="0"/>
          <w:numId w:val="98"/>
        </w:numPr>
      </w:pPr>
      <w:r>
        <w:t>Process accounting transactions</w:t>
      </w:r>
    </w:p>
    <w:p w14:paraId="00AFC13B" w14:textId="77777777" w:rsidR="001C1C28" w:rsidRDefault="001C1C28" w:rsidP="001C1C28">
      <w:pPr>
        <w:pStyle w:val="ListParagraph"/>
        <w:numPr>
          <w:ilvl w:val="0"/>
          <w:numId w:val="98"/>
        </w:numPr>
      </w:pPr>
      <w:r>
        <w:t>Maintain accounting records</w:t>
      </w:r>
    </w:p>
    <w:p w14:paraId="71949F84" w14:textId="77777777" w:rsidR="001C1C28" w:rsidRDefault="001C1C28" w:rsidP="001C1C28">
      <w:pPr>
        <w:pStyle w:val="ListParagraph"/>
        <w:numPr>
          <w:ilvl w:val="0"/>
          <w:numId w:val="98"/>
        </w:numPr>
      </w:pPr>
      <w:r>
        <w:t>Complete reconciliations</w:t>
      </w:r>
    </w:p>
    <w:p w14:paraId="6DB875CD" w14:textId="77777777" w:rsidR="001C1C28" w:rsidRDefault="001C1C28" w:rsidP="001C1C28">
      <w:pPr>
        <w:pStyle w:val="ListParagraph"/>
        <w:numPr>
          <w:ilvl w:val="0"/>
          <w:numId w:val="98"/>
        </w:numPr>
      </w:pPr>
      <w:r>
        <w:t>Manage payroll administration</w:t>
      </w:r>
    </w:p>
    <w:p w14:paraId="588C1F99" w14:textId="77777777" w:rsidR="001C1C28" w:rsidRDefault="001C1C28" w:rsidP="001C1C28">
      <w:pPr>
        <w:pStyle w:val="ListParagraph"/>
        <w:numPr>
          <w:ilvl w:val="0"/>
          <w:numId w:val="98"/>
        </w:numPr>
      </w:pPr>
      <w:r>
        <w:t>Process supplier payments</w:t>
      </w:r>
    </w:p>
    <w:p w14:paraId="12A5209A" w14:textId="77777777" w:rsidR="001C1C28" w:rsidRDefault="001C1C28" w:rsidP="001C1C28">
      <w:pPr>
        <w:pStyle w:val="ListParagraph"/>
        <w:numPr>
          <w:ilvl w:val="0"/>
          <w:numId w:val="98"/>
        </w:numPr>
      </w:pPr>
      <w:r>
        <w:t>Issue remittances</w:t>
      </w:r>
    </w:p>
    <w:p w14:paraId="63E07CA0" w14:textId="77777777" w:rsidR="001C1C28" w:rsidRDefault="001C1C28" w:rsidP="001C1C28">
      <w:pPr>
        <w:pStyle w:val="ListParagraph"/>
        <w:numPr>
          <w:ilvl w:val="0"/>
          <w:numId w:val="98"/>
        </w:numPr>
      </w:pPr>
      <w:r>
        <w:t>Chase outstanding debts and maintain credit control</w:t>
      </w:r>
    </w:p>
    <w:p w14:paraId="3619E74F" w14:textId="77777777" w:rsidR="001C1C28" w:rsidRDefault="001C1C28" w:rsidP="001C1C28">
      <w:r>
        <w:rPr>
          <w:b/>
        </w:rPr>
        <w:t>Commercial Manager</w:t>
      </w:r>
    </w:p>
    <w:p w14:paraId="1ACB8BBB" w14:textId="77777777" w:rsidR="001C1C28" w:rsidRDefault="001C1C28" w:rsidP="001C1C28">
      <w:pPr>
        <w:pStyle w:val="ListParagraph"/>
        <w:numPr>
          <w:ilvl w:val="0"/>
          <w:numId w:val="98"/>
        </w:numPr>
      </w:pPr>
      <w:r>
        <w:t>Provide commercial information for accounting allocation</w:t>
      </w:r>
    </w:p>
    <w:p w14:paraId="0DBC4A19" w14:textId="77777777" w:rsidR="001C1C28" w:rsidRDefault="001C1C28" w:rsidP="001C1C28">
      <w:pPr>
        <w:pStyle w:val="ListParagraph"/>
        <w:numPr>
          <w:ilvl w:val="0"/>
          <w:numId w:val="98"/>
        </w:numPr>
      </w:pPr>
      <w:r>
        <w:t>Support management accounts preparation</w:t>
      </w:r>
    </w:p>
    <w:p w14:paraId="0B73474D" w14:textId="77777777" w:rsidR="001C1C28" w:rsidRDefault="001C1C28" w:rsidP="001C1C28">
      <w:pPr>
        <w:pStyle w:val="ListParagraph"/>
        <w:numPr>
          <w:ilvl w:val="0"/>
          <w:numId w:val="98"/>
        </w:numPr>
      </w:pPr>
      <w:r>
        <w:t>Confirm subcontractor certification status before month end</w:t>
      </w:r>
    </w:p>
    <w:p w14:paraId="26B0A76B" w14:textId="77777777" w:rsidR="00946CE4" w:rsidRDefault="00946CE4" w:rsidP="00946CE4">
      <w:r w:rsidRPr="00946CE4">
        <w:rPr>
          <w:b/>
          <w:bCs/>
        </w:rPr>
        <w:t>Commercial Assistant</w:t>
      </w:r>
    </w:p>
    <w:p w14:paraId="6AC7E131" w14:textId="77777777" w:rsidR="00946CE4" w:rsidRDefault="00946CE4" w:rsidP="00946CE4">
      <w:pPr>
        <w:pStyle w:val="ListParagraph"/>
        <w:numPr>
          <w:ilvl w:val="0"/>
          <w:numId w:val="452"/>
        </w:numPr>
      </w:pPr>
      <w:r w:rsidRPr="00946CE4">
        <w:t>Support the administration of subcontractor applications, payment certificates and commercial records.</w:t>
      </w:r>
    </w:p>
    <w:p w14:paraId="3404598C" w14:textId="77777777" w:rsidR="00946CE4" w:rsidRDefault="00946CE4" w:rsidP="00946CE4">
      <w:pPr>
        <w:pStyle w:val="ListParagraph"/>
        <w:numPr>
          <w:ilvl w:val="0"/>
          <w:numId w:val="452"/>
        </w:numPr>
      </w:pPr>
      <w:r w:rsidRPr="00946CE4">
        <w:lastRenderedPageBreak/>
        <w:t>Upload subcontractor applications and associated records onto the accounting software where required.</w:t>
      </w:r>
    </w:p>
    <w:p w14:paraId="18CE1D51" w14:textId="77777777" w:rsidR="00946CE4" w:rsidRDefault="00946CE4" w:rsidP="00946CE4">
      <w:pPr>
        <w:pStyle w:val="ListParagraph"/>
        <w:numPr>
          <w:ilvl w:val="0"/>
          <w:numId w:val="452"/>
        </w:numPr>
      </w:pPr>
      <w:r w:rsidRPr="00946CE4">
        <w:t>Maintain and update the Sub-Contract Tracker in conjunction with the QS and Commercial Manager.</w:t>
      </w:r>
    </w:p>
    <w:p w14:paraId="376DE487" w14:textId="77777777" w:rsidR="00946CE4" w:rsidRDefault="00946CE4" w:rsidP="00946CE4">
      <w:pPr>
        <w:pStyle w:val="ListParagraph"/>
        <w:numPr>
          <w:ilvl w:val="0"/>
          <w:numId w:val="452"/>
        </w:numPr>
      </w:pPr>
      <w:r w:rsidRPr="00946CE4">
        <w:t>Notify Accounts when certified subcontractor payment information is complete and ready for processing.</w:t>
      </w:r>
    </w:p>
    <w:p w14:paraId="130D2C8A" w14:textId="03F70B01" w:rsidR="00946CE4" w:rsidRDefault="00946CE4" w:rsidP="00946CE4">
      <w:pPr>
        <w:pStyle w:val="ListParagraph"/>
        <w:numPr>
          <w:ilvl w:val="0"/>
          <w:numId w:val="452"/>
        </w:numPr>
      </w:pPr>
      <w:r w:rsidRPr="00946CE4">
        <w:t>Ensure subcontractor payment records, certificates and correspondence are saved in the appropriate project folder.</w:t>
      </w:r>
    </w:p>
    <w:p w14:paraId="7DC91B5D" w14:textId="77777777" w:rsidR="00B62859" w:rsidRDefault="00B62859" w:rsidP="00B62859">
      <w:r w:rsidRPr="00B62859">
        <w:rPr>
          <w:b/>
          <w:bCs/>
        </w:rPr>
        <w:t>External Accountant / Company Accountant</w:t>
      </w:r>
    </w:p>
    <w:p w14:paraId="145D12B6" w14:textId="77777777" w:rsidR="00B62859" w:rsidRDefault="00B62859" w:rsidP="00B62859">
      <w:pPr>
        <w:pStyle w:val="ListParagraph"/>
        <w:numPr>
          <w:ilvl w:val="0"/>
          <w:numId w:val="454"/>
        </w:numPr>
      </w:pPr>
      <w:r w:rsidRPr="00B62859">
        <w:t>Support the preparation and review of company accounts, payroll, PAYE, CIS, VAT and statutory returns where applicable.</w:t>
      </w:r>
    </w:p>
    <w:p w14:paraId="39BDEB04" w14:textId="77777777" w:rsidR="00B62859" w:rsidRDefault="00B62859" w:rsidP="00B62859">
      <w:pPr>
        <w:pStyle w:val="ListParagraph"/>
        <w:numPr>
          <w:ilvl w:val="0"/>
          <w:numId w:val="454"/>
        </w:numPr>
      </w:pPr>
      <w:r w:rsidRPr="00B62859">
        <w:t>Provide accounting, tax and compliance advice to the Accounts Manager, Group CFO and Directors.</w:t>
      </w:r>
    </w:p>
    <w:p w14:paraId="48C442B1" w14:textId="77777777" w:rsidR="00B62859" w:rsidRDefault="00B62859" w:rsidP="00B62859">
      <w:pPr>
        <w:pStyle w:val="ListParagraph"/>
        <w:numPr>
          <w:ilvl w:val="0"/>
          <w:numId w:val="454"/>
        </w:numPr>
      </w:pPr>
      <w:r w:rsidRPr="00B62859">
        <w:t>Confirm PAYE, CIS, VAT and other statutory payment figures in line with required reporting deadlines.</w:t>
      </w:r>
    </w:p>
    <w:p w14:paraId="7A016E0D" w14:textId="77777777" w:rsidR="00B62859" w:rsidRDefault="00B62859" w:rsidP="00B62859">
      <w:pPr>
        <w:pStyle w:val="ListParagraph"/>
        <w:numPr>
          <w:ilvl w:val="0"/>
          <w:numId w:val="454"/>
        </w:numPr>
      </w:pPr>
      <w:r w:rsidRPr="00B62859">
        <w:t>Support year-end accounts preparation and Companies House / HMRC filing requirements.</w:t>
      </w:r>
    </w:p>
    <w:p w14:paraId="2CB7E439" w14:textId="718442BE" w:rsidR="00564D66" w:rsidRDefault="00B62859" w:rsidP="00B62859">
      <w:pPr>
        <w:pStyle w:val="ListParagraph"/>
        <w:numPr>
          <w:ilvl w:val="0"/>
          <w:numId w:val="454"/>
        </w:numPr>
      </w:pPr>
      <w:r w:rsidRPr="00B62859">
        <w:t>Advise on accounting treatment, tax matters and financial compliance where required.</w:t>
      </w:r>
    </w:p>
    <w:p w14:paraId="6A0AAC81" w14:textId="77777777" w:rsidR="00323295" w:rsidRDefault="00323295" w:rsidP="00323295">
      <w:r w:rsidRPr="00323295">
        <w:rPr>
          <w:b/>
          <w:bCs/>
        </w:rPr>
        <w:t>Health &amp; Safety Manager</w:t>
      </w:r>
    </w:p>
    <w:p w14:paraId="6210BBA7" w14:textId="77777777" w:rsidR="00323295" w:rsidRDefault="00323295" w:rsidP="00A420D1">
      <w:pPr>
        <w:pStyle w:val="ListParagraph"/>
        <w:numPr>
          <w:ilvl w:val="0"/>
          <w:numId w:val="453"/>
        </w:numPr>
      </w:pPr>
      <w:r w:rsidRPr="00323295">
        <w:t>Confirm where subcontractor health and safety documentation, insurance or approval status affects payment approval.</w:t>
      </w:r>
    </w:p>
    <w:p w14:paraId="4813081C" w14:textId="77777777" w:rsidR="00323295" w:rsidRDefault="00323295" w:rsidP="00A420D1">
      <w:pPr>
        <w:pStyle w:val="ListParagraph"/>
        <w:numPr>
          <w:ilvl w:val="0"/>
          <w:numId w:val="453"/>
        </w:numPr>
      </w:pPr>
      <w:r w:rsidRPr="00323295">
        <w:t>Notify Accounts and Commercial where a subcontractor is to be placed on stop due to missing, expired or non-compliant documentation.</w:t>
      </w:r>
    </w:p>
    <w:p w14:paraId="7B850C65" w14:textId="77777777" w:rsidR="00323295" w:rsidRDefault="00323295" w:rsidP="00A420D1">
      <w:pPr>
        <w:pStyle w:val="ListParagraph"/>
        <w:numPr>
          <w:ilvl w:val="0"/>
          <w:numId w:val="453"/>
        </w:numPr>
      </w:pPr>
      <w:r w:rsidRPr="00323295">
        <w:t>Support checks against the Subcontractor H&amp;S Register where required before subcontractor payments are released.</w:t>
      </w:r>
    </w:p>
    <w:p w14:paraId="3FA5244C" w14:textId="71A5AA59" w:rsidR="00323295" w:rsidRDefault="00323295" w:rsidP="00A420D1">
      <w:pPr>
        <w:pStyle w:val="ListParagraph"/>
        <w:numPr>
          <w:ilvl w:val="0"/>
          <w:numId w:val="453"/>
        </w:numPr>
      </w:pPr>
      <w:r w:rsidRPr="00323295">
        <w:t>Confirm when health and safety documentation issues have been resolved so that payment holds can be reviewed.</w:t>
      </w:r>
    </w:p>
    <w:p w14:paraId="6082FA83" w14:textId="77777777" w:rsidR="001C1C28" w:rsidRDefault="001C1C28" w:rsidP="001C1C28">
      <w:r>
        <w:rPr>
          <w:b/>
        </w:rPr>
        <w:t>Directors</w:t>
      </w:r>
    </w:p>
    <w:p w14:paraId="1BD14D82" w14:textId="77777777" w:rsidR="001C1C28" w:rsidRDefault="001C1C28" w:rsidP="001C1C28">
      <w:pPr>
        <w:pStyle w:val="ListParagraph"/>
        <w:numPr>
          <w:ilvl w:val="0"/>
          <w:numId w:val="98"/>
        </w:numPr>
      </w:pPr>
      <w:r>
        <w:t>Approve payments</w:t>
      </w:r>
    </w:p>
    <w:p w14:paraId="47972681" w14:textId="77777777" w:rsidR="001C1C28" w:rsidRDefault="001C1C28" w:rsidP="001C1C28">
      <w:pPr>
        <w:pStyle w:val="ListParagraph"/>
        <w:numPr>
          <w:ilvl w:val="0"/>
          <w:numId w:val="98"/>
        </w:numPr>
      </w:pPr>
      <w:r>
        <w:t>Review financial information</w:t>
      </w:r>
    </w:p>
    <w:p w14:paraId="0CACF823" w14:textId="77777777" w:rsidR="001C1C28" w:rsidRDefault="001C1C28" w:rsidP="001C1C28">
      <w:pPr>
        <w:pStyle w:val="ListParagraph"/>
        <w:numPr>
          <w:ilvl w:val="0"/>
          <w:numId w:val="98"/>
        </w:numPr>
      </w:pPr>
      <w:r>
        <w:t>Approve credit control escalation where required</w:t>
      </w:r>
    </w:p>
    <w:p w14:paraId="6FDD07D6" w14:textId="77777777" w:rsidR="00C214FF" w:rsidRDefault="00C214FF" w:rsidP="00C214FF">
      <w:pPr>
        <w:ind w:left="360"/>
      </w:pPr>
      <w:r w:rsidRPr="00C214FF">
        <w:rPr>
          <w:b/>
          <w:bCs/>
        </w:rPr>
        <w:t>Group CFO</w:t>
      </w:r>
    </w:p>
    <w:p w14:paraId="7EAA8F97" w14:textId="77777777" w:rsidR="00C214FF" w:rsidRDefault="00C214FF" w:rsidP="00C214FF">
      <w:pPr>
        <w:pStyle w:val="ListParagraph"/>
        <w:numPr>
          <w:ilvl w:val="0"/>
          <w:numId w:val="451"/>
        </w:numPr>
        <w:ind w:left="709"/>
      </w:pPr>
      <w:r w:rsidRPr="00C214FF">
        <w:t>Own the overall financial control framework across the Group</w:t>
      </w:r>
    </w:p>
    <w:p w14:paraId="1545E4CB" w14:textId="77777777" w:rsidR="00C214FF" w:rsidRDefault="00C214FF" w:rsidP="00C214FF">
      <w:pPr>
        <w:pStyle w:val="ListParagraph"/>
        <w:numPr>
          <w:ilvl w:val="0"/>
          <w:numId w:val="451"/>
        </w:numPr>
        <w:ind w:left="709"/>
      </w:pPr>
      <w:r w:rsidRPr="00C214FF">
        <w:t>Review monthly management accounts and key financial reporting outputs</w:t>
      </w:r>
    </w:p>
    <w:p w14:paraId="5B4B265F" w14:textId="77777777" w:rsidR="00C214FF" w:rsidRDefault="00C214FF" w:rsidP="00C214FF">
      <w:pPr>
        <w:pStyle w:val="ListParagraph"/>
        <w:numPr>
          <w:ilvl w:val="0"/>
          <w:numId w:val="451"/>
        </w:numPr>
        <w:ind w:left="709"/>
      </w:pPr>
      <w:r w:rsidRPr="00C214FF">
        <w:t>Review cashflow, funding, intercompany balances and finance facility position</w:t>
      </w:r>
    </w:p>
    <w:p w14:paraId="064D5C51" w14:textId="77777777" w:rsidR="00C214FF" w:rsidRDefault="00C214FF" w:rsidP="00C214FF">
      <w:pPr>
        <w:pStyle w:val="ListParagraph"/>
        <w:numPr>
          <w:ilvl w:val="0"/>
          <w:numId w:val="451"/>
        </w:numPr>
        <w:ind w:left="709"/>
      </w:pPr>
      <w:r w:rsidRPr="00C214FF">
        <w:lastRenderedPageBreak/>
        <w:t>Approve or review payment controls where required by the delegated authority structure</w:t>
      </w:r>
    </w:p>
    <w:p w14:paraId="478538DE" w14:textId="77777777" w:rsidR="00C214FF" w:rsidRDefault="00C214FF" w:rsidP="00C214FF">
      <w:pPr>
        <w:pStyle w:val="ListParagraph"/>
        <w:numPr>
          <w:ilvl w:val="0"/>
          <w:numId w:val="451"/>
        </w:numPr>
        <w:ind w:left="709"/>
      </w:pPr>
      <w:r w:rsidRPr="00C214FF">
        <w:t>Oversee accounting compliance, tax, VAT, PAYE, CIS and statutory filing controls</w:t>
      </w:r>
    </w:p>
    <w:p w14:paraId="5513FB8C" w14:textId="55A574F8" w:rsidR="00C05A47" w:rsidRDefault="00C214FF" w:rsidP="00C214FF">
      <w:pPr>
        <w:pStyle w:val="ListParagraph"/>
        <w:numPr>
          <w:ilvl w:val="0"/>
          <w:numId w:val="451"/>
        </w:numPr>
        <w:ind w:left="709"/>
      </w:pPr>
      <w:r w:rsidRPr="00C214FF">
        <w:t>Escalate significant financial risks, control failures or overdue reporting issues to Directors / Board</w:t>
      </w:r>
    </w:p>
    <w:p w14:paraId="62B7FEF3" w14:textId="77777777" w:rsidR="001C1C28" w:rsidRDefault="001C1C28" w:rsidP="001C1C28"/>
    <w:p w14:paraId="47BC9EDF" w14:textId="77777777" w:rsidR="001C1C28" w:rsidRDefault="001C1C28" w:rsidP="001C1C28">
      <w:r>
        <w:rPr>
          <w:b/>
        </w:rPr>
        <w:t>4. Procedure / Process</w:t>
      </w:r>
    </w:p>
    <w:p w14:paraId="2A27AEC0" w14:textId="77777777" w:rsidR="001C1C28" w:rsidRDefault="001C1C28" w:rsidP="001C1C28">
      <w:r>
        <w:rPr>
          <w:b/>
        </w:rPr>
        <w:t>4.1 Accounting Timescales</w:t>
      </w:r>
    </w:p>
    <w:p w14:paraId="4F67B824" w14:textId="77777777" w:rsidR="001C1C28" w:rsidRDefault="001C1C28" w:rsidP="001C1C28">
      <w:r>
        <w:t>NOTE: If any dates clash with a weekend, they must be brought forward to the Friday.</w:t>
      </w:r>
    </w:p>
    <w:p w14:paraId="5910265A" w14:textId="77777777" w:rsidR="001C1C28" w:rsidRDefault="001C1C28" w:rsidP="001C1C28">
      <w:r>
        <w:rPr>
          <w:b/>
        </w:rPr>
        <w:t>Customer Statements</w:t>
      </w:r>
    </w:p>
    <w:p w14:paraId="5B9C2C67" w14:textId="77777777" w:rsidR="001C1C28" w:rsidRDefault="001C1C28" w:rsidP="001C1C28">
      <w:pPr>
        <w:pStyle w:val="ListParagraph"/>
        <w:numPr>
          <w:ilvl w:val="0"/>
          <w:numId w:val="98"/>
        </w:numPr>
      </w:pPr>
      <w:r>
        <w:t>On the 1st of the month a copy of all customer statements must be sent out by post.</w:t>
      </w:r>
    </w:p>
    <w:p w14:paraId="11603FDE" w14:textId="77777777" w:rsidR="001C1C28" w:rsidRDefault="001C1C28" w:rsidP="001C1C28">
      <w:r>
        <w:rPr>
          <w:b/>
        </w:rPr>
        <w:t>Payroll Processing</w:t>
      </w:r>
    </w:p>
    <w:p w14:paraId="55F14C6E" w14:textId="139FD925" w:rsidR="00DD2879" w:rsidRPr="007235B5" w:rsidRDefault="00DD2879" w:rsidP="00DD2879">
      <w:pPr>
        <w:pStyle w:val="ListParagraph"/>
        <w:numPr>
          <w:ilvl w:val="0"/>
          <w:numId w:val="98"/>
        </w:numPr>
      </w:pPr>
      <w:r>
        <w:t xml:space="preserve">Timesheets and Expenses are </w:t>
      </w:r>
      <w:r w:rsidRPr="007235B5">
        <w:t xml:space="preserve">to be added </w:t>
      </w:r>
      <w:r w:rsidR="007235B5" w:rsidRPr="007235B5">
        <w:t>to</w:t>
      </w:r>
      <w:r w:rsidRPr="007235B5">
        <w:t xml:space="preserve"> P</w:t>
      </w:r>
      <w:r w:rsidR="007235B5" w:rsidRPr="007235B5">
        <w:t>ayroll</w:t>
      </w:r>
      <w:r w:rsidRPr="007235B5">
        <w:t xml:space="preserve"> S</w:t>
      </w:r>
      <w:r w:rsidR="007235B5" w:rsidRPr="007235B5">
        <w:t>ubmission</w:t>
      </w:r>
      <w:r w:rsidRPr="007235B5">
        <w:t xml:space="preserve"> form </w:t>
      </w:r>
      <w:r w:rsidR="007235B5" w:rsidRPr="007235B5">
        <w:t xml:space="preserve">02-04-56 </w:t>
      </w:r>
      <w:r w:rsidRPr="007235B5">
        <w:t>and sent to the accountants by the Tuesday before the last Friday of the month.</w:t>
      </w:r>
    </w:p>
    <w:p w14:paraId="250DEFDB" w14:textId="77777777" w:rsidR="00DD2879" w:rsidRDefault="00DD2879" w:rsidP="00DD2879">
      <w:pPr>
        <w:pStyle w:val="ListParagraph"/>
        <w:numPr>
          <w:ilvl w:val="0"/>
          <w:numId w:val="98"/>
        </w:numPr>
      </w:pPr>
      <w:r w:rsidRPr="007235B5">
        <w:t>Once the payroll figures are received back from the accountants</w:t>
      </w:r>
      <w:r>
        <w:t xml:space="preserve"> no later than the Wednesday, the Accounts Manager will pay all the net figures no later than the Friday.</w:t>
      </w:r>
    </w:p>
    <w:p w14:paraId="22B75A82" w14:textId="5766CF81" w:rsidR="00DD2879" w:rsidRDefault="00DD2879" w:rsidP="00DD2879">
      <w:pPr>
        <w:pStyle w:val="ListParagraph"/>
        <w:numPr>
          <w:ilvl w:val="0"/>
          <w:numId w:val="98"/>
        </w:numPr>
      </w:pPr>
      <w:r>
        <w:t xml:space="preserve">A copy of the payslip is </w:t>
      </w:r>
      <w:r w:rsidRPr="003C42CC">
        <w:t xml:space="preserve">uploaded to the </w:t>
      </w:r>
      <w:r w:rsidR="003C42CC" w:rsidRPr="003C42CC">
        <w:t xml:space="preserve">payroll </w:t>
      </w:r>
      <w:r w:rsidRPr="003C42CC">
        <w:t>portal</w:t>
      </w:r>
      <w:r>
        <w:t xml:space="preserve"> which all employees have access to.</w:t>
      </w:r>
    </w:p>
    <w:p w14:paraId="27CDD504" w14:textId="77777777" w:rsidR="001C1C28" w:rsidRDefault="001C1C28" w:rsidP="001C1C28">
      <w:pPr>
        <w:pStyle w:val="ListParagraph"/>
        <w:numPr>
          <w:ilvl w:val="0"/>
          <w:numId w:val="98"/>
        </w:numPr>
      </w:pPr>
      <w:r>
        <w:t>All wages paid are to be posted to nominal 2220.</w:t>
      </w:r>
    </w:p>
    <w:p w14:paraId="1E71B9D8" w14:textId="77777777" w:rsidR="001C1C28" w:rsidRDefault="001C1C28" w:rsidP="001C1C28">
      <w:r>
        <w:rPr>
          <w:b/>
        </w:rPr>
        <w:t>Wage Allocation</w:t>
      </w:r>
    </w:p>
    <w:p w14:paraId="3216C906" w14:textId="77777777" w:rsidR="00EA20DF" w:rsidRDefault="00EA20DF" w:rsidP="00EA20DF">
      <w:pPr>
        <w:pStyle w:val="ListParagraph"/>
        <w:numPr>
          <w:ilvl w:val="0"/>
          <w:numId w:val="98"/>
        </w:numPr>
      </w:pPr>
      <w:r>
        <w:t>Direct Labour Inc NI costs as received on the 16th of the month by the Commercial Manager will be split into OH &amp; COS, this will be as detailed on the engineer’s breakdown received on the same date also.</w:t>
      </w:r>
    </w:p>
    <w:p w14:paraId="553AA940" w14:textId="113F67AA" w:rsidR="00CD3047" w:rsidRDefault="00EA20DF" w:rsidP="00CD3047">
      <w:pPr>
        <w:pStyle w:val="ListParagraph"/>
        <w:numPr>
          <w:ilvl w:val="0"/>
          <w:numId w:val="98"/>
        </w:numPr>
        <w:rPr>
          <w:ins w:id="161" w:author="Kristian Mcclure" w:date="2026-06-25T15:45:00Z" w16du:dateUtc="2026-06-25T14:45:00Z"/>
        </w:rPr>
      </w:pPr>
      <w:r>
        <w:t>Any costs that are booked to C0000 (Overhead) will go to nominal 7050 &amp; all other Direct Labour Inc NI costs will go to nominal 5001.</w:t>
      </w:r>
    </w:p>
    <w:p w14:paraId="55B164C0" w14:textId="784F9A5D" w:rsidR="00CD3047" w:rsidRPr="00CD3047" w:rsidRDefault="00CD3047" w:rsidP="00CD3047">
      <w:pPr>
        <w:ind w:left="360"/>
        <w:rPr>
          <w:ins w:id="162" w:author="Kristian Mcclure" w:date="2026-06-25T15:46:00Z" w16du:dateUtc="2026-06-25T14:46:00Z"/>
          <w:b/>
          <w:bCs/>
          <w:rPrChange w:id="163" w:author="Kristian Mcclure" w:date="2026-06-25T15:48:00Z" w16du:dateUtc="2026-06-25T14:48:00Z">
            <w:rPr>
              <w:ins w:id="164" w:author="Kristian Mcclure" w:date="2026-06-25T15:46:00Z" w16du:dateUtc="2026-06-25T14:46:00Z"/>
            </w:rPr>
          </w:rPrChange>
        </w:rPr>
      </w:pPr>
      <w:ins w:id="165" w:author="Kristian Mcclure" w:date="2026-06-25T15:46:00Z" w16du:dateUtc="2026-06-25T14:46:00Z">
        <w:r w:rsidRPr="00CD3047">
          <w:rPr>
            <w:b/>
            <w:bCs/>
            <w:rPrChange w:id="166" w:author="Kristian Mcclure" w:date="2026-06-25T15:48:00Z" w16du:dateUtc="2026-06-25T14:48:00Z">
              <w:rPr/>
            </w:rPrChange>
          </w:rPr>
          <w:t>Project Cost Reporting</w:t>
        </w:r>
      </w:ins>
    </w:p>
    <w:p w14:paraId="429E7887" w14:textId="4E77FF23" w:rsidR="00CD3047" w:rsidRDefault="00CD3047">
      <w:pPr>
        <w:pStyle w:val="ListParagraph"/>
        <w:numPr>
          <w:ilvl w:val="0"/>
          <w:numId w:val="456"/>
        </w:numPr>
        <w:pPrChange w:id="167" w:author="Kristian Mcclure" w:date="2026-06-25T15:48:00Z" w16du:dateUtc="2026-06-25T14:48:00Z">
          <w:pPr>
            <w:pStyle w:val="ListParagraph"/>
            <w:numPr>
              <w:numId w:val="98"/>
            </w:numPr>
            <w:ind w:hanging="360"/>
          </w:pPr>
        </w:pPrChange>
      </w:pPr>
      <w:ins w:id="168" w:author="Kristian Mcclure" w:date="2026-06-25T15:46:00Z" w16du:dateUtc="2026-06-25T14:46:00Z">
        <w:r>
          <w:t>Each month on or around the 15</w:t>
        </w:r>
        <w:r w:rsidRPr="00CD3047">
          <w:rPr>
            <w:vertAlign w:val="superscript"/>
            <w:rPrChange w:id="169" w:author="Kristian Mcclure" w:date="2026-06-25T15:48:00Z" w16du:dateUtc="2026-06-25T14:48:00Z">
              <w:rPr/>
            </w:rPrChange>
          </w:rPr>
          <w:t>th</w:t>
        </w:r>
        <w:r>
          <w:t xml:space="preserve"> of the month, subject to the commercial timetable, the finance department are to issue total project cost information to the Commer</w:t>
        </w:r>
      </w:ins>
      <w:ins w:id="170" w:author="Kristian Mcclure" w:date="2026-06-25T15:47:00Z" w16du:dateUtc="2026-06-25T14:47:00Z">
        <w:r>
          <w:t xml:space="preserve">cial Department via the individual Commercial Report. This data will include; all </w:t>
        </w:r>
      </w:ins>
      <w:ins w:id="171" w:author="Kristian Mcclure" w:date="2026-06-25T15:48:00Z" w16du:dateUtc="2026-06-25T14:48:00Z">
        <w:r>
          <w:t>realised</w:t>
        </w:r>
      </w:ins>
      <w:ins w:id="172" w:author="Kristian Mcclure" w:date="2026-06-25T15:47:00Z" w16du:dateUtc="2026-06-25T14:47:00Z">
        <w:r>
          <w:t xml:space="preserve"> income and costs per project up to and including the last close date which is the end of the Month as per the Timetable. </w:t>
        </w:r>
      </w:ins>
    </w:p>
    <w:p w14:paraId="5AC3D3AC" w14:textId="77777777" w:rsidR="001C1C28" w:rsidRPr="00906982" w:rsidRDefault="001C1C28" w:rsidP="001C1C28">
      <w:r w:rsidRPr="00906982">
        <w:rPr>
          <w:b/>
        </w:rPr>
        <w:lastRenderedPageBreak/>
        <w:t>Monthly Reconciliations</w:t>
      </w:r>
    </w:p>
    <w:p w14:paraId="129EEB98" w14:textId="4FB66163" w:rsidR="00780CEE" w:rsidRPr="00906982" w:rsidRDefault="00780CEE" w:rsidP="00780CEE">
      <w:pPr>
        <w:pStyle w:val="ListParagraph"/>
        <w:numPr>
          <w:ilvl w:val="0"/>
          <w:numId w:val="98"/>
        </w:numPr>
      </w:pPr>
      <w:r w:rsidRPr="00906982">
        <w:t>The bank must be reconciled to the end of the previous month, together with credit card reconciliations completed no later than the 12th of each month.  During the course of the month daily bank reconciliations will also take place to ensure no back log of processing at the end of the month.  As far as possible and no longer than weekly all bank reconciliation</w:t>
      </w:r>
      <w:r w:rsidR="00906982" w:rsidRPr="00906982">
        <w:t>s</w:t>
      </w:r>
      <w:r w:rsidRPr="00906982">
        <w:t xml:space="preserve"> are completed for all bank account</w:t>
      </w:r>
      <w:r w:rsidR="00906982" w:rsidRPr="00906982">
        <w:t>s</w:t>
      </w:r>
      <w:r w:rsidRPr="00906982">
        <w:t xml:space="preserve"> held in the </w:t>
      </w:r>
      <w:r w:rsidR="00906982" w:rsidRPr="00906982">
        <w:t>G</w:t>
      </w:r>
      <w:r w:rsidRPr="00906982">
        <w:t xml:space="preserve">roup.  This ensures ledgers are as up to date as </w:t>
      </w:r>
      <w:r w:rsidR="00906982" w:rsidRPr="00906982">
        <w:t xml:space="preserve">far as </w:t>
      </w:r>
      <w:r w:rsidRPr="00906982">
        <w:t>possible for mid-month reporting and controls.</w:t>
      </w:r>
    </w:p>
    <w:p w14:paraId="75C0D772" w14:textId="77777777" w:rsidR="00780CEE" w:rsidRDefault="00780CEE" w:rsidP="00780CEE">
      <w:pPr>
        <w:pStyle w:val="ListParagraph"/>
        <w:numPr>
          <w:ilvl w:val="0"/>
          <w:numId w:val="98"/>
        </w:numPr>
      </w:pPr>
      <w:r>
        <w:t>Every customer invoice to be dated the previous month must be on the accounting software, along with all purchase invoices received at this time also.</w:t>
      </w:r>
    </w:p>
    <w:p w14:paraId="02161738" w14:textId="77777777" w:rsidR="00780CEE" w:rsidRDefault="00780CEE" w:rsidP="00780CEE">
      <w:pPr>
        <w:pStyle w:val="ListParagraph"/>
        <w:numPr>
          <w:ilvl w:val="0"/>
          <w:numId w:val="98"/>
        </w:numPr>
      </w:pPr>
      <w:r>
        <w:t>Any purchase invoices in query not yet on the accounting software must be dealt with by this point; if these costs are against a contract, then the correct Project Manager must be informed.</w:t>
      </w:r>
    </w:p>
    <w:p w14:paraId="24857AEA" w14:textId="77777777" w:rsidR="00780CEE" w:rsidRDefault="00780CEE" w:rsidP="00780CEE">
      <w:pPr>
        <w:pStyle w:val="ListParagraph"/>
        <w:numPr>
          <w:ilvl w:val="0"/>
          <w:numId w:val="98"/>
        </w:numPr>
      </w:pPr>
      <w:r>
        <w:t>Any supplier invoices or other costs that come in for the previous month past this date must be entered for the next month as it will be past the cut off for the management accounts.</w:t>
      </w:r>
    </w:p>
    <w:p w14:paraId="2FC925FF" w14:textId="77777777" w:rsidR="00780CEE" w:rsidDel="00C21FC6" w:rsidRDefault="00780CEE" w:rsidP="00780CEE">
      <w:pPr>
        <w:pStyle w:val="ListParagraph"/>
        <w:numPr>
          <w:ilvl w:val="0"/>
          <w:numId w:val="98"/>
        </w:numPr>
        <w:rPr>
          <w:del w:id="173" w:author="Kristian Mcclure" w:date="2026-06-25T21:52:00Z" w16du:dateUtc="2026-06-25T20:52:00Z"/>
        </w:rPr>
      </w:pPr>
      <w:r>
        <w:t>It is worth checking with the Commercial Manager that all sub-contractor applications have been certified before the accounts are closed off for that month.</w:t>
      </w:r>
    </w:p>
    <w:p w14:paraId="300EE686" w14:textId="77777777" w:rsidR="00AE51A3" w:rsidRPr="00C21FC6" w:rsidRDefault="00AE51A3">
      <w:pPr>
        <w:pStyle w:val="ListParagraph"/>
        <w:rPr>
          <w:ins w:id="174" w:author="Kristian Mcclure" w:date="2026-06-25T16:36:00Z" w16du:dateUtc="2026-06-25T15:36:00Z"/>
          <w:b/>
          <w:rPrChange w:id="175" w:author="Kristian Mcclure" w:date="2026-06-25T21:52:00Z" w16du:dateUtc="2026-06-25T20:52:00Z">
            <w:rPr>
              <w:ins w:id="176" w:author="Kristian Mcclure" w:date="2026-06-25T16:36:00Z" w16du:dateUtc="2026-06-25T15:36:00Z"/>
            </w:rPr>
          </w:rPrChange>
        </w:rPr>
        <w:pPrChange w:id="177" w:author="Kristian Mcclure" w:date="2026-06-25T21:53:00Z" w16du:dateUtc="2026-06-25T20:53:00Z">
          <w:pPr/>
        </w:pPrChange>
      </w:pPr>
    </w:p>
    <w:p w14:paraId="2CFB2498" w14:textId="3385AD26" w:rsidR="00C21FC6" w:rsidRPr="00C21FC6" w:rsidRDefault="00C21FC6" w:rsidP="00C21FC6">
      <w:pPr>
        <w:rPr>
          <w:ins w:id="178" w:author="Kristian Mcclure" w:date="2026-06-25T21:51:00Z"/>
          <w:b/>
        </w:rPr>
      </w:pPr>
      <w:ins w:id="179" w:author="Kristian Mcclure" w:date="2026-06-25T21:52:00Z" w16du:dateUtc="2026-06-25T20:52:00Z">
        <w:r>
          <w:rPr>
            <w:b/>
          </w:rPr>
          <w:t>Cash Management</w:t>
        </w:r>
      </w:ins>
    </w:p>
    <w:p w14:paraId="5625C394" w14:textId="7164B45E" w:rsidR="00C21FC6" w:rsidRPr="00C21FC6" w:rsidRDefault="00C21FC6" w:rsidP="00C21FC6">
      <w:pPr>
        <w:rPr>
          <w:ins w:id="180" w:author="Kristian Mcclure" w:date="2026-06-25T21:51:00Z"/>
          <w:bCs/>
          <w:rPrChange w:id="181" w:author="Kristian Mcclure" w:date="2026-06-25T21:52:00Z" w16du:dateUtc="2026-06-25T20:52:00Z">
            <w:rPr>
              <w:ins w:id="182" w:author="Kristian Mcclure" w:date="2026-06-25T21:51:00Z"/>
              <w:b/>
            </w:rPr>
          </w:rPrChange>
        </w:rPr>
      </w:pPr>
      <w:ins w:id="183" w:author="Kristian Mcclure" w:date="2026-06-25T21:51:00Z">
        <w:r w:rsidRPr="00C21FC6">
          <w:rPr>
            <w:bCs/>
            <w:rPrChange w:id="184" w:author="Kristian Mcclure" w:date="2026-06-25T21:52:00Z" w16du:dateUtc="2026-06-25T20:52:00Z">
              <w:rPr>
                <w:b/>
              </w:rPr>
            </w:rPrChange>
          </w:rPr>
          <w:t>In relation to overall project cash management the following key activities take place:</w:t>
        </w:r>
      </w:ins>
    </w:p>
    <w:p w14:paraId="01CCF16A" w14:textId="77777777" w:rsidR="00C21FC6" w:rsidRPr="00C21FC6" w:rsidRDefault="00C21FC6">
      <w:pPr>
        <w:numPr>
          <w:ilvl w:val="0"/>
          <w:numId w:val="460"/>
        </w:numPr>
        <w:rPr>
          <w:ins w:id="185" w:author="Kristian Mcclure" w:date="2026-06-25T21:51:00Z"/>
          <w:bCs/>
          <w:rPrChange w:id="186" w:author="Kristian Mcclure" w:date="2026-06-25T21:52:00Z" w16du:dateUtc="2026-06-25T20:52:00Z">
            <w:rPr>
              <w:ins w:id="187" w:author="Kristian Mcclure" w:date="2026-06-25T21:51:00Z"/>
              <w:b/>
            </w:rPr>
          </w:rPrChange>
        </w:rPr>
        <w:pPrChange w:id="188" w:author="Kristian Mcclure" w:date="2026-06-25T21:52:00Z" w16du:dateUtc="2026-06-25T20:52:00Z">
          <w:pPr>
            <w:numPr>
              <w:numId w:val="458"/>
            </w:numPr>
            <w:ind w:left="720" w:hanging="360"/>
          </w:pPr>
        </w:pPrChange>
      </w:pPr>
      <w:ins w:id="189" w:author="Kristian Mcclure" w:date="2026-06-25T21:51:00Z">
        <w:r w:rsidRPr="00C21FC6">
          <w:rPr>
            <w:bCs/>
            <w:rPrChange w:id="190" w:author="Kristian Mcclure" w:date="2026-06-25T21:52:00Z" w16du:dateUtc="2026-06-25T20:52:00Z">
              <w:rPr>
                <w:b/>
              </w:rPr>
            </w:rPrChange>
          </w:rPr>
          <w:t>As part of the monthly Commercial Review Program the PM commercial reports contain data relating to the WIP/Cash position of individual jobs that are reviewed but the Commercial Manager and PM.  If there is any increasing delay on sales application/invoices vs purchase costs realised to the last close date then the Commercial Manager and Project Manager will take action points.</w:t>
        </w:r>
      </w:ins>
    </w:p>
    <w:p w14:paraId="2E563185" w14:textId="77777777" w:rsidR="00C21FC6" w:rsidRPr="00C21FC6" w:rsidRDefault="00C21FC6">
      <w:pPr>
        <w:numPr>
          <w:ilvl w:val="0"/>
          <w:numId w:val="460"/>
        </w:numPr>
        <w:rPr>
          <w:ins w:id="191" w:author="Kristian Mcclure" w:date="2026-06-25T21:51:00Z"/>
          <w:bCs/>
          <w:rPrChange w:id="192" w:author="Kristian Mcclure" w:date="2026-06-25T21:52:00Z" w16du:dateUtc="2026-06-25T20:52:00Z">
            <w:rPr>
              <w:ins w:id="193" w:author="Kristian Mcclure" w:date="2026-06-25T21:51:00Z"/>
              <w:b/>
            </w:rPr>
          </w:rPrChange>
        </w:rPr>
        <w:pPrChange w:id="194" w:author="Kristian Mcclure" w:date="2026-06-25T21:52:00Z" w16du:dateUtc="2026-06-25T20:52:00Z">
          <w:pPr>
            <w:numPr>
              <w:numId w:val="458"/>
            </w:numPr>
            <w:ind w:left="720" w:hanging="360"/>
          </w:pPr>
        </w:pPrChange>
      </w:pPr>
      <w:ins w:id="195" w:author="Kristian Mcclure" w:date="2026-06-25T21:51:00Z">
        <w:r w:rsidRPr="00C21FC6">
          <w:rPr>
            <w:bCs/>
            <w:rPrChange w:id="196" w:author="Kristian Mcclure" w:date="2026-06-25T21:52:00Z" w16du:dateUtc="2026-06-25T20:52:00Z">
              <w:rPr>
                <w:b/>
              </w:rPr>
            </w:rPrChange>
          </w:rPr>
          <w:t>Bi-weekly the Finance Department will produce and distribute a cash collection report.  This report analyses the individual balance s that are open for collection both as invoice or open unapproved sales applications.  The report is reviewed by the Accounts Manager and Credit Control Manager highlighting balances for escalation to either the Project Manager, Commercial Manager, Director or Group CFO.  The credit control chasing process is a continuous process with this bi-weekly report.</w:t>
        </w:r>
      </w:ins>
    </w:p>
    <w:p w14:paraId="3BB69622" w14:textId="77777777" w:rsidR="00C21FC6" w:rsidRPr="00C21FC6" w:rsidRDefault="00C21FC6">
      <w:pPr>
        <w:numPr>
          <w:ilvl w:val="0"/>
          <w:numId w:val="460"/>
        </w:numPr>
        <w:rPr>
          <w:ins w:id="197" w:author="Kristian Mcclure" w:date="2026-06-25T21:51:00Z"/>
          <w:bCs/>
          <w:rPrChange w:id="198" w:author="Kristian Mcclure" w:date="2026-06-25T21:52:00Z" w16du:dateUtc="2026-06-25T20:52:00Z">
            <w:rPr>
              <w:ins w:id="199" w:author="Kristian Mcclure" w:date="2026-06-25T21:51:00Z"/>
              <w:b/>
            </w:rPr>
          </w:rPrChange>
        </w:rPr>
        <w:pPrChange w:id="200" w:author="Kristian Mcclure" w:date="2026-06-25T21:52:00Z" w16du:dateUtc="2026-06-25T20:52:00Z">
          <w:pPr>
            <w:numPr>
              <w:numId w:val="458"/>
            </w:numPr>
            <w:ind w:left="720" w:hanging="360"/>
          </w:pPr>
        </w:pPrChange>
      </w:pPr>
      <w:ins w:id="201" w:author="Kristian Mcclure" w:date="2026-06-25T21:51:00Z">
        <w:r w:rsidRPr="00C21FC6">
          <w:rPr>
            <w:bCs/>
            <w:rPrChange w:id="202" w:author="Kristian Mcclure" w:date="2026-06-25T21:52:00Z" w16du:dateUtc="2026-06-25T20:52:00Z">
              <w:rPr>
                <w:b/>
              </w:rPr>
            </w:rPrChange>
          </w:rPr>
          <w:t xml:space="preserve">Every month the Accounts Manager compiles a 13 week cashflow projection that is reviewed by the Group CFO and Group CEO to identify any forecast areas of concern.  In addition the Monthly Group Consolidated accounts also include a YTD cash analysis to highlight any areas of the business that may be absorbing cash unnecessarily. </w:t>
        </w:r>
      </w:ins>
    </w:p>
    <w:p w14:paraId="68CA9D92" w14:textId="77777777" w:rsidR="00AE51A3" w:rsidRDefault="00AE51A3" w:rsidP="001C1C28">
      <w:pPr>
        <w:rPr>
          <w:ins w:id="203" w:author="Kristian Mcclure" w:date="2026-06-25T16:36:00Z" w16du:dateUtc="2026-06-25T15:36:00Z"/>
          <w:b/>
        </w:rPr>
      </w:pPr>
    </w:p>
    <w:p w14:paraId="6FD73D51" w14:textId="06899FF8" w:rsidR="001C1C28" w:rsidRDefault="001C1C28" w:rsidP="001C1C28">
      <w:r>
        <w:rPr>
          <w:b/>
        </w:rPr>
        <w:t>Nominal Code Checks</w:t>
      </w:r>
    </w:p>
    <w:p w14:paraId="2DE2EBC7" w14:textId="28A6A977" w:rsidR="001C2719" w:rsidRDefault="001C2719" w:rsidP="001C2719">
      <w:pPr>
        <w:pStyle w:val="ListParagraph"/>
        <w:numPr>
          <w:ilvl w:val="0"/>
          <w:numId w:val="98"/>
        </w:numPr>
      </w:pPr>
      <w:r>
        <w:t xml:space="preserve">Before the backup of the account’s software is sent a nominal code check will be carried out, </w:t>
      </w:r>
      <w:r w:rsidRPr="00830850">
        <w:t>this check will determine that only the authorised nominal codes have been used &amp; that the nominal codes on bot</w:t>
      </w:r>
      <w:r w:rsidR="00830850" w:rsidRPr="00830850">
        <w:t xml:space="preserve">h </w:t>
      </w:r>
      <w:r w:rsidRPr="00830850">
        <w:t>the accounting software &amp; Construction Manager match.</w:t>
      </w:r>
    </w:p>
    <w:p w14:paraId="6A5DE433" w14:textId="77777777" w:rsidR="001C1C28" w:rsidRDefault="001C1C28" w:rsidP="001C1C28">
      <w:r>
        <w:rPr>
          <w:b/>
        </w:rPr>
        <w:t>Accounting Backup</w:t>
      </w:r>
    </w:p>
    <w:p w14:paraId="115E2A73" w14:textId="77777777" w:rsidR="00DF780A" w:rsidRPr="00391AD1" w:rsidRDefault="00DF780A" w:rsidP="00DF780A">
      <w:pPr>
        <w:pStyle w:val="ListParagraph"/>
        <w:numPr>
          <w:ilvl w:val="0"/>
          <w:numId w:val="98"/>
        </w:numPr>
      </w:pPr>
      <w:r w:rsidRPr="00391AD1">
        <w:t>The Group CFO should consider the back-up services provided by the accounts software that can take into consideration of the software’s cloud infrastructure.  If deemed necessary by the Group CFO a monthly back-up of all data will be downloaded and retained periodically.</w:t>
      </w:r>
    </w:p>
    <w:p w14:paraId="716BA25B" w14:textId="77777777" w:rsidR="001C1C28" w:rsidRDefault="001C1C28" w:rsidP="001C1C28">
      <w:r>
        <w:rPr>
          <w:b/>
        </w:rPr>
        <w:t>PAYE / CIS</w:t>
      </w:r>
    </w:p>
    <w:p w14:paraId="38E82972" w14:textId="77777777" w:rsidR="00250D0D" w:rsidRPr="000D0DEF" w:rsidRDefault="00250D0D" w:rsidP="00250D0D">
      <w:pPr>
        <w:pStyle w:val="ListParagraph"/>
        <w:numPr>
          <w:ilvl w:val="0"/>
          <w:numId w:val="98"/>
        </w:numPr>
      </w:pPr>
      <w:r w:rsidRPr="000D0DEF">
        <w:t>Prior to the 17th of the month the PAYE / CIS combined figure will be received from the Accountant for payment before the 19th of the month.</w:t>
      </w:r>
    </w:p>
    <w:p w14:paraId="3D8AB9CE" w14:textId="77777777" w:rsidR="00250D0D" w:rsidRPr="000D0DEF" w:rsidRDefault="00250D0D" w:rsidP="00250D0D">
      <w:pPr>
        <w:pStyle w:val="ListParagraph"/>
        <w:numPr>
          <w:ilvl w:val="0"/>
          <w:numId w:val="98"/>
        </w:numPr>
      </w:pPr>
      <w:r w:rsidRPr="000D0DEF">
        <w:t>Sub-contractor CIS statements are to be sent out by the 18th of the month.</w:t>
      </w:r>
    </w:p>
    <w:p w14:paraId="0E06E0F1" w14:textId="433A59EA" w:rsidR="00250D0D" w:rsidRPr="000D0DEF" w:rsidRDefault="00250D0D" w:rsidP="00250D0D">
      <w:pPr>
        <w:pStyle w:val="ListParagraph"/>
        <w:numPr>
          <w:ilvl w:val="0"/>
          <w:numId w:val="98"/>
        </w:numPr>
        <w:rPr>
          <w:strike/>
        </w:rPr>
      </w:pPr>
      <w:r w:rsidRPr="000D0DEF">
        <w:t xml:space="preserve">The accounts team is to complete the CIS return on Construction Manager which is submitted to HMRC. This is then downloaded and sent onto the </w:t>
      </w:r>
      <w:r w:rsidR="00652644" w:rsidRPr="000D0DEF">
        <w:t>accountants.</w:t>
      </w:r>
    </w:p>
    <w:p w14:paraId="290B28B2" w14:textId="77777777" w:rsidR="001C1C28" w:rsidRDefault="001C1C28" w:rsidP="001C1C28"/>
    <w:p w14:paraId="2C24EC1D" w14:textId="77777777" w:rsidR="001C1C28" w:rsidRDefault="001C1C28" w:rsidP="001C1C28">
      <w:r>
        <w:rPr>
          <w:b/>
        </w:rPr>
        <w:t>4.2 Accounts Procedures Summary</w:t>
      </w:r>
    </w:p>
    <w:p w14:paraId="796E228A" w14:textId="77777777" w:rsidR="002532A3" w:rsidRDefault="002532A3" w:rsidP="002532A3">
      <w:pPr>
        <w:pStyle w:val="ListParagraph"/>
        <w:numPr>
          <w:ilvl w:val="0"/>
          <w:numId w:val="98"/>
        </w:numPr>
      </w:pPr>
      <w:r>
        <w:t>Any invoice requests received are to be processed immediately and either emailed or posted in the correct format to the customer straight away.</w:t>
      </w:r>
    </w:p>
    <w:p w14:paraId="11300BB6" w14:textId="77777777" w:rsidR="002532A3" w:rsidRDefault="002532A3" w:rsidP="002532A3">
      <w:pPr>
        <w:pStyle w:val="ListParagraph"/>
        <w:numPr>
          <w:ilvl w:val="0"/>
          <w:numId w:val="98"/>
        </w:numPr>
      </w:pPr>
      <w:r>
        <w:t>Customer credits are only to be raised upon receipt of a credit request form (02-01-11) from either a Director or Project Manager.</w:t>
      </w:r>
    </w:p>
    <w:p w14:paraId="7B3DF717" w14:textId="77777777" w:rsidR="002532A3" w:rsidRPr="00391AD1" w:rsidRDefault="002532A3" w:rsidP="002532A3">
      <w:pPr>
        <w:pStyle w:val="ListParagraph"/>
        <w:numPr>
          <w:ilvl w:val="0"/>
          <w:numId w:val="98"/>
        </w:numPr>
      </w:pPr>
      <w:r w:rsidRPr="00391AD1">
        <w:t>Access to the accounts system should be controlled and approved by the Accounts Manager and Group CFO.</w:t>
      </w:r>
    </w:p>
    <w:p w14:paraId="133D337B" w14:textId="77777777" w:rsidR="002532A3" w:rsidRDefault="002532A3" w:rsidP="002532A3">
      <w:pPr>
        <w:pStyle w:val="ListParagraph"/>
        <w:numPr>
          <w:ilvl w:val="0"/>
          <w:numId w:val="98"/>
        </w:numPr>
      </w:pPr>
      <w:r>
        <w:t>Subcontractors must be put on stop if the H&amp;S Manager requests so.</w:t>
      </w:r>
    </w:p>
    <w:p w14:paraId="2DECAE8E" w14:textId="77777777" w:rsidR="002532A3" w:rsidRDefault="002532A3" w:rsidP="002532A3">
      <w:pPr>
        <w:pStyle w:val="ListParagraph"/>
        <w:numPr>
          <w:ilvl w:val="0"/>
          <w:numId w:val="98"/>
        </w:numPr>
      </w:pPr>
      <w:r>
        <w:t>All suppliers must have completed supplier credit control questionnaire (02-01-04) &amp; returned it to us prior to any payments being made.</w:t>
      </w:r>
    </w:p>
    <w:p w14:paraId="6BF15241" w14:textId="77777777" w:rsidR="002532A3" w:rsidRPr="000D0DEF" w:rsidRDefault="002532A3" w:rsidP="002532A3">
      <w:pPr>
        <w:pStyle w:val="ListParagraph"/>
        <w:numPr>
          <w:ilvl w:val="0"/>
          <w:numId w:val="98"/>
        </w:numPr>
      </w:pPr>
      <w:r>
        <w:t>All sub-contractors must have completed a copy of the sub-contractor’s questionnaire (02-03-09</w:t>
      </w:r>
      <w:r w:rsidRPr="00B913B1">
        <w:t xml:space="preserve">) &amp; bona fide sub-contractor questionnaire (02-03-56) </w:t>
      </w:r>
      <w:r>
        <w:t xml:space="preserve">which is to be approved by the Health &amp; Safety Manager and credit control </w:t>
      </w:r>
      <w:r w:rsidRPr="000D0DEF">
        <w:t>questionnaire (02-01-04) prior to any payments being made.</w:t>
      </w:r>
    </w:p>
    <w:p w14:paraId="23ED6B32" w14:textId="77777777" w:rsidR="002532A3" w:rsidRPr="000D0DEF" w:rsidRDefault="002532A3" w:rsidP="002532A3">
      <w:pPr>
        <w:pStyle w:val="ListParagraph"/>
        <w:numPr>
          <w:ilvl w:val="0"/>
          <w:numId w:val="98"/>
        </w:numPr>
      </w:pPr>
      <w:r w:rsidRPr="000D0DEF">
        <w:t>Upon receipt of the mobile phone bill the spreadsheet in folder 06-03 must be updated.</w:t>
      </w:r>
    </w:p>
    <w:p w14:paraId="66362013" w14:textId="77777777" w:rsidR="002532A3" w:rsidRDefault="002532A3" w:rsidP="002532A3">
      <w:pPr>
        <w:pStyle w:val="ListParagraph"/>
        <w:numPr>
          <w:ilvl w:val="0"/>
          <w:numId w:val="98"/>
        </w:numPr>
      </w:pPr>
      <w:r>
        <w:t>Official purchase orders must be raised &amp; sent for all purchases made.</w:t>
      </w:r>
    </w:p>
    <w:p w14:paraId="45795A9C" w14:textId="77777777" w:rsidR="002532A3" w:rsidRDefault="002532A3" w:rsidP="002532A3">
      <w:pPr>
        <w:pStyle w:val="ListParagraph"/>
        <w:numPr>
          <w:ilvl w:val="0"/>
          <w:numId w:val="98"/>
        </w:numPr>
      </w:pPr>
      <w:r>
        <w:lastRenderedPageBreak/>
        <w:t>Whenever a payment is made a remittance must be sent out either by post or email in the correct format.</w:t>
      </w:r>
    </w:p>
    <w:p w14:paraId="2A36DB15" w14:textId="77777777" w:rsidR="001C1C28" w:rsidRDefault="001C1C28" w:rsidP="001C1C28">
      <w:r>
        <w:rPr>
          <w:b/>
        </w:rPr>
        <w:t>Purchase Invoice Approval</w:t>
      </w:r>
    </w:p>
    <w:p w14:paraId="157F8F5F" w14:textId="77777777" w:rsidR="001C1C28" w:rsidRDefault="001C1C28" w:rsidP="001C1C28">
      <w:r>
        <w:t>On receipt of a purchase invoice, the invoice should be matched to the purchase order on the system, stapled to it &amp; passed to both the person who requested the order to be raised for the 1st signature &amp; then to a Director for the 2nd signature.</w:t>
      </w:r>
    </w:p>
    <w:p w14:paraId="59ABE1B6" w14:textId="74B6907A" w:rsidR="001C1C28" w:rsidRDefault="001C1C28" w:rsidP="001C1C28">
      <w:pPr>
        <w:pStyle w:val="ListParagraph"/>
        <w:numPr>
          <w:ilvl w:val="0"/>
          <w:numId w:val="98"/>
        </w:numPr>
      </w:pPr>
      <w:r>
        <w:t xml:space="preserve">Only then can it be entered onto the </w:t>
      </w:r>
      <w:r w:rsidR="00205D91">
        <w:t>account’s</w:t>
      </w:r>
      <w:r>
        <w:t xml:space="preserve"> software.</w:t>
      </w:r>
    </w:p>
    <w:p w14:paraId="750E27A4" w14:textId="77777777" w:rsidR="00065372" w:rsidRPr="005D202F" w:rsidRDefault="00065372" w:rsidP="005D202F">
      <w:pPr>
        <w:pStyle w:val="isselectedend"/>
        <w:rPr>
          <w:rFonts w:asciiTheme="minorHAnsi" w:hAnsiTheme="minorHAnsi"/>
        </w:rPr>
      </w:pPr>
      <w:r w:rsidRPr="005D202F">
        <w:rPr>
          <w:rStyle w:val="Strong"/>
          <w:rFonts w:asciiTheme="minorHAnsi" w:hAnsiTheme="minorHAnsi"/>
        </w:rPr>
        <w:t>Subcontractor Applications and Payment Processing</w:t>
      </w:r>
    </w:p>
    <w:p w14:paraId="3B13AE5F"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Subcontractor applications and payment certificates shall be controlled jointly by Commercial and Accounts to ensure that applications are properly received, valued, certified, authorised and paid in accordance with the subcontract and statutory payment requirements.</w:t>
      </w:r>
    </w:p>
    <w:p w14:paraId="7D154CA6" w14:textId="5D8A51ED"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 xml:space="preserve">All subcontractor applications for payment must be submitted to </w:t>
      </w:r>
      <w:hyperlink r:id="rId18" w:history="1">
        <w:r w:rsidRPr="00851718">
          <w:rPr>
            <w:rStyle w:val="Strong"/>
            <w:rFonts w:asciiTheme="minorHAnsi" w:hAnsiTheme="minorHAnsi"/>
            <w:color w:val="0000FF"/>
            <w:highlight w:val="red"/>
            <w:u w:val="single"/>
          </w:rPr>
          <w:t>subcontractapplications@</w:t>
        </w:r>
        <w:r w:rsidR="00ED2E51" w:rsidRPr="00851718">
          <w:rPr>
            <w:rStyle w:val="Strong"/>
            <w:rFonts w:asciiTheme="minorHAnsi" w:hAnsiTheme="minorHAnsi"/>
            <w:color w:val="0000FF"/>
            <w:highlight w:val="red"/>
            <w:u w:val="single"/>
          </w:rPr>
          <w:t>COMPANY NAME</w:t>
        </w:r>
        <w:r w:rsidRPr="00851718">
          <w:rPr>
            <w:rStyle w:val="Strong"/>
            <w:rFonts w:asciiTheme="minorHAnsi" w:hAnsiTheme="minorHAnsi"/>
            <w:color w:val="0000FF"/>
            <w:highlight w:val="red"/>
            <w:u w:val="single"/>
          </w:rPr>
          <w:t>.com</w:t>
        </w:r>
      </w:hyperlink>
      <w:r w:rsidRPr="005D202F">
        <w:rPr>
          <w:rFonts w:asciiTheme="minorHAnsi" w:hAnsiTheme="minorHAnsi"/>
        </w:rPr>
        <w:t>, with the relevant QS copied in where applicable.</w:t>
      </w:r>
    </w:p>
    <w:p w14:paraId="352A69DA"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Upon receipt of a subcontractor application, the Commercial Assistant shall upload the application onto the accounting software and record the application on the Sub-Contract Tracker. Where the application includes variations, additional works or claims for additional payment, the Commercial Assistant shall ensure these are recorded clearly so that the potential liability is visible for commercial review.</w:t>
      </w:r>
    </w:p>
    <w:p w14:paraId="372B9940"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The QS, in conjunction with the Project Manager where required, shall review and value the subcontractor application. The review shall confirm:</w:t>
      </w:r>
    </w:p>
    <w:p w14:paraId="2655B025" w14:textId="77777777" w:rsidR="005D202F"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The application relates to an approved subcontract order or purchase order</w:t>
      </w:r>
    </w:p>
    <w:p w14:paraId="51B82F77" w14:textId="77777777" w:rsidR="00570566"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The works, materials or services claimed have been completed or provided</w:t>
      </w:r>
    </w:p>
    <w:p w14:paraId="3DA13737" w14:textId="77777777" w:rsidR="00570566"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The valuation is in line with the subcontract, agreed variations and project records</w:t>
      </w:r>
    </w:p>
    <w:p w14:paraId="77BAD159" w14:textId="77777777" w:rsidR="00570566"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Retention, contra charges, previous payments and other deductions are correctly applied</w:t>
      </w:r>
    </w:p>
    <w:p w14:paraId="5B532A5A" w14:textId="77777777" w:rsidR="00570566"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Any disputed values are identified and supported by clear reasons</w:t>
      </w:r>
    </w:p>
    <w:p w14:paraId="1EA309EA" w14:textId="3A9E05D9" w:rsidR="00065372" w:rsidRPr="005D202F"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Payment notice or pay less notice requirements are understood and met</w:t>
      </w:r>
    </w:p>
    <w:p w14:paraId="6FC00B6E"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 xml:space="preserve">Once the QS and Project Manager have agreed the valuation, the Sub-Contract Tracker shall be updated and initialled / approved in accordance with the </w:t>
      </w:r>
      <w:r w:rsidRPr="005D202F">
        <w:rPr>
          <w:rFonts w:asciiTheme="minorHAnsi" w:hAnsiTheme="minorHAnsi"/>
        </w:rPr>
        <w:lastRenderedPageBreak/>
        <w:t>commercial approval process. The Commercial Manager shall review and authorise the valuation where required.</w:t>
      </w:r>
    </w:p>
    <w:p w14:paraId="3583685B"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Following commercial approval, the Commercial Assistant shall update the accounting software to generate the formal payment certificate. The payment certificate and supporting valuation breakdown shall be issued to the subcontractor within the required contractual or statutory timescales and saved in the appropriate project folder on SharePoint.</w:t>
      </w:r>
    </w:p>
    <w:p w14:paraId="0D474C65"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Accounts shall not process payment until the following information has been completed and made available:</w:t>
      </w:r>
    </w:p>
    <w:p w14:paraId="034A704C"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 Approved subcontract order or purchase order</w:t>
      </w:r>
      <w:r w:rsidRPr="005D202F">
        <w:rPr>
          <w:rFonts w:asciiTheme="minorHAnsi" w:hAnsiTheme="minorHAnsi"/>
        </w:rPr>
        <w:br/>
        <w:t>· Valid subcontractor application for payment</w:t>
      </w:r>
      <w:r w:rsidRPr="005D202F">
        <w:rPr>
          <w:rFonts w:asciiTheme="minorHAnsi" w:hAnsiTheme="minorHAnsi"/>
        </w:rPr>
        <w:br/>
        <w:t>· Commercial valuation / certification</w:t>
      </w:r>
      <w:r w:rsidRPr="005D202F">
        <w:rPr>
          <w:rFonts w:asciiTheme="minorHAnsi" w:hAnsiTheme="minorHAnsi"/>
        </w:rPr>
        <w:br/>
        <w:t>· Payment certificate</w:t>
      </w:r>
      <w:r w:rsidRPr="005D202F">
        <w:rPr>
          <w:rFonts w:asciiTheme="minorHAnsi" w:hAnsiTheme="minorHAnsi"/>
        </w:rPr>
        <w:br/>
        <w:t>· VAT invoice, where required</w:t>
      </w:r>
      <w:r w:rsidRPr="005D202F">
        <w:rPr>
          <w:rFonts w:asciiTheme="minorHAnsi" w:hAnsiTheme="minorHAnsi"/>
        </w:rPr>
        <w:br/>
        <w:t>· Confirmation that subcontractor approval, insurance and compliance status remain acceptable</w:t>
      </w:r>
      <w:r w:rsidRPr="005D202F">
        <w:rPr>
          <w:rFonts w:asciiTheme="minorHAnsi" w:hAnsiTheme="minorHAnsi"/>
        </w:rPr>
        <w:br/>
        <w:t>· Confirmation that any payment hold, dispute, contra charge or pay less notice has been dealt with</w:t>
      </w:r>
    </w:p>
    <w:p w14:paraId="59C2D086"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Accounts shall check the payment certificate, invoice, subcontractor account status, bank details and accounting software records before including the payment on the payment run. Any discrepancies, missing records, disputed values or compliance issues must be referred back to Commercial before payment is released.</w:t>
      </w:r>
    </w:p>
    <w:p w14:paraId="21C69860"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Payments shall only be made following approval in accordance with the approved Delegated Financial Authority Matrix. Where no delegated authority is defined, payment authorisation shall default to Director approval.</w:t>
      </w:r>
    </w:p>
    <w:p w14:paraId="5AD0505F"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The Accounts Team shall process approved payments, issue remittance advice where required and ensure payment records are retained within the accounting software and supporting project records.</w:t>
      </w:r>
    </w:p>
    <w:p w14:paraId="04A840E1"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The QS remains responsible for ensuring subcontractor applications are assessed and certified correctly and that the company is not commercially exposed. Accounts remains responsible for ensuring payments are only processed once the required commercial approval, accounting checks and payment authorisation are complete.</w:t>
      </w:r>
    </w:p>
    <w:p w14:paraId="6C3BC08C" w14:textId="5E8F5B14" w:rsidR="008F1F1D" w:rsidRPr="00C25EBB" w:rsidRDefault="00065372" w:rsidP="00C25EBB">
      <w:pPr>
        <w:pStyle w:val="NormalWeb"/>
        <w:numPr>
          <w:ilvl w:val="0"/>
          <w:numId w:val="98"/>
        </w:numPr>
        <w:spacing w:line="276" w:lineRule="auto"/>
        <w:rPr>
          <w:rFonts w:asciiTheme="minorHAnsi" w:hAnsiTheme="minorHAnsi"/>
        </w:rPr>
      </w:pPr>
      <w:r w:rsidRPr="005D202F">
        <w:rPr>
          <w:rFonts w:asciiTheme="minorHAnsi" w:hAnsiTheme="minorHAnsi"/>
        </w:rPr>
        <w:t>Any deviation from the required process, including late certification, disputed applications, missing records or urgent payment requests, must be clearly communicated between Commercial and Accounts and escalated to the Commercial Manager, Accounts Manager, Group CFO or Director where required.</w:t>
      </w:r>
    </w:p>
    <w:p w14:paraId="77DBADFF" w14:textId="010D09C0" w:rsidR="001C1C28" w:rsidRDefault="001C1C28" w:rsidP="001C1C28">
      <w:r>
        <w:rPr>
          <w:b/>
        </w:rPr>
        <w:t>Payment Authorisation</w:t>
      </w:r>
    </w:p>
    <w:p w14:paraId="41AF0C64" w14:textId="77777777" w:rsidR="001C1C28" w:rsidRDefault="001C1C28" w:rsidP="001C1C28">
      <w:pPr>
        <w:pStyle w:val="ListParagraph"/>
        <w:numPr>
          <w:ilvl w:val="0"/>
          <w:numId w:val="98"/>
        </w:numPr>
      </w:pPr>
      <w:r>
        <w:lastRenderedPageBreak/>
        <w:t>All payments are to be authorised by a Director only.</w:t>
      </w:r>
    </w:p>
    <w:p w14:paraId="737B42CC" w14:textId="4D13E072" w:rsidR="001C1C28" w:rsidRDefault="001C1C28" w:rsidP="001C1C28">
      <w:pPr>
        <w:pStyle w:val="ListParagraph"/>
        <w:numPr>
          <w:ilvl w:val="0"/>
          <w:numId w:val="98"/>
        </w:numPr>
      </w:pPr>
      <w:r>
        <w:t>Only the nominal codes as per 01-09-03 are to be used, no other nominal for the cost of sales &amp; overhead are to be used without prior authorisation.</w:t>
      </w:r>
    </w:p>
    <w:p w14:paraId="5ABE9095" w14:textId="77777777" w:rsidR="001C1C28" w:rsidRDefault="001C1C28" w:rsidP="001C1C28">
      <w:r>
        <w:rPr>
          <w:b/>
        </w:rPr>
        <w:t>Bad Debts</w:t>
      </w:r>
    </w:p>
    <w:p w14:paraId="5BBD835D" w14:textId="77777777" w:rsidR="001C1C28" w:rsidRDefault="001C1C28" w:rsidP="001C1C28">
      <w:r>
        <w:t>Bad debts are to be processed as follows:</w:t>
      </w:r>
    </w:p>
    <w:p w14:paraId="10655B75" w14:textId="77777777" w:rsidR="001C1C28" w:rsidRDefault="001C1C28" w:rsidP="001C1C28">
      <w:pPr>
        <w:pStyle w:val="ListParagraph"/>
        <w:numPr>
          <w:ilvl w:val="0"/>
          <w:numId w:val="98"/>
        </w:numPr>
      </w:pPr>
      <w:r>
        <w:t>Invoices – credited down to cash amount received, if any insurance monies are received this should be included in the cash amount received &amp; invoiced up to this amount on the project.</w:t>
      </w:r>
    </w:p>
    <w:p w14:paraId="1B7254B9" w14:textId="77777777" w:rsidR="001C1C28" w:rsidRDefault="001C1C28" w:rsidP="001C1C28">
      <w:pPr>
        <w:pStyle w:val="ListParagraph"/>
        <w:numPr>
          <w:ilvl w:val="0"/>
          <w:numId w:val="98"/>
        </w:numPr>
      </w:pPr>
      <w:r>
        <w:t>Applications – certified, with full retention release to the amount in cash received, if any insurance monies are received this should be included in the cash amount received &amp; certified up to this amount on the project.</w:t>
      </w:r>
    </w:p>
    <w:p w14:paraId="0C29000C" w14:textId="77777777" w:rsidR="001C1C28" w:rsidRDefault="001C1C28" w:rsidP="001C1C28">
      <w:r>
        <w:rPr>
          <w:b/>
        </w:rPr>
        <w:t>VAT Receipts and Payment Certificates</w:t>
      </w:r>
    </w:p>
    <w:p w14:paraId="1BF380BD" w14:textId="77777777" w:rsidR="001C1C28" w:rsidRDefault="001C1C28" w:rsidP="001C1C28">
      <w:pPr>
        <w:pStyle w:val="ListParagraph"/>
        <w:numPr>
          <w:ilvl w:val="0"/>
          <w:numId w:val="98"/>
        </w:numPr>
      </w:pPr>
      <w:r>
        <w:t>As we pay sub-contractors from applications we should have the payment certificates the Commercial Manager sends out signed and returned back to us for VAT purposes, it is up to Accounts to check whether these have been received before making further payments, ideally they are to be signed &amp; returned before the payment is actually made.</w:t>
      </w:r>
    </w:p>
    <w:p w14:paraId="4DB2C7D1" w14:textId="77777777" w:rsidR="00DD377D" w:rsidRPr="00473B79" w:rsidRDefault="00DD377D" w:rsidP="00DD377D">
      <w:r w:rsidRPr="00473B79">
        <w:rPr>
          <w:b/>
        </w:rPr>
        <w:t>Invoice Queries</w:t>
      </w:r>
    </w:p>
    <w:p w14:paraId="5EA875F0" w14:textId="2BEDDD35" w:rsidR="00DD377D" w:rsidRPr="00AF31F1" w:rsidRDefault="00DD377D" w:rsidP="00DD377D">
      <w:pPr>
        <w:rPr>
          <w:strike/>
        </w:rPr>
      </w:pPr>
      <w:r w:rsidRPr="00473B79">
        <w:t>When invoices are distributed for signing, any queried invoices must</w:t>
      </w:r>
      <w:r w:rsidRPr="00AF31F1">
        <w:t xml:space="preserve"> </w:t>
      </w:r>
      <w:r w:rsidRPr="00473B79">
        <w:t xml:space="preserve">be sent to the supplier and </w:t>
      </w:r>
      <w:hyperlink r:id="rId19" w:history="1">
        <w:r w:rsidRPr="00851718">
          <w:rPr>
            <w:rStyle w:val="Hyperlink"/>
            <w:highlight w:val="red"/>
          </w:rPr>
          <w:t>adminservices@</w:t>
        </w:r>
        <w:r w:rsidR="00ED2E51" w:rsidRPr="00851718">
          <w:rPr>
            <w:rStyle w:val="Hyperlink"/>
            <w:highlight w:val="red"/>
          </w:rPr>
          <w:t>COMPANY NAME</w:t>
        </w:r>
        <w:r w:rsidRPr="00851718">
          <w:rPr>
            <w:rStyle w:val="Hyperlink"/>
            <w:highlight w:val="red"/>
          </w:rPr>
          <w:t>.com</w:t>
        </w:r>
      </w:hyperlink>
      <w:r w:rsidRPr="00473B79">
        <w:t xml:space="preserve"> explaining the issue and the plan to </w:t>
      </w:r>
      <w:r w:rsidR="00652644" w:rsidRPr="00473B79">
        <w:t>resolve.</w:t>
      </w:r>
    </w:p>
    <w:p w14:paraId="7FC1704B" w14:textId="4C1D19D5" w:rsidR="00DD377D" w:rsidRPr="00473B79" w:rsidRDefault="00DD377D" w:rsidP="00DD377D">
      <w:pPr>
        <w:pStyle w:val="ListParagraph"/>
        <w:numPr>
          <w:ilvl w:val="0"/>
          <w:numId w:val="98"/>
        </w:numPr>
      </w:pPr>
      <w:r w:rsidRPr="00473B79">
        <w:t xml:space="preserve">Admin services will then add details </w:t>
      </w:r>
      <w:r w:rsidR="00D27D2E">
        <w:t>to Invoice Query Sheet 02-04</w:t>
      </w:r>
      <w:r w:rsidR="00D27D2E" w:rsidRPr="009267AF">
        <w:t>-35</w:t>
      </w:r>
      <w:r w:rsidRPr="009267AF">
        <w:t>.</w:t>
      </w:r>
    </w:p>
    <w:p w14:paraId="3AFDF3F8" w14:textId="77777777" w:rsidR="00DD377D" w:rsidRDefault="00DD377D" w:rsidP="00DD377D">
      <w:pPr>
        <w:pStyle w:val="ListParagraph"/>
        <w:numPr>
          <w:ilvl w:val="0"/>
          <w:numId w:val="98"/>
        </w:numPr>
      </w:pPr>
      <w:r w:rsidRPr="00473B79">
        <w:t>If at any stage the query cannot be resolved, and it turns into a dispute it must be passed to a Director to resolve.</w:t>
      </w:r>
    </w:p>
    <w:p w14:paraId="747CA432" w14:textId="77777777" w:rsidR="00996701" w:rsidRDefault="00996701" w:rsidP="00996701">
      <w:pPr>
        <w:rPr>
          <w:b/>
        </w:rPr>
      </w:pPr>
    </w:p>
    <w:p w14:paraId="73EEFE72" w14:textId="5DDFF9BD" w:rsidR="00996701" w:rsidRDefault="00996701" w:rsidP="00996701">
      <w:pPr>
        <w:rPr>
          <w:b/>
        </w:rPr>
      </w:pPr>
      <w:r>
        <w:rPr>
          <w:b/>
        </w:rPr>
        <w:t xml:space="preserve">4.3 </w:t>
      </w:r>
      <w:r w:rsidRPr="00E6070A">
        <w:rPr>
          <w:b/>
        </w:rPr>
        <w:t>Revenue &amp; Gross Profit Recognition and Work In Progress (WIP)</w:t>
      </w:r>
    </w:p>
    <w:p w14:paraId="32A46236" w14:textId="77777777" w:rsidR="00996701" w:rsidRDefault="00996701" w:rsidP="00996701">
      <w:pPr>
        <w:pStyle w:val="ListParagraph"/>
        <w:numPr>
          <w:ilvl w:val="0"/>
          <w:numId w:val="444"/>
        </w:numPr>
      </w:pPr>
      <w:r>
        <w:t>Revenue and gross profit shall be recognised on a stage completion basis.</w:t>
      </w:r>
    </w:p>
    <w:p w14:paraId="675882C3" w14:textId="77777777" w:rsidR="00996701" w:rsidRDefault="00996701" w:rsidP="00996701">
      <w:pPr>
        <w:pStyle w:val="ListParagraph"/>
        <w:numPr>
          <w:ilvl w:val="0"/>
          <w:numId w:val="444"/>
        </w:numPr>
      </w:pPr>
      <w:r>
        <w:t>Stage completion shall be determined by calculating the percentage of total anticipated project costs incurred to date against the latest forecast total cost of the project.</w:t>
      </w:r>
    </w:p>
    <w:p w14:paraId="499D682D" w14:textId="77777777" w:rsidR="00996701" w:rsidRDefault="00996701" w:rsidP="00996701">
      <w:pPr>
        <w:pStyle w:val="ListParagraph"/>
        <w:numPr>
          <w:ilvl w:val="0"/>
          <w:numId w:val="444"/>
        </w:numPr>
      </w:pPr>
      <w:r>
        <w:t>The percentage completion achieved shall be applied to the forecast gross profit position of the project, with the resulting gross profit recognised through the monthly Work In Progress (WIP) journal process.</w:t>
      </w:r>
    </w:p>
    <w:p w14:paraId="36B2716C" w14:textId="77777777" w:rsidR="00996701" w:rsidRDefault="00996701" w:rsidP="00996701">
      <w:pPr>
        <w:pStyle w:val="ListParagraph"/>
        <w:numPr>
          <w:ilvl w:val="0"/>
          <w:numId w:val="444"/>
        </w:numPr>
      </w:pPr>
      <w:r>
        <w:t xml:space="preserve">The calculation of stage completion shall utilise the latest approved commercial information available, including project forecasts, anticipated final account </w:t>
      </w:r>
      <w:r>
        <w:lastRenderedPageBreak/>
        <w:t>values, forecast costs to complete, agreed variations and other relevant commercial information.</w:t>
      </w:r>
    </w:p>
    <w:p w14:paraId="76B6055D" w14:textId="77777777" w:rsidR="00996701" w:rsidRDefault="00996701" w:rsidP="00996701">
      <w:pPr>
        <w:pStyle w:val="ListParagraph"/>
        <w:numPr>
          <w:ilvl w:val="0"/>
          <w:numId w:val="444"/>
        </w:numPr>
      </w:pPr>
      <w:r>
        <w:t>The Commercial Manager and Accounts Manager shall ensure that the most up-to-date commercial reports are utilised in determining the monthly WIP position.</w:t>
      </w:r>
    </w:p>
    <w:p w14:paraId="3FF8A56A" w14:textId="77777777" w:rsidR="00996701" w:rsidRDefault="00996701" w:rsidP="00996701">
      <w:pPr>
        <w:pStyle w:val="ListParagraph"/>
        <w:numPr>
          <w:ilvl w:val="0"/>
          <w:numId w:val="444"/>
        </w:numPr>
      </w:pPr>
      <w:r>
        <w:t>In certain circumstances, the percentage completion calculation based solely on costs incurred may not accurately reflect the true operational stage of completion of the project. In such cases, an adjustment to the level of profit recognised may be considered.</w:t>
      </w:r>
    </w:p>
    <w:p w14:paraId="40EEAB40" w14:textId="77777777" w:rsidR="00996701" w:rsidRDefault="00996701" w:rsidP="00996701">
      <w:pPr>
        <w:pStyle w:val="ListParagraph"/>
        <w:numPr>
          <w:ilvl w:val="0"/>
          <w:numId w:val="444"/>
        </w:numPr>
      </w:pPr>
      <w:r>
        <w:t>Any adjustment to profit recognition outside of the standard percentage completion calculation must be supported by appropriate evidence, investigated fully and approved by the Group CFO prior to processing.</w:t>
      </w:r>
    </w:p>
    <w:p w14:paraId="1F2C84A1" w14:textId="77777777" w:rsidR="00996701" w:rsidRDefault="00996701" w:rsidP="00996701">
      <w:pPr>
        <w:pStyle w:val="ListParagraph"/>
        <w:numPr>
          <w:ilvl w:val="0"/>
          <w:numId w:val="444"/>
        </w:numPr>
      </w:pPr>
      <w:r>
        <w:t>It is a fundamental principle of the Group that all recognised gross profit is allocated accurately to the individual project and customer to which it relates. No recognised gross profit shall be recorded outside of an identifiable project or customer account.</w:t>
      </w:r>
    </w:p>
    <w:p w14:paraId="09E8C7D1" w14:textId="77777777" w:rsidR="00996701" w:rsidRDefault="00996701" w:rsidP="00996701">
      <w:pPr>
        <w:pStyle w:val="ListParagraph"/>
        <w:numPr>
          <w:ilvl w:val="0"/>
          <w:numId w:val="444"/>
        </w:numPr>
      </w:pPr>
      <w:r>
        <w:t>As part of the monthly reporting cycle, the WIP balance shall be reviewed to determine:</w:t>
      </w:r>
    </w:p>
    <w:p w14:paraId="424660A9" w14:textId="77777777" w:rsidR="00996701" w:rsidRDefault="00996701" w:rsidP="00996701">
      <w:pPr>
        <w:pStyle w:val="ListParagraph"/>
        <w:numPr>
          <w:ilvl w:val="1"/>
          <w:numId w:val="444"/>
        </w:numPr>
      </w:pPr>
      <w:r>
        <w:t>Gross profit recognised to date.</w:t>
      </w:r>
    </w:p>
    <w:p w14:paraId="20F71507" w14:textId="77777777" w:rsidR="00996701" w:rsidRDefault="00996701" w:rsidP="00996701">
      <w:pPr>
        <w:pStyle w:val="ListParagraph"/>
        <w:numPr>
          <w:ilvl w:val="1"/>
          <w:numId w:val="444"/>
        </w:numPr>
      </w:pPr>
      <w:r>
        <w:t>Remaining gross profit yet to be recognised.</w:t>
      </w:r>
    </w:p>
    <w:p w14:paraId="41EE7B05" w14:textId="77777777" w:rsidR="00996701" w:rsidRDefault="00996701" w:rsidP="00996701">
      <w:pPr>
        <w:pStyle w:val="ListParagraph"/>
        <w:numPr>
          <w:ilvl w:val="1"/>
          <w:numId w:val="444"/>
        </w:numPr>
      </w:pPr>
      <w:r>
        <w:t>Forecast final gross profit position.</w:t>
      </w:r>
    </w:p>
    <w:p w14:paraId="74F2419C" w14:textId="77777777" w:rsidR="00996701" w:rsidRDefault="00996701" w:rsidP="00996701">
      <w:pPr>
        <w:pStyle w:val="ListParagraph"/>
        <w:numPr>
          <w:ilvl w:val="0"/>
          <w:numId w:val="444"/>
        </w:numPr>
      </w:pPr>
      <w:r>
        <w:t>The recognised and remaining WIP position shall be reconciled to the latest commercial reports and forecasts used by the business. Any material differences between the management accounts and commercial reporting shall be investigated and resolved to ensure alignment between the financial and commercial reporting positions.</w:t>
      </w:r>
    </w:p>
    <w:p w14:paraId="0CCBF2DD" w14:textId="77777777" w:rsidR="00996701" w:rsidRDefault="00996701" w:rsidP="00996701">
      <w:pPr>
        <w:pStyle w:val="ListParagraph"/>
        <w:numPr>
          <w:ilvl w:val="0"/>
          <w:numId w:val="444"/>
        </w:numPr>
      </w:pPr>
      <w:r>
        <w:t>Supporting calculations and records shall be retained to provide a clear audit trail for all WIP and gross profit recognition adjustments.</w:t>
      </w:r>
    </w:p>
    <w:p w14:paraId="4F51BE96" w14:textId="77777777" w:rsidR="00996701" w:rsidRDefault="00996701" w:rsidP="00996701">
      <w:pPr>
        <w:rPr>
          <w:b/>
          <w:bCs/>
        </w:rPr>
      </w:pPr>
    </w:p>
    <w:p w14:paraId="29D069DD" w14:textId="337FF930" w:rsidR="00996701" w:rsidRPr="00996701" w:rsidRDefault="00996701" w:rsidP="00996701">
      <w:pPr>
        <w:rPr>
          <w:b/>
          <w:bCs/>
        </w:rPr>
      </w:pPr>
      <w:r>
        <w:rPr>
          <w:b/>
          <w:bCs/>
        </w:rPr>
        <w:t xml:space="preserve">4.4 </w:t>
      </w:r>
      <w:r w:rsidRPr="00E3000B">
        <w:rPr>
          <w:b/>
          <w:bCs/>
        </w:rPr>
        <w:t>Alternative Gross Profit Recognition for High Volume Maintenance and Service Contracts</w:t>
      </w:r>
    </w:p>
    <w:p w14:paraId="741E73D2" w14:textId="77777777" w:rsidR="00996701" w:rsidRDefault="00996701" w:rsidP="00996701">
      <w:pPr>
        <w:pStyle w:val="ListParagraph"/>
        <w:numPr>
          <w:ilvl w:val="0"/>
          <w:numId w:val="445"/>
        </w:numPr>
      </w:pPr>
      <w:r>
        <w:t>Certain areas of the business operate high volume, low value projects and maintenance contracts where the application of individual project percentage completion calculations may not be practical or proportionate.</w:t>
      </w:r>
    </w:p>
    <w:p w14:paraId="4F4E232B" w14:textId="77777777" w:rsidR="00996701" w:rsidRDefault="00996701" w:rsidP="00996701">
      <w:pPr>
        <w:pStyle w:val="ListParagraph"/>
        <w:numPr>
          <w:ilvl w:val="0"/>
          <w:numId w:val="445"/>
        </w:numPr>
      </w:pPr>
      <w:r>
        <w:t>In these circumstances, gross profit may be recognised on the basis of actual sales invoices raised and purchase invoices received and processed within the accounting period.</w:t>
      </w:r>
    </w:p>
    <w:p w14:paraId="03A80769" w14:textId="77777777" w:rsidR="00996701" w:rsidRDefault="00996701" w:rsidP="00996701">
      <w:pPr>
        <w:pStyle w:val="ListParagraph"/>
        <w:numPr>
          <w:ilvl w:val="0"/>
          <w:numId w:val="445"/>
        </w:numPr>
      </w:pPr>
      <w:r>
        <w:t xml:space="preserve">To ensure that the resulting gross profit position remains materially accurate, a headline review shall be undertaken at the customer, contract or portfolio level </w:t>
      </w:r>
      <w:r>
        <w:lastRenderedPageBreak/>
        <w:t>to identify any significant sales or purchase transactions relating to works completed but not yet processed within the accounting records.</w:t>
      </w:r>
    </w:p>
    <w:p w14:paraId="6030F200" w14:textId="77777777" w:rsidR="00996701" w:rsidRDefault="00996701" w:rsidP="00996701">
      <w:pPr>
        <w:pStyle w:val="ListParagraph"/>
        <w:numPr>
          <w:ilvl w:val="0"/>
          <w:numId w:val="445"/>
        </w:numPr>
      </w:pPr>
      <w:r>
        <w:t>Where material unprocessed costs or revenues are identified, an appropriate Work In Progress (WIP) adjustment shall be considered to ensure that the reported gross profit position fairly reflects the underlying performance of the customer account, contract or portfolio.</w:t>
      </w:r>
    </w:p>
    <w:p w14:paraId="50C0E64E" w14:textId="77777777" w:rsidR="00996701" w:rsidRDefault="00996701" w:rsidP="00996701">
      <w:pPr>
        <w:pStyle w:val="ListParagraph"/>
        <w:numPr>
          <w:ilvl w:val="0"/>
          <w:numId w:val="445"/>
        </w:numPr>
      </w:pPr>
      <w:r>
        <w:t>The Accounts Manager shall liaise with the relevant Operational Manager, Commercial Manager and Project Manager, where applicable, to determine whether any such adjustments are required.</w:t>
      </w:r>
    </w:p>
    <w:p w14:paraId="1350254A" w14:textId="77777777" w:rsidR="00996701" w:rsidRDefault="00996701" w:rsidP="00996701">
      <w:pPr>
        <w:pStyle w:val="ListParagraph"/>
        <w:numPr>
          <w:ilvl w:val="0"/>
          <w:numId w:val="445"/>
        </w:numPr>
      </w:pPr>
      <w:r>
        <w:t>Any material adjustments to recognised gross profit arising from this review shall be supported by appropriate information and approved by the Group CFO.</w:t>
      </w:r>
    </w:p>
    <w:p w14:paraId="04B35164" w14:textId="77777777" w:rsidR="00996701" w:rsidRDefault="00996701" w:rsidP="00996701">
      <w:pPr>
        <w:pStyle w:val="ListParagraph"/>
        <w:numPr>
          <w:ilvl w:val="0"/>
          <w:numId w:val="445"/>
        </w:numPr>
      </w:pPr>
      <w:r>
        <w:t>The objective of this approach is to ensure that gross profit is recognised as accurately as possible whilst maintaining a practical and efficient accounting process for high volume, low value activities.</w:t>
      </w:r>
    </w:p>
    <w:p w14:paraId="6E462412" w14:textId="77777777" w:rsidR="00996701" w:rsidRDefault="00996701" w:rsidP="00996701"/>
    <w:p w14:paraId="13E2AFF7" w14:textId="0494A80D" w:rsidR="00996701" w:rsidRDefault="00996701" w:rsidP="00996701">
      <w:pPr>
        <w:rPr>
          <w:b/>
        </w:rPr>
      </w:pPr>
      <w:r>
        <w:rPr>
          <w:b/>
        </w:rPr>
        <w:t xml:space="preserve">4.5 </w:t>
      </w:r>
      <w:r w:rsidRPr="00F0422E">
        <w:rPr>
          <w:b/>
        </w:rPr>
        <w:t>Overheads</w:t>
      </w:r>
    </w:p>
    <w:p w14:paraId="7A856015" w14:textId="77777777" w:rsidR="00996701" w:rsidRDefault="00996701" w:rsidP="00996701">
      <w:pPr>
        <w:pStyle w:val="ListParagraph"/>
        <w:numPr>
          <w:ilvl w:val="0"/>
          <w:numId w:val="446"/>
        </w:numPr>
      </w:pPr>
      <w:r w:rsidRPr="00E3000B">
        <w:t>Overheads shall be reviewed monthly by the Accounts Manager as part of the management accounts process.</w:t>
      </w:r>
    </w:p>
    <w:p w14:paraId="69C3FF29" w14:textId="77777777" w:rsidR="00996701" w:rsidRDefault="00996701" w:rsidP="00996701">
      <w:pPr>
        <w:pStyle w:val="ListParagraph"/>
        <w:numPr>
          <w:ilvl w:val="0"/>
          <w:numId w:val="446"/>
        </w:numPr>
      </w:pPr>
      <w:r w:rsidRPr="00E3000B">
        <w:t>Appropriate accruals and prepayments shall be processed to ensure costs are recognised within the correct accounting period.</w:t>
      </w:r>
    </w:p>
    <w:p w14:paraId="1F20B9B7" w14:textId="77777777" w:rsidR="00996701" w:rsidRDefault="00996701" w:rsidP="00996701">
      <w:pPr>
        <w:pStyle w:val="ListParagraph"/>
        <w:numPr>
          <w:ilvl w:val="0"/>
          <w:numId w:val="446"/>
        </w:numPr>
      </w:pPr>
      <w:r w:rsidRPr="00E3000B">
        <w:t>Material variances shall be investigated and discussed with the individual who approved the expenditure to ensure the nature of the cost is understood and future expenditure can be accurately forecast.</w:t>
      </w:r>
    </w:p>
    <w:p w14:paraId="45815196" w14:textId="77777777" w:rsidR="00996701" w:rsidRPr="00E3000B" w:rsidRDefault="00996701" w:rsidP="00996701">
      <w:pPr>
        <w:pStyle w:val="ListParagraph"/>
        <w:numPr>
          <w:ilvl w:val="0"/>
          <w:numId w:val="446"/>
        </w:numPr>
      </w:pPr>
      <w:r w:rsidRPr="00E3000B">
        <w:t>Significant or unusual overhead costs shall be brought to the attention of the Group CFO where appropriate.</w:t>
      </w:r>
    </w:p>
    <w:p w14:paraId="2979F3C7" w14:textId="77777777" w:rsidR="00996701" w:rsidRDefault="00996701" w:rsidP="00996701">
      <w:pPr>
        <w:rPr>
          <w:b/>
        </w:rPr>
      </w:pPr>
    </w:p>
    <w:p w14:paraId="0D23B280" w14:textId="6A49BA38" w:rsidR="00996701" w:rsidRDefault="00996701" w:rsidP="00996701">
      <w:pPr>
        <w:rPr>
          <w:b/>
        </w:rPr>
      </w:pPr>
      <w:r>
        <w:rPr>
          <w:b/>
        </w:rPr>
        <w:t>4.6</w:t>
      </w:r>
      <w:r w:rsidRPr="00E3000B">
        <w:rPr>
          <w:b/>
        </w:rPr>
        <w:t xml:space="preserve"> Management Charges</w:t>
      </w:r>
    </w:p>
    <w:p w14:paraId="2D838529" w14:textId="77777777" w:rsidR="00996701" w:rsidRPr="00E3000B" w:rsidRDefault="00996701" w:rsidP="00996701">
      <w:pPr>
        <w:pStyle w:val="ListParagraph"/>
        <w:numPr>
          <w:ilvl w:val="0"/>
          <w:numId w:val="447"/>
        </w:numPr>
        <w:rPr>
          <w:b/>
        </w:rPr>
      </w:pPr>
      <w:r>
        <w:t>Management charges shall be agreed annually by the Senior Leadership Team and reviewed during the course of the year to ensure central costs are being appropriately recovered across the Group.</w:t>
      </w:r>
    </w:p>
    <w:p w14:paraId="29983343" w14:textId="77777777" w:rsidR="00996701" w:rsidRPr="00E3000B" w:rsidRDefault="00996701" w:rsidP="00996701">
      <w:pPr>
        <w:pStyle w:val="ListParagraph"/>
        <w:numPr>
          <w:ilvl w:val="0"/>
          <w:numId w:val="447"/>
        </w:numPr>
        <w:rPr>
          <w:b/>
        </w:rPr>
      </w:pPr>
      <w:r>
        <w:t>The Group CFO shall prepare and present recommendations for management charges to the Senior Leadership Team for approval.</w:t>
      </w:r>
    </w:p>
    <w:p w14:paraId="4EF3621D" w14:textId="77777777" w:rsidR="00996701" w:rsidRPr="00E3000B" w:rsidRDefault="00996701" w:rsidP="00996701">
      <w:pPr>
        <w:pStyle w:val="ListParagraph"/>
        <w:numPr>
          <w:ilvl w:val="0"/>
          <w:numId w:val="447"/>
        </w:numPr>
        <w:rPr>
          <w:b/>
        </w:rPr>
      </w:pPr>
      <w:r>
        <w:t>Management charges shall be processed monthly and recorded accurately within the relevant Group entities.</w:t>
      </w:r>
    </w:p>
    <w:p w14:paraId="6A07C507" w14:textId="77777777" w:rsidR="00996701" w:rsidRPr="00E3000B" w:rsidRDefault="00996701" w:rsidP="00996701">
      <w:pPr>
        <w:pStyle w:val="ListParagraph"/>
        <w:numPr>
          <w:ilvl w:val="0"/>
          <w:numId w:val="447"/>
        </w:numPr>
        <w:rPr>
          <w:b/>
        </w:rPr>
      </w:pPr>
      <w:r>
        <w:t>Management charges may include, but are not limited to, central accounting, IT, compliance, insurance and other shared support functions.</w:t>
      </w:r>
    </w:p>
    <w:p w14:paraId="471E9D38" w14:textId="77777777" w:rsidR="00996701" w:rsidRPr="00E3000B" w:rsidRDefault="00996701" w:rsidP="00996701">
      <w:pPr>
        <w:pStyle w:val="ListParagraph"/>
        <w:numPr>
          <w:ilvl w:val="0"/>
          <w:numId w:val="447"/>
        </w:numPr>
        <w:rPr>
          <w:b/>
        </w:rPr>
      </w:pPr>
      <w:r>
        <w:lastRenderedPageBreak/>
        <w:t>Any material variation in central costs shall be reported and, where appropriate, management charges shall be revised or rebates applied to ensure a fair allocation of costs across the Group.</w:t>
      </w:r>
    </w:p>
    <w:p w14:paraId="7C825AF6" w14:textId="77777777" w:rsidR="00996701" w:rsidRPr="00E3000B" w:rsidRDefault="00996701" w:rsidP="00996701">
      <w:pPr>
        <w:pStyle w:val="ListParagraph"/>
        <w:numPr>
          <w:ilvl w:val="0"/>
          <w:numId w:val="447"/>
        </w:numPr>
        <w:rPr>
          <w:b/>
        </w:rPr>
      </w:pPr>
      <w:r>
        <w:t>Intercompany balances arising from management charges shall be reconciled as part of the monthly management accounts process.</w:t>
      </w:r>
    </w:p>
    <w:p w14:paraId="7CB45913" w14:textId="77777777" w:rsidR="00996701" w:rsidRDefault="00996701" w:rsidP="00996701">
      <w:pPr>
        <w:rPr>
          <w:b/>
          <w:bCs/>
        </w:rPr>
      </w:pPr>
    </w:p>
    <w:p w14:paraId="2FE8859B" w14:textId="0F2B9DB5" w:rsidR="00996701" w:rsidRPr="00E3000B" w:rsidRDefault="00652644" w:rsidP="00996701">
      <w:pPr>
        <w:rPr>
          <w:b/>
          <w:bCs/>
        </w:rPr>
      </w:pPr>
      <w:r>
        <w:rPr>
          <w:b/>
          <w:bCs/>
        </w:rPr>
        <w:t xml:space="preserve">4.7 </w:t>
      </w:r>
      <w:r w:rsidRPr="00E3000B">
        <w:rPr>
          <w:b/>
          <w:bCs/>
        </w:rPr>
        <w:t>Wages</w:t>
      </w:r>
      <w:r w:rsidR="00996701" w:rsidRPr="00E3000B">
        <w:rPr>
          <w:b/>
          <w:bCs/>
        </w:rPr>
        <w:t xml:space="preserve"> &amp; Salaries</w:t>
      </w:r>
    </w:p>
    <w:p w14:paraId="065A5711" w14:textId="77777777" w:rsidR="00996701" w:rsidRDefault="00996701" w:rsidP="00996701">
      <w:r w:rsidRPr="003878CE">
        <w:t xml:space="preserve">The Finance Department shall produce a monthly headcount and payroll analysis report detailing employee numbers, departmental and entity allocations, total employment costs and relevant KPI metrics, including productivity analysis, with any material movements investigated and reported to the Senior </w:t>
      </w:r>
      <w:r>
        <w:t>Director of the relevant entity and to Group CFO and Group CEO on a consolidated basis.</w:t>
      </w:r>
    </w:p>
    <w:p w14:paraId="033307B0" w14:textId="77777777" w:rsidR="00996701" w:rsidRDefault="00996701" w:rsidP="00996701">
      <w:pPr>
        <w:rPr>
          <w:b/>
          <w:bCs/>
        </w:rPr>
      </w:pPr>
    </w:p>
    <w:p w14:paraId="52CACCCA" w14:textId="27F54629" w:rsidR="00996701" w:rsidRPr="00E3000B" w:rsidRDefault="00652644" w:rsidP="00996701">
      <w:pPr>
        <w:rPr>
          <w:b/>
          <w:bCs/>
        </w:rPr>
      </w:pPr>
      <w:r>
        <w:rPr>
          <w:b/>
          <w:bCs/>
        </w:rPr>
        <w:t xml:space="preserve">4.8 </w:t>
      </w:r>
      <w:r w:rsidRPr="00E3000B">
        <w:rPr>
          <w:b/>
          <w:bCs/>
        </w:rPr>
        <w:t>Fixed</w:t>
      </w:r>
      <w:r w:rsidR="00996701" w:rsidRPr="00E3000B">
        <w:rPr>
          <w:b/>
          <w:bCs/>
        </w:rPr>
        <w:t xml:space="preserve"> Assets</w:t>
      </w:r>
    </w:p>
    <w:p w14:paraId="491F4244" w14:textId="77777777" w:rsidR="00996701" w:rsidRDefault="00996701" w:rsidP="00996701">
      <w:r w:rsidRPr="009779CC">
        <w:t>The Finance Department shall maintain a fixed asset register, ensure capital expenditure is correctly classified, process monthly depreciation in accordance with Group accounting policies and appropriately account for any asset disposals, impairments or write-offs.</w:t>
      </w:r>
    </w:p>
    <w:p w14:paraId="5915A4E0" w14:textId="77777777" w:rsidR="00B37D97" w:rsidRDefault="00B37D97" w:rsidP="00996701">
      <w:pPr>
        <w:rPr>
          <w:b/>
          <w:bCs/>
        </w:rPr>
      </w:pPr>
    </w:p>
    <w:p w14:paraId="4F3DFF39" w14:textId="732F4B30" w:rsidR="00996701" w:rsidRPr="00E3000B" w:rsidRDefault="00652644" w:rsidP="00996701">
      <w:pPr>
        <w:rPr>
          <w:b/>
          <w:bCs/>
        </w:rPr>
      </w:pPr>
      <w:r>
        <w:rPr>
          <w:b/>
          <w:bCs/>
        </w:rPr>
        <w:t xml:space="preserve">4.9 </w:t>
      </w:r>
      <w:r w:rsidRPr="00E3000B">
        <w:rPr>
          <w:b/>
          <w:bCs/>
        </w:rPr>
        <w:t>Trial</w:t>
      </w:r>
      <w:r w:rsidR="00996701" w:rsidRPr="00E3000B">
        <w:rPr>
          <w:b/>
          <w:bCs/>
        </w:rPr>
        <w:t xml:space="preserve"> Balance Reconciliations</w:t>
      </w:r>
    </w:p>
    <w:p w14:paraId="1875035A" w14:textId="77777777" w:rsidR="00996701" w:rsidRDefault="00996701" w:rsidP="00996701">
      <w:r w:rsidRPr="00FB0687">
        <w:t>As part of the monthly management accounts close process, every balance sheet account on the trial balance shall be reconciled and supported by an appropriate reconciliation, third-party verification or management memorandum. All asset and liability balances must be fully substantiated and reconciled monthly to a standard consistent with the Group's annual statutory audit requirements. The Group's principle is that a month-end close should be performed to the same standard as a year-end close.</w:t>
      </w:r>
    </w:p>
    <w:p w14:paraId="73EC8734" w14:textId="77777777" w:rsidR="00B37D97" w:rsidRDefault="00B37D97" w:rsidP="00996701">
      <w:pPr>
        <w:rPr>
          <w:b/>
          <w:bCs/>
        </w:rPr>
      </w:pPr>
    </w:p>
    <w:p w14:paraId="5C0E5EC6" w14:textId="5093F55E" w:rsidR="00996701" w:rsidRPr="00E3000B" w:rsidRDefault="00A21624" w:rsidP="00996701">
      <w:pPr>
        <w:rPr>
          <w:b/>
          <w:bCs/>
        </w:rPr>
      </w:pPr>
      <w:r>
        <w:rPr>
          <w:b/>
          <w:bCs/>
        </w:rPr>
        <w:t>4.10</w:t>
      </w:r>
      <w:r w:rsidR="00996701" w:rsidRPr="00E3000B">
        <w:rPr>
          <w:b/>
          <w:bCs/>
        </w:rPr>
        <w:t xml:space="preserve"> VAT / Sales Tax</w:t>
      </w:r>
    </w:p>
    <w:p w14:paraId="2E56ABEC" w14:textId="77777777" w:rsidR="00996701" w:rsidRDefault="00996701" w:rsidP="00996701">
      <w:r w:rsidRPr="00917F16">
        <w:t>VAT returns shall be prepared and submitted in accordance with applicable statutory deadlines. As part of the monthly management accounts close process, VAT balances shall be reconciled to the accounting records, with any material differences investigated and resolved prior to submission. Appropriate records shall be maintained to support all VAT filings and recoveries.</w:t>
      </w:r>
    </w:p>
    <w:p w14:paraId="330DA6F9" w14:textId="77777777" w:rsidR="00B37D97" w:rsidRDefault="00B37D97" w:rsidP="00996701">
      <w:pPr>
        <w:rPr>
          <w:b/>
          <w:bCs/>
        </w:rPr>
      </w:pPr>
    </w:p>
    <w:p w14:paraId="4E0E35FB" w14:textId="0D32A29B" w:rsidR="00996701" w:rsidRPr="00E3000B" w:rsidRDefault="00A21624" w:rsidP="00996701">
      <w:pPr>
        <w:rPr>
          <w:b/>
          <w:bCs/>
        </w:rPr>
      </w:pPr>
      <w:r>
        <w:rPr>
          <w:b/>
          <w:bCs/>
        </w:rPr>
        <w:lastRenderedPageBreak/>
        <w:t>4</w:t>
      </w:r>
      <w:r w:rsidR="00B37D97">
        <w:rPr>
          <w:b/>
          <w:bCs/>
        </w:rPr>
        <w:t>.</w:t>
      </w:r>
      <w:r>
        <w:rPr>
          <w:b/>
          <w:bCs/>
        </w:rPr>
        <w:t>1</w:t>
      </w:r>
      <w:r w:rsidR="00B37D97">
        <w:rPr>
          <w:b/>
          <w:bCs/>
        </w:rPr>
        <w:t>1</w:t>
      </w:r>
      <w:r w:rsidR="00996701" w:rsidRPr="00E3000B">
        <w:rPr>
          <w:b/>
          <w:bCs/>
        </w:rPr>
        <w:t xml:space="preserve"> Payroll Taxes</w:t>
      </w:r>
    </w:p>
    <w:p w14:paraId="1239AF56" w14:textId="77777777" w:rsidR="00996701" w:rsidRDefault="00996701" w:rsidP="00996701">
      <w:r w:rsidRPr="005C7018">
        <w:t>PAYE, National Insurance, CIS and other payroll-related taxes shall be calculated, reconciled and paid in accordance with statutory requirements and applicable deadlines. The Finance Department shall ensure all payroll tax liabilities are accurately reflected within the accounting records and supported by appropriate reconciliations as part of the monthly management accounts close process.</w:t>
      </w:r>
    </w:p>
    <w:p w14:paraId="7CFDE174" w14:textId="77777777" w:rsidR="00B37D97" w:rsidRDefault="00B37D97" w:rsidP="00996701">
      <w:pPr>
        <w:rPr>
          <w:b/>
          <w:bCs/>
        </w:rPr>
      </w:pPr>
    </w:p>
    <w:p w14:paraId="4A081EDA" w14:textId="46374808" w:rsidR="00996701" w:rsidRPr="00E3000B" w:rsidRDefault="00A21624" w:rsidP="00996701">
      <w:pPr>
        <w:rPr>
          <w:b/>
          <w:bCs/>
        </w:rPr>
      </w:pPr>
      <w:r>
        <w:rPr>
          <w:b/>
          <w:bCs/>
        </w:rPr>
        <w:t>4.12</w:t>
      </w:r>
      <w:r w:rsidR="00996701" w:rsidRPr="00E3000B">
        <w:rPr>
          <w:b/>
          <w:bCs/>
        </w:rPr>
        <w:t xml:space="preserve"> Corporation Tax &amp; R&amp;D</w:t>
      </w:r>
    </w:p>
    <w:p w14:paraId="34947C45" w14:textId="77777777" w:rsidR="00996701" w:rsidRDefault="00996701" w:rsidP="00996701">
      <w:r w:rsidRPr="000B59E6">
        <w:t>Corporation tax and R&amp;D tax positions shall be reviewed regularly by the Finance Department in conjunction with the Group's external advisers. Appropriate records shall be maintained to support all tax filings and claims, with forecast tax liabilities and expected recoveries reflected within management accounts and financial forecasts where appropriate.</w:t>
      </w:r>
    </w:p>
    <w:p w14:paraId="26D5694B" w14:textId="77777777" w:rsidR="00B37D97" w:rsidRDefault="00B37D97" w:rsidP="00996701">
      <w:pPr>
        <w:rPr>
          <w:b/>
          <w:bCs/>
        </w:rPr>
      </w:pPr>
    </w:p>
    <w:p w14:paraId="3F702C32" w14:textId="46A4535D" w:rsidR="00996701" w:rsidRPr="00E3000B" w:rsidRDefault="00A21624" w:rsidP="00996701">
      <w:pPr>
        <w:rPr>
          <w:b/>
          <w:bCs/>
        </w:rPr>
      </w:pPr>
      <w:r>
        <w:rPr>
          <w:b/>
          <w:bCs/>
        </w:rPr>
        <w:t>4.13</w:t>
      </w:r>
      <w:r w:rsidR="00996701" w:rsidRPr="00E3000B">
        <w:rPr>
          <w:b/>
          <w:bCs/>
        </w:rPr>
        <w:t xml:space="preserve"> FX</w:t>
      </w:r>
    </w:p>
    <w:p w14:paraId="4D5C5ECB" w14:textId="77777777" w:rsidR="00996701" w:rsidRDefault="00996701" w:rsidP="00996701">
      <w:r w:rsidRPr="00FD0AA4">
        <w:t>Foreign currency transactions shall be recorded using the prevailing exchange rate at the date of transaction. Foreign currency balances shall be reviewed and revalued periodically, with any resulting exchange gains or losses recognised within the accounting records and management accounts. Any long-term contracts or material foreign currency exposures shall be reported to the Group CFO or Treasury Manager for consideration of appropriate hedging strategies to mitigate foreign exchange risk.</w:t>
      </w:r>
    </w:p>
    <w:p w14:paraId="7F1C4615" w14:textId="77777777" w:rsidR="00B37D97" w:rsidRDefault="00B37D97" w:rsidP="00996701">
      <w:pPr>
        <w:rPr>
          <w:b/>
          <w:bCs/>
        </w:rPr>
      </w:pPr>
    </w:p>
    <w:p w14:paraId="6BAD6969" w14:textId="1426B1C1" w:rsidR="00996701" w:rsidRPr="00E3000B" w:rsidRDefault="00A21624" w:rsidP="00996701">
      <w:pPr>
        <w:rPr>
          <w:b/>
          <w:bCs/>
        </w:rPr>
      </w:pPr>
      <w:r>
        <w:rPr>
          <w:b/>
          <w:bCs/>
        </w:rPr>
        <w:t>4</w:t>
      </w:r>
      <w:r w:rsidR="00B37D97">
        <w:rPr>
          <w:b/>
          <w:bCs/>
        </w:rPr>
        <w:t>.</w:t>
      </w:r>
      <w:r>
        <w:rPr>
          <w:b/>
          <w:bCs/>
        </w:rPr>
        <w:t>1</w:t>
      </w:r>
      <w:r w:rsidR="00B37D97">
        <w:rPr>
          <w:b/>
          <w:bCs/>
        </w:rPr>
        <w:t>4</w:t>
      </w:r>
      <w:r w:rsidR="00996701" w:rsidRPr="00E3000B">
        <w:rPr>
          <w:b/>
          <w:bCs/>
        </w:rPr>
        <w:t xml:space="preserve"> Consolidation</w:t>
      </w:r>
    </w:p>
    <w:p w14:paraId="76B1CEE9" w14:textId="77777777" w:rsidR="00996701" w:rsidRDefault="00996701" w:rsidP="00996701">
      <w:r w:rsidRPr="00566CFB">
        <w:t>Consolidated management accounts shall be prepared monthly for the Group. As part of the consolidation process, all intercompany balances, transactions, management charges, sales, purchases and unrealised profits shall be identified and eliminated where appropriate. The Group CFO shall review the consolidated results to ensure they fairly reflect the financial performance and position of the Group.</w:t>
      </w:r>
    </w:p>
    <w:p w14:paraId="2E753CEF" w14:textId="77777777" w:rsidR="00A21624" w:rsidRDefault="00A21624" w:rsidP="00996701">
      <w:pPr>
        <w:rPr>
          <w:b/>
          <w:bCs/>
        </w:rPr>
      </w:pPr>
    </w:p>
    <w:p w14:paraId="1E5BC4E5" w14:textId="32EF22BA" w:rsidR="00996701" w:rsidRPr="00E3000B" w:rsidRDefault="00A21624" w:rsidP="00996701">
      <w:pPr>
        <w:rPr>
          <w:b/>
          <w:bCs/>
        </w:rPr>
      </w:pPr>
      <w:r>
        <w:rPr>
          <w:b/>
          <w:bCs/>
        </w:rPr>
        <w:t>4.15</w:t>
      </w:r>
      <w:r w:rsidR="00996701" w:rsidRPr="00E3000B">
        <w:rPr>
          <w:b/>
          <w:bCs/>
        </w:rPr>
        <w:t xml:space="preserve"> Regular Reporting</w:t>
      </w:r>
    </w:p>
    <w:p w14:paraId="419D4F98" w14:textId="77777777" w:rsidR="00996701" w:rsidRDefault="00996701" w:rsidP="00996701">
      <w:r w:rsidRPr="0085768E">
        <w:t>Weekly Reporting</w:t>
      </w:r>
    </w:p>
    <w:p w14:paraId="4B036238" w14:textId="77777777" w:rsidR="00996701" w:rsidRPr="0085768E" w:rsidRDefault="00996701" w:rsidP="00996701">
      <w:pPr>
        <w:pStyle w:val="ListParagraph"/>
        <w:numPr>
          <w:ilvl w:val="0"/>
          <w:numId w:val="448"/>
        </w:numPr>
      </w:pPr>
      <w:r w:rsidRPr="0085768E">
        <w:t>Sales</w:t>
      </w:r>
      <w:r>
        <w:t>/CRM</w:t>
      </w:r>
      <w:r w:rsidRPr="0085768E">
        <w:t xml:space="preserve"> Report</w:t>
      </w:r>
    </w:p>
    <w:p w14:paraId="5BDBDCAD" w14:textId="77777777" w:rsidR="00996701" w:rsidRDefault="00996701" w:rsidP="00996701">
      <w:r w:rsidRPr="0085768E">
        <w:t>Bi-Weekly Reporting</w:t>
      </w:r>
    </w:p>
    <w:p w14:paraId="1CADCCFD" w14:textId="77777777" w:rsidR="00996701" w:rsidRPr="0085768E" w:rsidRDefault="00996701" w:rsidP="00996701">
      <w:pPr>
        <w:pStyle w:val="ListParagraph"/>
        <w:numPr>
          <w:ilvl w:val="0"/>
          <w:numId w:val="448"/>
        </w:numPr>
      </w:pPr>
      <w:r w:rsidRPr="0085768E">
        <w:lastRenderedPageBreak/>
        <w:t>Credit Control Report</w:t>
      </w:r>
    </w:p>
    <w:p w14:paraId="529DCE37" w14:textId="77777777" w:rsidR="00996701" w:rsidRPr="0085768E" w:rsidRDefault="00996701" w:rsidP="00996701">
      <w:r w:rsidRPr="0085768E">
        <w:t>Monthly Reporting</w:t>
      </w:r>
    </w:p>
    <w:p w14:paraId="0AFCF8B0" w14:textId="77777777" w:rsidR="00996701" w:rsidRPr="0085768E" w:rsidRDefault="00996701" w:rsidP="00996701">
      <w:pPr>
        <w:pStyle w:val="ListParagraph"/>
        <w:numPr>
          <w:ilvl w:val="0"/>
          <w:numId w:val="448"/>
        </w:numPr>
      </w:pPr>
      <w:r w:rsidRPr="0085768E">
        <w:t>Management Accounts</w:t>
      </w:r>
    </w:p>
    <w:p w14:paraId="25DD3036" w14:textId="77777777" w:rsidR="00996701" w:rsidRPr="0085768E" w:rsidRDefault="00996701" w:rsidP="00996701">
      <w:pPr>
        <w:pStyle w:val="ListParagraph"/>
        <w:numPr>
          <w:ilvl w:val="0"/>
          <w:numId w:val="448"/>
        </w:numPr>
      </w:pPr>
      <w:r w:rsidRPr="0085768E">
        <w:t>13 Week Cashflow Forecast</w:t>
      </w:r>
    </w:p>
    <w:p w14:paraId="318F4AE7" w14:textId="77777777" w:rsidR="00996701" w:rsidRPr="0085768E" w:rsidRDefault="00996701" w:rsidP="00996701">
      <w:pPr>
        <w:pStyle w:val="ListParagraph"/>
        <w:numPr>
          <w:ilvl w:val="0"/>
          <w:numId w:val="448"/>
        </w:numPr>
      </w:pPr>
      <w:r w:rsidRPr="0085768E">
        <w:t>Insurance Exposure Report</w:t>
      </w:r>
    </w:p>
    <w:p w14:paraId="61395E1A" w14:textId="77777777" w:rsidR="00996701" w:rsidRPr="0085768E" w:rsidRDefault="00996701" w:rsidP="00996701">
      <w:pPr>
        <w:pStyle w:val="ListParagraph"/>
        <w:numPr>
          <w:ilvl w:val="0"/>
          <w:numId w:val="448"/>
        </w:numPr>
      </w:pPr>
      <w:r w:rsidRPr="0085768E">
        <w:t>Work In Progress (WIP) Exposure Report</w:t>
      </w:r>
    </w:p>
    <w:p w14:paraId="70DBF1A5" w14:textId="77777777" w:rsidR="00996701" w:rsidRPr="0085768E" w:rsidRDefault="00996701" w:rsidP="00996701">
      <w:pPr>
        <w:pStyle w:val="ListParagraph"/>
        <w:numPr>
          <w:ilvl w:val="0"/>
          <w:numId w:val="448"/>
        </w:numPr>
      </w:pPr>
      <w:r w:rsidRPr="0085768E">
        <w:t>Most Likely Outcome (MLO) Forecast</w:t>
      </w:r>
    </w:p>
    <w:p w14:paraId="40D23DDA" w14:textId="77777777" w:rsidR="00996701" w:rsidRDefault="00996701" w:rsidP="00996701">
      <w:pPr>
        <w:pStyle w:val="ListParagraph"/>
        <w:numPr>
          <w:ilvl w:val="0"/>
          <w:numId w:val="448"/>
        </w:numPr>
      </w:pPr>
      <w:r w:rsidRPr="0085768E">
        <w:t>Headcount &amp; Payroll Analysis Report</w:t>
      </w:r>
    </w:p>
    <w:p w14:paraId="5C9BB839" w14:textId="77777777" w:rsidR="00996701" w:rsidRPr="0085768E" w:rsidRDefault="00996701" w:rsidP="00996701">
      <w:pPr>
        <w:pStyle w:val="ListParagraph"/>
        <w:numPr>
          <w:ilvl w:val="0"/>
          <w:numId w:val="448"/>
        </w:numPr>
      </w:pPr>
      <w:r w:rsidRPr="00D47249">
        <w:t>Consolidated Group Results</w:t>
      </w:r>
    </w:p>
    <w:p w14:paraId="5CF74F5A" w14:textId="77777777" w:rsidR="00996701" w:rsidRDefault="00996701" w:rsidP="00996701">
      <w:r w:rsidRPr="0085768E">
        <w:t>Quarterly Reporting</w:t>
      </w:r>
    </w:p>
    <w:p w14:paraId="16AC1813" w14:textId="77777777" w:rsidR="00996701" w:rsidRPr="0085768E" w:rsidRDefault="00996701" w:rsidP="00996701">
      <w:pPr>
        <w:pStyle w:val="ListParagraph"/>
        <w:numPr>
          <w:ilvl w:val="0"/>
          <w:numId w:val="449"/>
        </w:numPr>
      </w:pPr>
      <w:r w:rsidRPr="0085768E">
        <w:t>Quarterly Board Report</w:t>
      </w:r>
    </w:p>
    <w:p w14:paraId="6324455A" w14:textId="77777777" w:rsidR="00996701" w:rsidRDefault="00996701" w:rsidP="00996701">
      <w:r w:rsidRPr="0085768E">
        <w:t>Bi-Annual Reporting</w:t>
      </w:r>
    </w:p>
    <w:p w14:paraId="01856D3C" w14:textId="77777777" w:rsidR="00996701" w:rsidRPr="0085768E" w:rsidRDefault="00996701" w:rsidP="00996701">
      <w:pPr>
        <w:pStyle w:val="ListParagraph"/>
        <w:numPr>
          <w:ilvl w:val="0"/>
          <w:numId w:val="449"/>
        </w:numPr>
      </w:pPr>
      <w:r w:rsidRPr="0085768E">
        <w:t>Management Charge Review</w:t>
      </w:r>
    </w:p>
    <w:p w14:paraId="76BC3A9C" w14:textId="77777777" w:rsidR="00996701" w:rsidRPr="0085768E" w:rsidRDefault="00996701" w:rsidP="00996701">
      <w:r w:rsidRPr="0085768E">
        <w:t>Annual Reporting</w:t>
      </w:r>
    </w:p>
    <w:p w14:paraId="2E216C22" w14:textId="77777777" w:rsidR="00996701" w:rsidRPr="0085768E" w:rsidRDefault="00996701" w:rsidP="00996701">
      <w:pPr>
        <w:pStyle w:val="ListParagraph"/>
        <w:numPr>
          <w:ilvl w:val="0"/>
          <w:numId w:val="449"/>
        </w:numPr>
      </w:pPr>
      <w:r w:rsidRPr="0085768E">
        <w:t>Annual Business Plan</w:t>
      </w:r>
    </w:p>
    <w:p w14:paraId="533E244D" w14:textId="77777777" w:rsidR="00996701" w:rsidRPr="0085768E" w:rsidRDefault="00996701" w:rsidP="00996701">
      <w:pPr>
        <w:pStyle w:val="ListParagraph"/>
        <w:numPr>
          <w:ilvl w:val="0"/>
          <w:numId w:val="449"/>
        </w:numPr>
      </w:pPr>
      <w:r w:rsidRPr="0085768E">
        <w:t>Statutory Accounts</w:t>
      </w:r>
    </w:p>
    <w:p w14:paraId="1203708C" w14:textId="77777777" w:rsidR="00996701" w:rsidRPr="00386638" w:rsidRDefault="00996701" w:rsidP="00996701">
      <w:pPr>
        <w:pStyle w:val="ListParagraph"/>
        <w:numPr>
          <w:ilvl w:val="0"/>
          <w:numId w:val="449"/>
        </w:numPr>
      </w:pPr>
      <w:r w:rsidRPr="0085768E">
        <w:t>Corporation Tax Computation</w:t>
      </w:r>
    </w:p>
    <w:p w14:paraId="18FEB910" w14:textId="77777777" w:rsidR="00A21624" w:rsidRDefault="00A21624" w:rsidP="00A21624">
      <w:pPr>
        <w:rPr>
          <w:b/>
          <w:bCs/>
        </w:rPr>
      </w:pPr>
    </w:p>
    <w:p w14:paraId="290164C8" w14:textId="17084FA1" w:rsidR="00996701" w:rsidRPr="00E3000B" w:rsidRDefault="00A21624" w:rsidP="00A21624">
      <w:pPr>
        <w:rPr>
          <w:b/>
          <w:bCs/>
        </w:rPr>
      </w:pPr>
      <w:r>
        <w:rPr>
          <w:b/>
          <w:bCs/>
        </w:rPr>
        <w:t>4.16</w:t>
      </w:r>
      <w:r w:rsidR="00996701">
        <w:rPr>
          <w:b/>
          <w:bCs/>
        </w:rPr>
        <w:t xml:space="preserve"> </w:t>
      </w:r>
      <w:r w:rsidR="00996701" w:rsidRPr="00E3000B">
        <w:rPr>
          <w:b/>
          <w:bCs/>
        </w:rPr>
        <w:t>Banking &amp; Treasury</w:t>
      </w:r>
    </w:p>
    <w:p w14:paraId="35840FCB" w14:textId="77777777" w:rsidR="00996701" w:rsidRDefault="00996701" w:rsidP="00996701">
      <w:pPr>
        <w:pStyle w:val="ListParagraph"/>
        <w:numPr>
          <w:ilvl w:val="0"/>
          <w:numId w:val="450"/>
        </w:numPr>
      </w:pPr>
      <w:r>
        <w:t>Access to banking systems shall be reviewed and approved by the Group CFO and Group CEO.</w:t>
      </w:r>
    </w:p>
    <w:p w14:paraId="265EAEFF" w14:textId="77777777" w:rsidR="00996701" w:rsidRDefault="00996701" w:rsidP="00996701">
      <w:pPr>
        <w:pStyle w:val="ListParagraph"/>
        <w:numPr>
          <w:ilvl w:val="0"/>
          <w:numId w:val="450"/>
        </w:numPr>
      </w:pPr>
      <w:r>
        <w:t>All payments shall be subject to dual authorisation in accordance with approved banking mandates.</w:t>
      </w:r>
    </w:p>
    <w:p w14:paraId="196C34B8" w14:textId="77777777" w:rsidR="00996701" w:rsidRDefault="00996701" w:rsidP="00996701">
      <w:pPr>
        <w:pStyle w:val="ListParagraph"/>
        <w:numPr>
          <w:ilvl w:val="0"/>
          <w:numId w:val="450"/>
        </w:numPr>
      </w:pPr>
      <w:r>
        <w:t>Cash balances shall be actively managed by the Group CFO to ensure sufficient liquidity is maintained across the Group.</w:t>
      </w:r>
    </w:p>
    <w:p w14:paraId="672F46A4" w14:textId="77777777" w:rsidR="00996701" w:rsidRDefault="00996701" w:rsidP="00996701">
      <w:pPr>
        <w:pStyle w:val="ListParagraph"/>
        <w:numPr>
          <w:ilvl w:val="0"/>
          <w:numId w:val="450"/>
        </w:numPr>
      </w:pPr>
      <w:r>
        <w:t>Excess cash funds may be placed on deposit by the Group CFO with the approval of the Group CEO.</w:t>
      </w:r>
    </w:p>
    <w:p w14:paraId="1BB5EC94" w14:textId="77777777" w:rsidR="00996701" w:rsidRDefault="00996701" w:rsidP="00996701">
      <w:pPr>
        <w:pStyle w:val="ListParagraph"/>
        <w:numPr>
          <w:ilvl w:val="0"/>
          <w:numId w:val="450"/>
        </w:numPr>
      </w:pPr>
      <w:r>
        <w:t>Banking facilities, covenant compliance, foreign exchange exposures, hedging arrangements and bonding capacity shall be reviewed periodically by the Group CFO.</w:t>
      </w:r>
    </w:p>
    <w:p w14:paraId="7EBB1ACD" w14:textId="77777777" w:rsidR="00996701" w:rsidRPr="00473B79" w:rsidRDefault="00996701" w:rsidP="00996701"/>
    <w:p w14:paraId="7F18CF09" w14:textId="77777777" w:rsidR="001C1C28" w:rsidRDefault="001C1C28" w:rsidP="001C1C28"/>
    <w:p w14:paraId="75CB7F95" w14:textId="77777777" w:rsidR="001C1C28" w:rsidRDefault="001C1C28" w:rsidP="001C1C28">
      <w:r>
        <w:rPr>
          <w:b/>
        </w:rPr>
        <w:t>5. Compliance / Key Rules</w:t>
      </w:r>
    </w:p>
    <w:p w14:paraId="1AEA65F3" w14:textId="77777777" w:rsidR="001C1C28" w:rsidRDefault="001C1C28" w:rsidP="001C1C28">
      <w:pPr>
        <w:pStyle w:val="ListParagraph"/>
        <w:numPr>
          <w:ilvl w:val="0"/>
          <w:numId w:val="98"/>
        </w:numPr>
      </w:pPr>
      <w:r>
        <w:lastRenderedPageBreak/>
        <w:t>All accounting dates must be adhered to.</w:t>
      </w:r>
    </w:p>
    <w:p w14:paraId="2D55E7A1" w14:textId="77777777" w:rsidR="001C1C28" w:rsidRDefault="001C1C28" w:rsidP="001C1C28">
      <w:pPr>
        <w:pStyle w:val="ListParagraph"/>
        <w:numPr>
          <w:ilvl w:val="0"/>
          <w:numId w:val="98"/>
        </w:numPr>
      </w:pPr>
      <w:r>
        <w:t>All payments must be authorised by a Director only.</w:t>
      </w:r>
    </w:p>
    <w:p w14:paraId="53A3E8D9" w14:textId="77777777" w:rsidR="001C1C28" w:rsidRDefault="001C1C28" w:rsidP="001C1C28">
      <w:pPr>
        <w:pStyle w:val="ListParagraph"/>
        <w:numPr>
          <w:ilvl w:val="0"/>
          <w:numId w:val="98"/>
        </w:numPr>
      </w:pPr>
      <w:r>
        <w:t>Purchase orders must be raised for all purchases.</w:t>
      </w:r>
    </w:p>
    <w:p w14:paraId="5228B31C" w14:textId="77777777" w:rsidR="001C1C28" w:rsidRDefault="001C1C28" w:rsidP="001C1C28">
      <w:pPr>
        <w:pStyle w:val="ListParagraph"/>
        <w:numPr>
          <w:ilvl w:val="0"/>
          <w:numId w:val="98"/>
        </w:numPr>
      </w:pPr>
      <w:r>
        <w:t>Only authorised nominal codes may be used.</w:t>
      </w:r>
    </w:p>
    <w:p w14:paraId="7E6C10AF" w14:textId="77777777" w:rsidR="001C1C28" w:rsidRDefault="001C1C28" w:rsidP="001C1C28">
      <w:pPr>
        <w:pStyle w:val="ListParagraph"/>
        <w:numPr>
          <w:ilvl w:val="0"/>
          <w:numId w:val="98"/>
        </w:numPr>
      </w:pPr>
      <w:r>
        <w:t>Supplier and subcontractor documentation must be complete before payments are made.</w:t>
      </w:r>
    </w:p>
    <w:p w14:paraId="12C90FC6" w14:textId="77777777" w:rsidR="001C1C28" w:rsidRDefault="001C1C28" w:rsidP="001C1C28">
      <w:pPr>
        <w:pStyle w:val="ListParagraph"/>
        <w:numPr>
          <w:ilvl w:val="0"/>
          <w:numId w:val="98"/>
        </w:numPr>
      </w:pPr>
      <w:r>
        <w:t>Records must be complete and auditable.</w:t>
      </w:r>
    </w:p>
    <w:p w14:paraId="466EDEB2" w14:textId="77777777" w:rsidR="001C1C28" w:rsidRDefault="001C1C28" w:rsidP="001C1C28"/>
    <w:p w14:paraId="26621C3F" w14:textId="77777777" w:rsidR="001C1C28" w:rsidRDefault="001C1C28" w:rsidP="001C1C28">
      <w:r>
        <w:rPr>
          <w:b/>
        </w:rPr>
        <w:t>6. Records / Documentation</w:t>
      </w:r>
    </w:p>
    <w:p w14:paraId="1CE25E9A" w14:textId="684F190D" w:rsidR="001C1C28" w:rsidRDefault="00206E07" w:rsidP="001C1C28">
      <w:pPr>
        <w:pStyle w:val="ListParagraph"/>
        <w:numPr>
          <w:ilvl w:val="0"/>
          <w:numId w:val="98"/>
        </w:numPr>
      </w:pPr>
      <w:r>
        <w:t>0</w:t>
      </w:r>
      <w:r w:rsidR="001C1C28">
        <w:t>2-01-11 – Credit Request Form</w:t>
      </w:r>
    </w:p>
    <w:p w14:paraId="3353F8E3" w14:textId="433E76E9" w:rsidR="001C1C28" w:rsidRDefault="001C1C28" w:rsidP="001C1C28">
      <w:pPr>
        <w:pStyle w:val="ListParagraph"/>
        <w:numPr>
          <w:ilvl w:val="0"/>
          <w:numId w:val="98"/>
        </w:numPr>
      </w:pPr>
      <w:r>
        <w:t>02-01-04 – Supplier Credit Control Questionnaire</w:t>
      </w:r>
    </w:p>
    <w:p w14:paraId="377FE61F" w14:textId="6F234706" w:rsidR="001C1C28" w:rsidRDefault="001C1C28" w:rsidP="001C1C28">
      <w:pPr>
        <w:pStyle w:val="ListParagraph"/>
        <w:numPr>
          <w:ilvl w:val="0"/>
          <w:numId w:val="98"/>
        </w:numPr>
      </w:pPr>
      <w:r>
        <w:t>02-03-09 – Sub-contractor Questionnaire</w:t>
      </w:r>
    </w:p>
    <w:p w14:paraId="40ABFBF1" w14:textId="2D67BD9F" w:rsidR="001C1C28" w:rsidRDefault="001C1C28" w:rsidP="001C1C28">
      <w:pPr>
        <w:pStyle w:val="ListParagraph"/>
        <w:numPr>
          <w:ilvl w:val="0"/>
          <w:numId w:val="98"/>
        </w:numPr>
      </w:pPr>
      <w:r>
        <w:t>02-04-25 – Sub-contractor Certification Form</w:t>
      </w:r>
    </w:p>
    <w:p w14:paraId="20ED2DBC" w14:textId="09B5656F" w:rsidR="001C1C28" w:rsidRDefault="001C1C28" w:rsidP="001C1C28">
      <w:pPr>
        <w:pStyle w:val="ListParagraph"/>
        <w:numPr>
          <w:ilvl w:val="0"/>
          <w:numId w:val="98"/>
        </w:numPr>
      </w:pPr>
      <w:r>
        <w:t>02-04-05 – Sub-contractor Application Sheet</w:t>
      </w:r>
    </w:p>
    <w:p w14:paraId="46004F53" w14:textId="3DF20613" w:rsidR="001C1C28" w:rsidRDefault="001C1C28" w:rsidP="001C1C28">
      <w:pPr>
        <w:pStyle w:val="ListParagraph"/>
        <w:numPr>
          <w:ilvl w:val="0"/>
          <w:numId w:val="98"/>
        </w:numPr>
      </w:pPr>
      <w:r>
        <w:t>02-04-35 – Invoice Query Sheet</w:t>
      </w:r>
    </w:p>
    <w:p w14:paraId="14F00EAD" w14:textId="77777777" w:rsidR="001C1C28" w:rsidRDefault="001C1C28" w:rsidP="001C1C28">
      <w:pPr>
        <w:pStyle w:val="ListParagraph"/>
        <w:numPr>
          <w:ilvl w:val="0"/>
          <w:numId w:val="98"/>
        </w:numPr>
      </w:pPr>
      <w:r>
        <w:t>Engineers Timesheet Spreadsheet – Folder 08-02</w:t>
      </w:r>
    </w:p>
    <w:p w14:paraId="586FCF6C" w14:textId="77777777" w:rsidR="001C1C28" w:rsidRDefault="001C1C28" w:rsidP="001C1C28">
      <w:pPr>
        <w:pStyle w:val="ListParagraph"/>
        <w:numPr>
          <w:ilvl w:val="0"/>
          <w:numId w:val="98"/>
        </w:numPr>
      </w:pPr>
      <w:r>
        <w:t>Mobile Phone Bill Spreadsheet – Folder 06-03</w:t>
      </w:r>
    </w:p>
    <w:p w14:paraId="54755480" w14:textId="19BCB1DC" w:rsidR="001C1C28" w:rsidRDefault="001C1C28" w:rsidP="001C1C28">
      <w:pPr>
        <w:pStyle w:val="ListParagraph"/>
        <w:numPr>
          <w:ilvl w:val="0"/>
          <w:numId w:val="98"/>
        </w:numPr>
      </w:pPr>
      <w:r>
        <w:t>Accounts Software</w:t>
      </w:r>
    </w:p>
    <w:p w14:paraId="34378C6A" w14:textId="77777777" w:rsidR="001C1C28" w:rsidRDefault="001C1C28" w:rsidP="001C1C28"/>
    <w:p w14:paraId="52129726" w14:textId="77777777" w:rsidR="001C1C28" w:rsidRDefault="001C1C28" w:rsidP="001C1C28">
      <w:r>
        <w:rPr>
          <w:b/>
        </w:rPr>
        <w:t>7. Monitoring &amp; Review</w:t>
      </w:r>
    </w:p>
    <w:p w14:paraId="2E3D6213" w14:textId="77777777" w:rsidR="001C1C28" w:rsidRDefault="001C1C28" w:rsidP="001C1C28">
      <w:r>
        <w:t>The Accounts Manager shall:</w:t>
      </w:r>
    </w:p>
    <w:p w14:paraId="03E84182" w14:textId="77777777" w:rsidR="001C1C28" w:rsidRDefault="001C1C28" w:rsidP="001C1C28">
      <w:pPr>
        <w:pStyle w:val="ListParagraph"/>
        <w:numPr>
          <w:ilvl w:val="0"/>
          <w:numId w:val="98"/>
        </w:numPr>
      </w:pPr>
      <w:r>
        <w:t>Ensure monthly reconciliations are completed by the required date.</w:t>
      </w:r>
    </w:p>
    <w:p w14:paraId="0025BA19" w14:textId="77777777" w:rsidR="001C1C28" w:rsidRDefault="001C1C28" w:rsidP="001C1C28">
      <w:pPr>
        <w:pStyle w:val="ListParagraph"/>
        <w:numPr>
          <w:ilvl w:val="0"/>
          <w:numId w:val="98"/>
        </w:numPr>
      </w:pPr>
      <w:r>
        <w:t>Ensure supplier and subcontractor documentation is complete.</w:t>
      </w:r>
    </w:p>
    <w:p w14:paraId="42610874" w14:textId="77777777" w:rsidR="001C1C28" w:rsidRDefault="001C1C28" w:rsidP="001C1C28">
      <w:pPr>
        <w:pStyle w:val="ListParagraph"/>
        <w:numPr>
          <w:ilvl w:val="0"/>
          <w:numId w:val="98"/>
        </w:numPr>
      </w:pPr>
      <w:r>
        <w:t>Ensure accounting records are accurate and filed correctly.</w:t>
      </w:r>
    </w:p>
    <w:p w14:paraId="1F8E2CE6" w14:textId="77777777" w:rsidR="001C1C28" w:rsidRDefault="001C1C28" w:rsidP="001C1C28">
      <w:pPr>
        <w:pStyle w:val="ListParagraph"/>
        <w:numPr>
          <w:ilvl w:val="0"/>
          <w:numId w:val="98"/>
        </w:numPr>
      </w:pPr>
      <w:r>
        <w:t>Escalate queries and disputes to Directors where required.</w:t>
      </w:r>
    </w:p>
    <w:p w14:paraId="2C5D44DA" w14:textId="77777777" w:rsidR="001C1C28" w:rsidRDefault="001C1C28" w:rsidP="001C1C28"/>
    <w:p w14:paraId="11273C1C" w14:textId="77777777" w:rsidR="001C1C28" w:rsidRDefault="001C1C28" w:rsidP="001C1C28">
      <w:r>
        <w:rPr>
          <w:b/>
        </w:rPr>
        <w:t>8. References</w:t>
      </w:r>
    </w:p>
    <w:p w14:paraId="2939BAA4" w14:textId="77777777" w:rsidR="001C1C28" w:rsidRDefault="001C1C28" w:rsidP="001C1C28">
      <w:pPr>
        <w:pStyle w:val="ListParagraph"/>
        <w:numPr>
          <w:ilvl w:val="0"/>
          <w:numId w:val="98"/>
        </w:numPr>
      </w:pPr>
      <w:r>
        <w:t>Commercial Procedure</w:t>
      </w:r>
    </w:p>
    <w:p w14:paraId="26B9EF76" w14:textId="77777777" w:rsidR="001C1C28" w:rsidRDefault="001C1C28" w:rsidP="001C1C28">
      <w:pPr>
        <w:pStyle w:val="ListParagraph"/>
        <w:numPr>
          <w:ilvl w:val="0"/>
          <w:numId w:val="98"/>
        </w:numPr>
      </w:pPr>
      <w:r>
        <w:t>Credit Control Procedure</w:t>
      </w:r>
    </w:p>
    <w:p w14:paraId="46243917" w14:textId="77777777" w:rsidR="001C1C28" w:rsidRDefault="001C1C28" w:rsidP="001C1C28">
      <w:pPr>
        <w:pStyle w:val="ListParagraph"/>
        <w:numPr>
          <w:ilvl w:val="0"/>
          <w:numId w:val="98"/>
        </w:numPr>
      </w:pPr>
      <w:r>
        <w:t>Company Financial Procedures</w:t>
      </w:r>
    </w:p>
    <w:p w14:paraId="76AEFC2C" w14:textId="7AA95DD2" w:rsidR="001C1C28" w:rsidRDefault="001C1C28" w:rsidP="001C1C28">
      <w:pPr>
        <w:pStyle w:val="ListParagraph"/>
        <w:numPr>
          <w:ilvl w:val="0"/>
          <w:numId w:val="98"/>
        </w:numPr>
      </w:pPr>
      <w:r>
        <w:t>Construction Manager User Manual</w:t>
      </w:r>
    </w:p>
    <w:p w14:paraId="4FAED109" w14:textId="12B9EB58" w:rsidR="000D733B" w:rsidRDefault="000D733B" w:rsidP="001C1C28">
      <w:pPr>
        <w:pStyle w:val="ListParagraph"/>
        <w:numPr>
          <w:ilvl w:val="0"/>
          <w:numId w:val="98"/>
        </w:numPr>
      </w:pPr>
      <w:r>
        <w:t>Xero User Manual</w:t>
      </w:r>
    </w:p>
    <w:p w14:paraId="320D1580" w14:textId="77777777" w:rsidR="001C1C28" w:rsidRDefault="001C1C28" w:rsidP="001C1C28"/>
    <w:p w14:paraId="3AFEB088" w14:textId="77777777" w:rsidR="001C1C28" w:rsidRDefault="001C1C28" w:rsidP="001C1C28">
      <w:r>
        <w:rPr>
          <w:b/>
        </w:rPr>
        <w:t>9. Key Principles</w:t>
      </w:r>
    </w:p>
    <w:p w14:paraId="57C733DC" w14:textId="77777777" w:rsidR="001C1C28" w:rsidRDefault="001C1C28" w:rsidP="001C1C28">
      <w:pPr>
        <w:pStyle w:val="ListParagraph"/>
        <w:numPr>
          <w:ilvl w:val="0"/>
          <w:numId w:val="98"/>
        </w:numPr>
      </w:pPr>
      <w:r>
        <w:lastRenderedPageBreak/>
        <w:t>Financial information must be accurate and timely.</w:t>
      </w:r>
    </w:p>
    <w:p w14:paraId="101D72B0" w14:textId="77777777" w:rsidR="001C1C28" w:rsidRDefault="001C1C28" w:rsidP="001C1C28">
      <w:pPr>
        <w:pStyle w:val="ListParagraph"/>
        <w:numPr>
          <w:ilvl w:val="0"/>
          <w:numId w:val="98"/>
        </w:numPr>
      </w:pPr>
      <w:r>
        <w:t>All accounting records must be traceable and auditable.</w:t>
      </w:r>
    </w:p>
    <w:p w14:paraId="54C595C4" w14:textId="77777777" w:rsidR="001C1C28" w:rsidRDefault="001C1C28" w:rsidP="001C1C28">
      <w:pPr>
        <w:pStyle w:val="ListParagraph"/>
        <w:numPr>
          <w:ilvl w:val="0"/>
          <w:numId w:val="98"/>
        </w:numPr>
      </w:pPr>
      <w:r>
        <w:t>Commercial and accounting systems must align.</w:t>
      </w:r>
    </w:p>
    <w:p w14:paraId="3B0F5326" w14:textId="77777777" w:rsidR="001C1C28" w:rsidRDefault="001C1C28" w:rsidP="001C1C28">
      <w:pPr>
        <w:pStyle w:val="ListParagraph"/>
        <w:numPr>
          <w:ilvl w:val="0"/>
          <w:numId w:val="98"/>
        </w:numPr>
      </w:pPr>
      <w:r>
        <w:t>Director approval is mandatory for payment controls.</w:t>
      </w:r>
    </w:p>
    <w:p w14:paraId="55F5B591" w14:textId="77777777" w:rsidR="001C1C28" w:rsidRDefault="001C1C28" w:rsidP="001C1C28">
      <w:pPr>
        <w:pStyle w:val="ListParagraph"/>
        <w:numPr>
          <w:ilvl w:val="0"/>
          <w:numId w:val="98"/>
        </w:numPr>
      </w:pPr>
      <w:r>
        <w:t>Accounting information must support cashflow and business control.</w:t>
      </w:r>
    </w:p>
    <w:p w14:paraId="4E435092" w14:textId="77777777" w:rsidR="001C1C28" w:rsidRDefault="001C1C28" w:rsidP="001C1C28"/>
    <w:p w14:paraId="0776C32A" w14:textId="77777777" w:rsidR="001C1C28" w:rsidRDefault="001C1C28" w:rsidP="00C55709">
      <w:pPr>
        <w:pStyle w:val="Heading2"/>
      </w:pPr>
      <w:bookmarkStart w:id="204" w:name="_Toc232964161"/>
      <w:r>
        <w:rPr>
          <w:b/>
          <w:sz w:val="28"/>
        </w:rPr>
        <w:t>INTERCOMPANY ACCOUNTING CHECKS</w:t>
      </w:r>
      <w:bookmarkEnd w:id="204"/>
    </w:p>
    <w:p w14:paraId="7229D8BA" w14:textId="77777777" w:rsidR="001C1C28" w:rsidRDefault="001C1C28" w:rsidP="001C1C28">
      <w:r>
        <w:rPr>
          <w:b/>
        </w:rPr>
        <w:t>1. Purpose</w:t>
      </w:r>
    </w:p>
    <w:p w14:paraId="4A6C59CC" w14:textId="77777777" w:rsidR="001C1C28" w:rsidRDefault="001C1C28" w:rsidP="001C1C28">
      <w:r>
        <w:rPr>
          <w:b/>
        </w:rPr>
        <w:t>To ensure all intercompany transactions are correctly processed, reconciled and recorded.</w:t>
      </w:r>
    </w:p>
    <w:p w14:paraId="39BDB543" w14:textId="77777777" w:rsidR="001C1C28" w:rsidRDefault="001C1C28" w:rsidP="001C1C28"/>
    <w:p w14:paraId="3DDF9020" w14:textId="77777777" w:rsidR="001C1C28" w:rsidRDefault="001C1C28" w:rsidP="001C1C28">
      <w:r>
        <w:rPr>
          <w:b/>
        </w:rPr>
        <w:t>2. Procedure / Process</w:t>
      </w:r>
    </w:p>
    <w:p w14:paraId="44A8EBB9" w14:textId="77777777" w:rsidR="001C1C28" w:rsidRDefault="001C1C28" w:rsidP="001C1C28">
      <w:pPr>
        <w:pStyle w:val="ListParagraph"/>
        <w:numPr>
          <w:ilvl w:val="0"/>
          <w:numId w:val="98"/>
        </w:numPr>
      </w:pPr>
      <w:r>
        <w:t>Prior to the 12th &amp; only after all supplier invoices are on the system, a check is to be carried out to ensure that all intercompany supplier purchases have been invoiced out to the respective group company.</w:t>
      </w:r>
    </w:p>
    <w:p w14:paraId="3B3F9F7C" w14:textId="3BE6C781" w:rsidR="000D24EF" w:rsidRDefault="000D24EF" w:rsidP="000D24EF">
      <w:pPr>
        <w:pStyle w:val="ListParagraph"/>
        <w:numPr>
          <w:ilvl w:val="0"/>
          <w:numId w:val="98"/>
        </w:numPr>
      </w:pPr>
      <w:r>
        <w:t xml:space="preserve">Prior to the 12th &amp; only after all supplier invoices are on the system, a check is to be carried out to ensure that </w:t>
      </w:r>
      <w:r w:rsidR="00652644">
        <w:t>all invoices</w:t>
      </w:r>
      <w:r>
        <w:t xml:space="preserve"> for intercompany works completed are on both sides of the relating group company accounting software.</w:t>
      </w:r>
    </w:p>
    <w:p w14:paraId="12D618F0" w14:textId="77777777" w:rsidR="000D24EF" w:rsidRDefault="000D24EF" w:rsidP="000D24EF">
      <w:pPr>
        <w:pStyle w:val="ListParagraph"/>
        <w:numPr>
          <w:ilvl w:val="0"/>
          <w:numId w:val="98"/>
        </w:numPr>
      </w:pPr>
      <w:r>
        <w:t>Once the ledgers are a closed a full check of the intercompany position is required and mandatory monthly to ensure all intercompany transactions are accounted for and balanced:</w:t>
      </w:r>
    </w:p>
    <w:p w14:paraId="3A876E34" w14:textId="77777777" w:rsidR="000D24EF" w:rsidRDefault="000D24EF" w:rsidP="000D24EF">
      <w:pPr>
        <w:pStyle w:val="ListParagraph"/>
        <w:numPr>
          <w:ilvl w:val="1"/>
          <w:numId w:val="98"/>
        </w:numPr>
      </w:pPr>
      <w:r>
        <w:t>Clear down all intercompany Sales Ledger and Purchase Ledger balances to zero netting off against the intercompany loan account.</w:t>
      </w:r>
    </w:p>
    <w:p w14:paraId="789B9183" w14:textId="77777777" w:rsidR="000D24EF" w:rsidRDefault="000D24EF" w:rsidP="000D24EF">
      <w:pPr>
        <w:pStyle w:val="ListParagraph"/>
        <w:numPr>
          <w:ilvl w:val="1"/>
          <w:numId w:val="98"/>
        </w:numPr>
      </w:pPr>
      <w:r>
        <w:t>All intercompany loan accounts must balance.</w:t>
      </w:r>
    </w:p>
    <w:p w14:paraId="032A3984" w14:textId="4644AE82" w:rsidR="000D24EF" w:rsidRDefault="000D24EF" w:rsidP="000D24EF">
      <w:pPr>
        <w:pStyle w:val="ListParagraph"/>
        <w:numPr>
          <w:ilvl w:val="1"/>
          <w:numId w:val="98"/>
        </w:numPr>
      </w:pPr>
      <w:r>
        <w:t xml:space="preserve">A check is carried out to determine the </w:t>
      </w:r>
      <w:r w:rsidR="001D0C38">
        <w:t>number</w:t>
      </w:r>
      <w:r>
        <w:t xml:space="preserve"> of intercompany sales in an individual entity against all other group entities.  That </w:t>
      </w:r>
      <w:r w:rsidR="001D0C38">
        <w:t>number</w:t>
      </w:r>
      <w:r>
        <w:t xml:space="preserve"> of sales is journaled out of normal sales into intercompany </w:t>
      </w:r>
      <w:r w:rsidR="00FA7943">
        <w:t>sales,</w:t>
      </w:r>
      <w:r>
        <w:t xml:space="preserve"> and the corresponding </w:t>
      </w:r>
      <w:r w:rsidR="0041308A">
        <w:t>i</w:t>
      </w:r>
      <w:r>
        <w:t>ntercompany purchases are journaled out of the cost-receiving entity from purchases into intercompany purchases.</w:t>
      </w:r>
    </w:p>
    <w:p w14:paraId="05ED383A" w14:textId="77777777" w:rsidR="000D24EF" w:rsidRDefault="000D24EF" w:rsidP="000D24EF">
      <w:pPr>
        <w:pStyle w:val="ListParagraph"/>
        <w:numPr>
          <w:ilvl w:val="1"/>
          <w:numId w:val="98"/>
        </w:numPr>
      </w:pPr>
      <w:r>
        <w:t>Upon consolidation the following items across all entities must balance to £Nil:</w:t>
      </w:r>
    </w:p>
    <w:p w14:paraId="7892B02F" w14:textId="77777777" w:rsidR="000D24EF" w:rsidRDefault="000D24EF" w:rsidP="000D24EF">
      <w:pPr>
        <w:pStyle w:val="ListParagraph"/>
        <w:numPr>
          <w:ilvl w:val="2"/>
          <w:numId w:val="98"/>
        </w:numPr>
      </w:pPr>
      <w:r>
        <w:t>Intercompany Sales vs Intercompany COGS</w:t>
      </w:r>
    </w:p>
    <w:p w14:paraId="2E7DE4DD" w14:textId="77777777" w:rsidR="000D24EF" w:rsidRDefault="000D24EF" w:rsidP="000D24EF">
      <w:pPr>
        <w:pStyle w:val="ListParagraph"/>
        <w:numPr>
          <w:ilvl w:val="2"/>
          <w:numId w:val="98"/>
        </w:numPr>
      </w:pPr>
      <w:r>
        <w:t>Management Charges</w:t>
      </w:r>
    </w:p>
    <w:p w14:paraId="2EC1CF46" w14:textId="77777777" w:rsidR="000D24EF" w:rsidRDefault="000D24EF" w:rsidP="000D24EF">
      <w:pPr>
        <w:pStyle w:val="ListParagraph"/>
        <w:numPr>
          <w:ilvl w:val="2"/>
          <w:numId w:val="98"/>
        </w:numPr>
      </w:pPr>
      <w:r>
        <w:t>Intercompany balance sheet balances.</w:t>
      </w:r>
    </w:p>
    <w:p w14:paraId="5C3973DD" w14:textId="77777777" w:rsidR="000D24EF" w:rsidRDefault="000D24EF" w:rsidP="000D24EF">
      <w:pPr>
        <w:pStyle w:val="ListParagraph"/>
        <w:numPr>
          <w:ilvl w:val="0"/>
          <w:numId w:val="98"/>
        </w:numPr>
      </w:pPr>
      <w:r>
        <w:t>A check is to be carried out each month to ensure that the intercompany loan position nominal codes match on each group company accounting software.</w:t>
      </w:r>
    </w:p>
    <w:p w14:paraId="231ED169" w14:textId="77777777" w:rsidR="000D24EF" w:rsidRDefault="000D24EF" w:rsidP="000D24EF">
      <w:pPr>
        <w:pStyle w:val="ListParagraph"/>
        <w:numPr>
          <w:ilvl w:val="0"/>
          <w:numId w:val="98"/>
        </w:numPr>
      </w:pPr>
      <w:r>
        <w:t>This needs to be checked for each company both ways.</w:t>
      </w:r>
    </w:p>
    <w:p w14:paraId="5DBA3807" w14:textId="77777777" w:rsidR="001C1C28" w:rsidRDefault="001C1C28" w:rsidP="001C1C28"/>
    <w:p w14:paraId="4C045E14" w14:textId="77777777" w:rsidR="001C1C28" w:rsidRDefault="001C1C28" w:rsidP="001C1C28">
      <w:r>
        <w:rPr>
          <w:b/>
        </w:rPr>
        <w:t>3. Key Principles</w:t>
      </w:r>
    </w:p>
    <w:p w14:paraId="5E99F091" w14:textId="77777777" w:rsidR="001C1C28" w:rsidRDefault="001C1C28" w:rsidP="001C1C28">
      <w:pPr>
        <w:pStyle w:val="ListParagraph"/>
        <w:numPr>
          <w:ilvl w:val="0"/>
          <w:numId w:val="98"/>
        </w:numPr>
      </w:pPr>
      <w:r>
        <w:t>Intercompany transactions must be checked monthly.</w:t>
      </w:r>
    </w:p>
    <w:p w14:paraId="52AED992" w14:textId="77777777" w:rsidR="001C1C28" w:rsidRDefault="001C1C28" w:rsidP="001C1C28">
      <w:pPr>
        <w:pStyle w:val="ListParagraph"/>
        <w:numPr>
          <w:ilvl w:val="0"/>
          <w:numId w:val="98"/>
        </w:numPr>
      </w:pPr>
      <w:r>
        <w:t>Intercompany balances must align across all relevant group companies.</w:t>
      </w:r>
    </w:p>
    <w:p w14:paraId="18DD894A" w14:textId="77777777" w:rsidR="001C1C28" w:rsidRDefault="001C1C28" w:rsidP="001C1C28">
      <w:pPr>
        <w:pStyle w:val="ListParagraph"/>
        <w:numPr>
          <w:ilvl w:val="0"/>
          <w:numId w:val="98"/>
        </w:numPr>
      </w:pPr>
      <w:r>
        <w:t>Errors must be investigated and corrected immediately.</w:t>
      </w:r>
    </w:p>
    <w:p w14:paraId="05E887CB" w14:textId="77777777" w:rsidR="001C1C28" w:rsidRDefault="001C1C28" w:rsidP="001C1C28"/>
    <w:p w14:paraId="44AE3B28" w14:textId="77777777" w:rsidR="001C1C28" w:rsidRDefault="001C1C28" w:rsidP="00C55709">
      <w:pPr>
        <w:pStyle w:val="Heading2"/>
      </w:pPr>
      <w:bookmarkStart w:id="205" w:name="_Toc232964162"/>
      <w:r>
        <w:rPr>
          <w:b/>
          <w:sz w:val="28"/>
        </w:rPr>
        <w:t>CREDIT CONTROL</w:t>
      </w:r>
      <w:bookmarkEnd w:id="205"/>
    </w:p>
    <w:p w14:paraId="6B204126" w14:textId="77777777" w:rsidR="001C1C28" w:rsidRDefault="001C1C28" w:rsidP="001C1C28">
      <w:r>
        <w:rPr>
          <w:b/>
        </w:rPr>
        <w:t>1. Purpose</w:t>
      </w:r>
    </w:p>
    <w:p w14:paraId="4F7043EB" w14:textId="77777777" w:rsidR="001C1C28" w:rsidRDefault="001C1C28" w:rsidP="001C1C28">
      <w:r>
        <w:rPr>
          <w:b/>
        </w:rPr>
        <w:t>To ensure customer debt is actively managed and collected in line with agreed payment terms while maintaining good customer relationships.</w:t>
      </w:r>
    </w:p>
    <w:p w14:paraId="20EA649E" w14:textId="77777777" w:rsidR="001C1C28" w:rsidRDefault="001C1C28" w:rsidP="001C1C28"/>
    <w:p w14:paraId="5B22B77F" w14:textId="77777777" w:rsidR="001C1C28" w:rsidRDefault="001C1C28" w:rsidP="001C1C28">
      <w:r>
        <w:rPr>
          <w:b/>
        </w:rPr>
        <w:t>2. Scope</w:t>
      </w:r>
    </w:p>
    <w:p w14:paraId="5DE66285" w14:textId="77777777" w:rsidR="001C1C28" w:rsidRDefault="001C1C28" w:rsidP="001C1C28">
      <w:r>
        <w:t>This procedure applies to:</w:t>
      </w:r>
    </w:p>
    <w:p w14:paraId="6A5E6AEB" w14:textId="77777777" w:rsidR="001C1C28" w:rsidRDefault="001C1C28" w:rsidP="001C1C28">
      <w:pPr>
        <w:pStyle w:val="ListParagraph"/>
        <w:numPr>
          <w:ilvl w:val="0"/>
          <w:numId w:val="98"/>
        </w:numPr>
      </w:pPr>
      <w:r>
        <w:t>Invoices for small works and maintenance</w:t>
      </w:r>
    </w:p>
    <w:p w14:paraId="4338BB12" w14:textId="77777777" w:rsidR="001C1C28" w:rsidRDefault="001C1C28" w:rsidP="001C1C28">
      <w:pPr>
        <w:pStyle w:val="ListParagraph"/>
        <w:numPr>
          <w:ilvl w:val="0"/>
          <w:numId w:val="98"/>
        </w:numPr>
      </w:pPr>
      <w:r>
        <w:t>Applications for contract works</w:t>
      </w:r>
    </w:p>
    <w:p w14:paraId="726D8B7C" w14:textId="77777777" w:rsidR="001C1C28" w:rsidRDefault="001C1C28" w:rsidP="001C1C28">
      <w:pPr>
        <w:pStyle w:val="ListParagraph"/>
        <w:numPr>
          <w:ilvl w:val="0"/>
          <w:numId w:val="98"/>
        </w:numPr>
      </w:pPr>
      <w:r>
        <w:t>Customer payment terms</w:t>
      </w:r>
    </w:p>
    <w:p w14:paraId="6F8D0E1A" w14:textId="77777777" w:rsidR="001C1C28" w:rsidRDefault="001C1C28" w:rsidP="001C1C28">
      <w:pPr>
        <w:pStyle w:val="ListParagraph"/>
        <w:numPr>
          <w:ilvl w:val="0"/>
          <w:numId w:val="98"/>
        </w:numPr>
      </w:pPr>
      <w:r>
        <w:t>Debt escalation</w:t>
      </w:r>
    </w:p>
    <w:p w14:paraId="1162F79B" w14:textId="77777777" w:rsidR="001C1C28" w:rsidRDefault="001C1C28" w:rsidP="001C1C28">
      <w:pPr>
        <w:pStyle w:val="ListParagraph"/>
        <w:numPr>
          <w:ilvl w:val="0"/>
          <w:numId w:val="98"/>
        </w:numPr>
      </w:pPr>
      <w:r>
        <w:t>External debt recovery where required</w:t>
      </w:r>
    </w:p>
    <w:p w14:paraId="1CC1A80A" w14:textId="77777777" w:rsidR="001C1C28" w:rsidRDefault="001C1C28" w:rsidP="001C1C28"/>
    <w:p w14:paraId="4C5839FC" w14:textId="77777777" w:rsidR="001C1C28" w:rsidRDefault="001C1C28" w:rsidP="001C1C28">
      <w:r>
        <w:rPr>
          <w:b/>
        </w:rPr>
        <w:t>3. Responsibilities</w:t>
      </w:r>
    </w:p>
    <w:p w14:paraId="6FB554C8" w14:textId="77777777" w:rsidR="001C1C28" w:rsidRDefault="001C1C28" w:rsidP="001C1C28">
      <w:r>
        <w:rPr>
          <w:b/>
        </w:rPr>
        <w:t>Accounts Manager</w:t>
      </w:r>
    </w:p>
    <w:p w14:paraId="23D4DA92" w14:textId="77777777" w:rsidR="00153408" w:rsidRDefault="00153408" w:rsidP="00153408">
      <w:pPr>
        <w:pStyle w:val="ListParagraph"/>
        <w:numPr>
          <w:ilvl w:val="0"/>
          <w:numId w:val="98"/>
        </w:numPr>
      </w:pPr>
      <w:r>
        <w:t>Maintain payment terms records.</w:t>
      </w:r>
    </w:p>
    <w:p w14:paraId="37D1E71C" w14:textId="77777777" w:rsidR="00153408" w:rsidRDefault="00153408" w:rsidP="00153408">
      <w:pPr>
        <w:pStyle w:val="ListParagraph"/>
        <w:numPr>
          <w:ilvl w:val="0"/>
          <w:numId w:val="98"/>
        </w:numPr>
      </w:pPr>
      <w:r>
        <w:t>Chase outstanding money as a priority each morning.</w:t>
      </w:r>
    </w:p>
    <w:p w14:paraId="0A9BEF5F" w14:textId="77777777" w:rsidR="00153408" w:rsidRDefault="00153408" w:rsidP="00153408">
      <w:pPr>
        <w:pStyle w:val="ListParagraph"/>
        <w:numPr>
          <w:ilvl w:val="0"/>
          <w:numId w:val="98"/>
        </w:numPr>
      </w:pPr>
      <w:r>
        <w:t>Maintain regular contact with customers.</w:t>
      </w:r>
    </w:p>
    <w:p w14:paraId="1B3ACCF5" w14:textId="77777777" w:rsidR="00153408" w:rsidRDefault="00153408" w:rsidP="00153408">
      <w:pPr>
        <w:pStyle w:val="ListParagraph"/>
        <w:numPr>
          <w:ilvl w:val="0"/>
          <w:numId w:val="98"/>
        </w:numPr>
      </w:pPr>
      <w:r>
        <w:t>Escalate overdue debts in line with this procedure.</w:t>
      </w:r>
    </w:p>
    <w:p w14:paraId="39D58462" w14:textId="77777777" w:rsidR="00153408" w:rsidRDefault="00153408" w:rsidP="00153408">
      <w:pPr>
        <w:pStyle w:val="ListParagraph"/>
        <w:numPr>
          <w:ilvl w:val="0"/>
          <w:numId w:val="98"/>
        </w:numPr>
      </w:pPr>
      <w:r>
        <w:t>Produce a bi-weekly report on outstand sales invoices and uncertified applications not paid highlighting late payments and where communications are up to including expected payment date and where required escalation progress.</w:t>
      </w:r>
    </w:p>
    <w:p w14:paraId="2664EC12" w14:textId="77777777" w:rsidR="001C1C28" w:rsidRDefault="001C1C28" w:rsidP="001C1C28">
      <w:r>
        <w:rPr>
          <w:b/>
        </w:rPr>
        <w:t>Directors</w:t>
      </w:r>
    </w:p>
    <w:p w14:paraId="08C13799" w14:textId="77777777" w:rsidR="001C1C28" w:rsidRDefault="001C1C28" w:rsidP="001C1C28">
      <w:pPr>
        <w:pStyle w:val="ListParagraph"/>
        <w:numPr>
          <w:ilvl w:val="0"/>
          <w:numId w:val="98"/>
        </w:numPr>
      </w:pPr>
      <w:r>
        <w:t>Approve escalation to Credit Control Letter 2.</w:t>
      </w:r>
    </w:p>
    <w:p w14:paraId="777E9FE0" w14:textId="77777777" w:rsidR="001C1C28" w:rsidRDefault="001C1C28" w:rsidP="001C1C28">
      <w:pPr>
        <w:pStyle w:val="ListParagraph"/>
        <w:numPr>
          <w:ilvl w:val="0"/>
          <w:numId w:val="98"/>
        </w:numPr>
      </w:pPr>
      <w:r>
        <w:t>Approve escalation to legal or external recovery.</w:t>
      </w:r>
    </w:p>
    <w:p w14:paraId="4FC85686" w14:textId="77777777" w:rsidR="001C1C28" w:rsidRDefault="001C1C28" w:rsidP="001C1C28">
      <w:pPr>
        <w:pStyle w:val="ListParagraph"/>
        <w:numPr>
          <w:ilvl w:val="0"/>
          <w:numId w:val="98"/>
        </w:numPr>
      </w:pPr>
      <w:r>
        <w:t>Support customer relationship decisions where required.</w:t>
      </w:r>
    </w:p>
    <w:p w14:paraId="53AC4026" w14:textId="77777777" w:rsidR="001C1C28" w:rsidRDefault="001C1C28" w:rsidP="001C1C28"/>
    <w:p w14:paraId="1225DA1C" w14:textId="77777777" w:rsidR="001C1C28" w:rsidRDefault="001C1C28" w:rsidP="001C1C28">
      <w:r>
        <w:rPr>
          <w:b/>
        </w:rPr>
        <w:t>4. Procedure / Process</w:t>
      </w:r>
    </w:p>
    <w:p w14:paraId="512D11A7" w14:textId="77777777" w:rsidR="001C1C28" w:rsidRDefault="001C1C28" w:rsidP="001C1C28">
      <w:r>
        <w:rPr>
          <w:b/>
        </w:rPr>
        <w:t>4.1 Payment Terms Control</w:t>
      </w:r>
    </w:p>
    <w:p w14:paraId="490B1753" w14:textId="616A9ADF" w:rsidR="001C1C28" w:rsidRDefault="001C1C28" w:rsidP="001C1C28">
      <w:r>
        <w:t xml:space="preserve">A record of payment terms must be </w:t>
      </w:r>
      <w:r w:rsidR="00196685">
        <w:t>always kept up to date &amp; accessible</w:t>
      </w:r>
      <w:r>
        <w:t>.</w:t>
      </w:r>
    </w:p>
    <w:p w14:paraId="498A94F5" w14:textId="5C6A39DE" w:rsidR="001C1C28" w:rsidRDefault="001C1C28" w:rsidP="001C1C28">
      <w:pPr>
        <w:pStyle w:val="ListParagraph"/>
        <w:numPr>
          <w:ilvl w:val="0"/>
          <w:numId w:val="98"/>
        </w:numPr>
      </w:pPr>
      <w:r>
        <w:t xml:space="preserve">For clients that we invoice for small works &amp; maintenance a clear description must be kept of the payment terms on </w:t>
      </w:r>
      <w:r w:rsidR="00AA4696">
        <w:t xml:space="preserve">the </w:t>
      </w:r>
      <w:r w:rsidR="0025764F">
        <w:t>account’s</w:t>
      </w:r>
      <w:r w:rsidR="00AA4696">
        <w:t xml:space="preserve"> software</w:t>
      </w:r>
      <w:r>
        <w:t xml:space="preserve"> under the customers tab.</w:t>
      </w:r>
    </w:p>
    <w:p w14:paraId="6481519E" w14:textId="77777777" w:rsidR="001C1C28" w:rsidRDefault="001C1C28" w:rsidP="001C1C28">
      <w:pPr>
        <w:pStyle w:val="ListParagraph"/>
        <w:numPr>
          <w:ilvl w:val="0"/>
          <w:numId w:val="98"/>
        </w:numPr>
      </w:pPr>
      <w:r>
        <w:t>For applications on each project on Construction Manager a note explaining the payment terms as per the contract order must be kept.</w:t>
      </w:r>
    </w:p>
    <w:p w14:paraId="502519B3" w14:textId="09758AB0" w:rsidR="001C1C28" w:rsidRDefault="001C1C28" w:rsidP="001C1C28">
      <w:pPr>
        <w:pStyle w:val="ListParagraph"/>
        <w:numPr>
          <w:ilvl w:val="0"/>
          <w:numId w:val="98"/>
        </w:numPr>
      </w:pPr>
      <w:r>
        <w:t xml:space="preserve">If there is a payment schedule for the </w:t>
      </w:r>
      <w:r w:rsidR="00205D91">
        <w:t>project,</w:t>
      </w:r>
      <w:r>
        <w:t xml:space="preserve"> then this is to be attached to the project in Construction Manager.</w:t>
      </w:r>
    </w:p>
    <w:p w14:paraId="3A57D92B" w14:textId="77777777" w:rsidR="001C1C28" w:rsidRDefault="001C1C28" w:rsidP="001C1C28">
      <w:r>
        <w:rPr>
          <w:b/>
        </w:rPr>
        <w:t>4.2 Daily Credit Control</w:t>
      </w:r>
    </w:p>
    <w:p w14:paraId="57332B19" w14:textId="77777777" w:rsidR="001C1C28" w:rsidRDefault="001C1C28" w:rsidP="001C1C28">
      <w:pPr>
        <w:pStyle w:val="ListParagraph"/>
        <w:numPr>
          <w:ilvl w:val="0"/>
          <w:numId w:val="98"/>
        </w:numPr>
      </w:pPr>
      <w:r>
        <w:t>Accounts Manager to chase outstanding money due to be treated as a priority each morning and any time thereafter if agreed with the customer.</w:t>
      </w:r>
    </w:p>
    <w:p w14:paraId="61094E2C" w14:textId="77777777" w:rsidR="001C1C28" w:rsidRDefault="001C1C28" w:rsidP="001C1C28">
      <w:pPr>
        <w:pStyle w:val="ListParagraph"/>
        <w:numPr>
          <w:ilvl w:val="0"/>
          <w:numId w:val="98"/>
        </w:numPr>
      </w:pPr>
      <w:r>
        <w:t>It is preferred that a call or email is made 7 days before each payment is due to confirm amounts being paid are what we are expecting &amp; to ask is the payment being made &amp; are there any issues that need resolving.</w:t>
      </w:r>
    </w:p>
    <w:p w14:paraId="3D08E3FF" w14:textId="77777777" w:rsidR="001C1C28" w:rsidRDefault="001C1C28" w:rsidP="001C1C28">
      <w:pPr>
        <w:pStyle w:val="ListParagraph"/>
        <w:numPr>
          <w:ilvl w:val="0"/>
          <w:numId w:val="98"/>
        </w:numPr>
      </w:pPr>
      <w:r>
        <w:t>A call should be made on the date of payment to confirm it is being paid.</w:t>
      </w:r>
    </w:p>
    <w:p w14:paraId="191F8AB3" w14:textId="77777777" w:rsidR="001C1C28" w:rsidRDefault="001C1C28" w:rsidP="001C1C28">
      <w:pPr>
        <w:pStyle w:val="ListParagraph"/>
        <w:numPr>
          <w:ilvl w:val="0"/>
          <w:numId w:val="98"/>
        </w:numPr>
      </w:pPr>
      <w:r>
        <w:t>If payment is still not received the client should be kept in contact with to find out any reasons why payment has not been made &amp; to request payment at the earliest date.</w:t>
      </w:r>
    </w:p>
    <w:p w14:paraId="6A18BF6E" w14:textId="77777777" w:rsidR="001C1C28" w:rsidRDefault="001C1C28" w:rsidP="001C1C28">
      <w:r>
        <w:rPr>
          <w:b/>
        </w:rPr>
        <w:t>4.3 Escalation Process</w:t>
      </w:r>
    </w:p>
    <w:p w14:paraId="5274C6F6" w14:textId="0FB28930" w:rsidR="001C1C28" w:rsidRDefault="001C1C28" w:rsidP="001C1C28">
      <w:r>
        <w:t xml:space="preserve">If payment is not received after 7 </w:t>
      </w:r>
      <w:r w:rsidR="00205D91">
        <w:t>days,</w:t>
      </w:r>
      <w:r>
        <w:t xml:space="preserve"> then credit control letter 1 (02-04-27) is to be sent, this can be copied &amp; pasted &amp; sent by email if required.</w:t>
      </w:r>
    </w:p>
    <w:p w14:paraId="6501A9B3" w14:textId="7322182D" w:rsidR="001C1C28" w:rsidRDefault="001C1C28" w:rsidP="001C1C28">
      <w:r>
        <w:t xml:space="preserve">If payment is not received after 14 </w:t>
      </w:r>
      <w:r w:rsidR="00205D91">
        <w:t>days,</w:t>
      </w:r>
      <w:r>
        <w:t xml:space="preserve"> then approval must be obtained from a Director to issue credit control letter 2 (02-04-28), this can be copied &amp; pasted &amp; sent by email if required.</w:t>
      </w:r>
    </w:p>
    <w:p w14:paraId="0BD82C2B" w14:textId="2E5BB054" w:rsidR="001C1C28" w:rsidRDefault="001C1C28" w:rsidP="001C1C28">
      <w:r>
        <w:t xml:space="preserve">If payment is still not received after 21 </w:t>
      </w:r>
      <w:r w:rsidR="00205D91">
        <w:t>days,</w:t>
      </w:r>
      <w:r>
        <w:t xml:space="preserve"> then approval must be obtained from a Director to take the debt legal &amp; issue to an external agency to collect.</w:t>
      </w:r>
    </w:p>
    <w:p w14:paraId="7F2335EC" w14:textId="77777777" w:rsidR="001C1C28" w:rsidRDefault="001C1C28" w:rsidP="001C1C28">
      <w:r>
        <w:rPr>
          <w:b/>
        </w:rPr>
        <w:t>4.4 Customer Relationship Consideration</w:t>
      </w:r>
    </w:p>
    <w:p w14:paraId="04D8A9CE" w14:textId="1EEB6B7E" w:rsidR="001C1C28" w:rsidRDefault="001C1C28" w:rsidP="001C1C28">
      <w:r>
        <w:t xml:space="preserve">In light of the above it is not the </w:t>
      </w:r>
      <w:r w:rsidR="00205D91">
        <w:t>company’s</w:t>
      </w:r>
      <w:r>
        <w:t xml:space="preserve"> intent to be so black &amp; white with credit control procedures, it is important for the company to maintain good customer relationships but also collect monies that are owed.</w:t>
      </w:r>
    </w:p>
    <w:p w14:paraId="06F6FC1C" w14:textId="46954768" w:rsidR="001C1C28" w:rsidRDefault="001C1C28" w:rsidP="001C1C28">
      <w:r>
        <w:lastRenderedPageBreak/>
        <w:t xml:space="preserve">For </w:t>
      </w:r>
      <w:r w:rsidR="00205D91">
        <w:t>example,</w:t>
      </w:r>
      <w:r>
        <w:t xml:space="preserve"> if a customer is continually late making </w:t>
      </w:r>
      <w:r w:rsidR="00205D91">
        <w:t>payments,</w:t>
      </w:r>
      <w:r>
        <w:t xml:space="preserve"> then the above procedure can be adopted, if a customer is generally good then light phone calls may be more suitable.</w:t>
      </w:r>
    </w:p>
    <w:p w14:paraId="4C328175" w14:textId="77777777" w:rsidR="001C1C28" w:rsidRDefault="001C1C28" w:rsidP="001C1C28">
      <w:r>
        <w:t>It is important for the company credit controller to know the client base, until a credit controller knows the client base then regular contact should be kept with a Director when collecting debts.</w:t>
      </w:r>
    </w:p>
    <w:p w14:paraId="489D43B0" w14:textId="77777777" w:rsidR="001C1C28" w:rsidRDefault="001C1C28" w:rsidP="001C1C28"/>
    <w:p w14:paraId="543A9D24" w14:textId="77777777" w:rsidR="001C1C28" w:rsidRDefault="001C1C28" w:rsidP="001C1C28">
      <w:r>
        <w:rPr>
          <w:b/>
        </w:rPr>
        <w:t>5. Compliance / Key Rules</w:t>
      </w:r>
    </w:p>
    <w:p w14:paraId="67AB3EA0" w14:textId="77777777" w:rsidR="001C1C28" w:rsidRDefault="001C1C28" w:rsidP="001C1C28">
      <w:pPr>
        <w:pStyle w:val="ListParagraph"/>
        <w:numPr>
          <w:ilvl w:val="0"/>
          <w:numId w:val="98"/>
        </w:numPr>
      </w:pPr>
      <w:r>
        <w:t>Payment terms must be recorded and accessible.</w:t>
      </w:r>
    </w:p>
    <w:p w14:paraId="2F8E6415" w14:textId="77777777" w:rsidR="001C1C28" w:rsidRDefault="001C1C28" w:rsidP="001C1C28">
      <w:pPr>
        <w:pStyle w:val="ListParagraph"/>
        <w:numPr>
          <w:ilvl w:val="0"/>
          <w:numId w:val="98"/>
        </w:numPr>
      </w:pPr>
      <w:r>
        <w:t>Debt chasing must be proactive.</w:t>
      </w:r>
    </w:p>
    <w:p w14:paraId="04A238F2" w14:textId="77777777" w:rsidR="001C1C28" w:rsidRDefault="001C1C28" w:rsidP="001C1C28">
      <w:pPr>
        <w:pStyle w:val="ListParagraph"/>
        <w:numPr>
          <w:ilvl w:val="0"/>
          <w:numId w:val="98"/>
        </w:numPr>
      </w:pPr>
      <w:r>
        <w:t>Director approval is required before formal escalation beyond Credit Control Letter 1.</w:t>
      </w:r>
    </w:p>
    <w:p w14:paraId="5E6F620C" w14:textId="77777777" w:rsidR="001C1C28" w:rsidRDefault="001C1C28" w:rsidP="001C1C28">
      <w:pPr>
        <w:pStyle w:val="ListParagraph"/>
        <w:numPr>
          <w:ilvl w:val="0"/>
          <w:numId w:val="98"/>
        </w:numPr>
      </w:pPr>
      <w:r>
        <w:t>Good customer relationships must be maintained wherever possible.</w:t>
      </w:r>
    </w:p>
    <w:p w14:paraId="721140CC" w14:textId="77777777" w:rsidR="001C1C28" w:rsidRDefault="001C1C28" w:rsidP="001C1C28">
      <w:pPr>
        <w:pStyle w:val="ListParagraph"/>
        <w:numPr>
          <w:ilvl w:val="0"/>
          <w:numId w:val="98"/>
        </w:numPr>
      </w:pPr>
      <w:r>
        <w:t>Persistent late payment must be escalated appropriately.</w:t>
      </w:r>
    </w:p>
    <w:p w14:paraId="7AE27282" w14:textId="43FFB558" w:rsidR="002A52CD" w:rsidRDefault="002A52CD" w:rsidP="002A52CD">
      <w:pPr>
        <w:pStyle w:val="ListParagraph"/>
        <w:numPr>
          <w:ilvl w:val="0"/>
          <w:numId w:val="98"/>
        </w:numPr>
      </w:pPr>
      <w:r>
        <w:t>A bi-weekly o/s cash report issued including outstanding invoices and uncertified application and collection progress.</w:t>
      </w:r>
    </w:p>
    <w:p w14:paraId="1AEFB52B" w14:textId="77777777" w:rsidR="001C1C28" w:rsidRDefault="001C1C28" w:rsidP="001C1C28"/>
    <w:p w14:paraId="7905EB30" w14:textId="77777777" w:rsidR="001C1C28" w:rsidRDefault="001C1C28" w:rsidP="001C1C28">
      <w:r>
        <w:rPr>
          <w:b/>
        </w:rPr>
        <w:t>6. Records / Documentation</w:t>
      </w:r>
    </w:p>
    <w:p w14:paraId="731C95F5" w14:textId="7DE2605D" w:rsidR="001C1C28" w:rsidRDefault="001C1C28" w:rsidP="001C1C28">
      <w:pPr>
        <w:pStyle w:val="ListParagraph"/>
        <w:numPr>
          <w:ilvl w:val="0"/>
          <w:numId w:val="98"/>
        </w:numPr>
      </w:pPr>
      <w:r>
        <w:t>02-04-27 – Credit Control Letter 1</w:t>
      </w:r>
    </w:p>
    <w:p w14:paraId="2AB1CC38" w14:textId="3F36E39B" w:rsidR="001C1C28" w:rsidRDefault="001C1C28" w:rsidP="001C1C28">
      <w:pPr>
        <w:pStyle w:val="ListParagraph"/>
        <w:numPr>
          <w:ilvl w:val="0"/>
          <w:numId w:val="98"/>
        </w:numPr>
      </w:pPr>
      <w:r>
        <w:t>02-04-28 – Credit Control Letter 2</w:t>
      </w:r>
    </w:p>
    <w:p w14:paraId="01F44FB2" w14:textId="69065DB1" w:rsidR="001C1C28" w:rsidRDefault="001562E5" w:rsidP="001C1C28">
      <w:pPr>
        <w:pStyle w:val="ListParagraph"/>
        <w:numPr>
          <w:ilvl w:val="0"/>
          <w:numId w:val="98"/>
        </w:numPr>
      </w:pPr>
      <w:r>
        <w:t xml:space="preserve">Xero </w:t>
      </w:r>
      <w:r w:rsidR="001C1C28">
        <w:t>Customer Payment Terms</w:t>
      </w:r>
    </w:p>
    <w:p w14:paraId="14A220DB" w14:textId="77777777" w:rsidR="001C1C28" w:rsidRDefault="001C1C28" w:rsidP="001C1C28">
      <w:pPr>
        <w:pStyle w:val="ListParagraph"/>
        <w:numPr>
          <w:ilvl w:val="0"/>
          <w:numId w:val="98"/>
        </w:numPr>
      </w:pPr>
      <w:r>
        <w:t>Construction Manager Project Payment Terms</w:t>
      </w:r>
    </w:p>
    <w:p w14:paraId="2AD32616" w14:textId="77777777" w:rsidR="001C1C28" w:rsidRDefault="001C1C28" w:rsidP="001C1C28">
      <w:pPr>
        <w:pStyle w:val="ListParagraph"/>
        <w:numPr>
          <w:ilvl w:val="0"/>
          <w:numId w:val="98"/>
        </w:numPr>
      </w:pPr>
      <w:r>
        <w:t>Payment Schedules where applicable</w:t>
      </w:r>
    </w:p>
    <w:p w14:paraId="0168F123" w14:textId="77777777" w:rsidR="001C1C28" w:rsidRDefault="001C1C28" w:rsidP="001C1C28"/>
    <w:p w14:paraId="31F788B5" w14:textId="77777777" w:rsidR="001C1C28" w:rsidRDefault="001C1C28" w:rsidP="001C1C28">
      <w:r>
        <w:rPr>
          <w:b/>
        </w:rPr>
        <w:t>7. Monitoring &amp; Review</w:t>
      </w:r>
    </w:p>
    <w:p w14:paraId="00445C0E" w14:textId="77777777" w:rsidR="001C1C28" w:rsidRDefault="001C1C28" w:rsidP="001C1C28">
      <w:r>
        <w:t>The Accounts Manager shall review debtors daily and escalate overdue accounts in accordance with this procedure.</w:t>
      </w:r>
    </w:p>
    <w:p w14:paraId="598C2AF6" w14:textId="77777777" w:rsidR="001C1C28" w:rsidRDefault="001C1C28" w:rsidP="001C1C28"/>
    <w:p w14:paraId="71590575" w14:textId="77777777" w:rsidR="001C1C28" w:rsidRDefault="001C1C28" w:rsidP="001C1C28">
      <w:r>
        <w:rPr>
          <w:b/>
        </w:rPr>
        <w:t>8. Key Principles</w:t>
      </w:r>
    </w:p>
    <w:p w14:paraId="7F334120" w14:textId="77777777" w:rsidR="001C1C28" w:rsidRDefault="001C1C28" w:rsidP="001C1C28">
      <w:pPr>
        <w:pStyle w:val="ListParagraph"/>
        <w:numPr>
          <w:ilvl w:val="0"/>
          <w:numId w:val="98"/>
        </w:numPr>
      </w:pPr>
      <w:r>
        <w:t>Cash collection must be proactive.</w:t>
      </w:r>
    </w:p>
    <w:p w14:paraId="6C5670EB" w14:textId="77777777" w:rsidR="001C1C28" w:rsidRDefault="001C1C28" w:rsidP="001C1C28">
      <w:pPr>
        <w:pStyle w:val="ListParagraph"/>
        <w:numPr>
          <w:ilvl w:val="0"/>
          <w:numId w:val="98"/>
        </w:numPr>
      </w:pPr>
      <w:r>
        <w:t>Customer relationships must be managed carefully.</w:t>
      </w:r>
    </w:p>
    <w:p w14:paraId="4B36D0CB" w14:textId="77777777" w:rsidR="001C1C28" w:rsidRDefault="001C1C28" w:rsidP="001C1C28">
      <w:pPr>
        <w:pStyle w:val="ListParagraph"/>
        <w:numPr>
          <w:ilvl w:val="0"/>
          <w:numId w:val="98"/>
        </w:numPr>
      </w:pPr>
      <w:r>
        <w:t>Escalation must be proportionate to risk and payment history.</w:t>
      </w:r>
    </w:p>
    <w:p w14:paraId="10F4EB78" w14:textId="77777777" w:rsidR="001C1C28" w:rsidRDefault="001C1C28" w:rsidP="001C1C28">
      <w:pPr>
        <w:pStyle w:val="ListParagraph"/>
        <w:numPr>
          <w:ilvl w:val="0"/>
          <w:numId w:val="98"/>
        </w:numPr>
      </w:pPr>
      <w:r>
        <w:t>Director approval is required for formal and legal escalation.</w:t>
      </w:r>
    </w:p>
    <w:p w14:paraId="1EFA0767" w14:textId="77777777" w:rsidR="001C1C28" w:rsidRDefault="001C1C28" w:rsidP="001C1C28"/>
    <w:p w14:paraId="78FAC5B8" w14:textId="77777777" w:rsidR="001C1C28" w:rsidRDefault="001C1C28" w:rsidP="00C55709">
      <w:pPr>
        <w:pStyle w:val="Heading2"/>
      </w:pPr>
      <w:bookmarkStart w:id="206" w:name="_Toc232964163"/>
      <w:r>
        <w:rPr>
          <w:b/>
          <w:sz w:val="28"/>
        </w:rPr>
        <w:t>ACCOUNTS DATES TO REMEMBER</w:t>
      </w:r>
      <w:bookmarkEnd w:id="206"/>
    </w:p>
    <w:p w14:paraId="478012BD" w14:textId="77777777" w:rsidR="001C1C28" w:rsidRDefault="001C1C28" w:rsidP="001C1C28">
      <w:r>
        <w:rPr>
          <w:b/>
        </w:rPr>
        <w:t>1. Purpose</w:t>
      </w:r>
    </w:p>
    <w:p w14:paraId="175BAFE9" w14:textId="77777777" w:rsidR="001C1C28" w:rsidRDefault="001C1C28" w:rsidP="001C1C28">
      <w:r>
        <w:rPr>
          <w:b/>
        </w:rPr>
        <w:t>To maintain visibility of key accounting, tax, VAT, PAYE and CIS dates that must be monitored by the Accounts Manager.</w:t>
      </w:r>
    </w:p>
    <w:p w14:paraId="3378298E" w14:textId="77777777" w:rsidR="001C1C28" w:rsidRDefault="001C1C28" w:rsidP="001C1C28"/>
    <w:p w14:paraId="23DEF0FF" w14:textId="77777777" w:rsidR="001C1C28" w:rsidRDefault="001C1C28" w:rsidP="001C1C28">
      <w:r>
        <w:rPr>
          <w:b/>
        </w:rPr>
        <w:t>2. Dates</w:t>
      </w:r>
    </w:p>
    <w:p w14:paraId="3AD03A42" w14:textId="77777777" w:rsidR="001C1C28" w:rsidRDefault="001C1C28" w:rsidP="001C1C28">
      <w:pPr>
        <w:tabs>
          <w:tab w:val="left" w:pos="8208"/>
        </w:tabs>
      </w:pPr>
      <w:r>
        <w:t>PAYE due/CIS return for December</w:t>
      </w:r>
      <w:r>
        <w:tab/>
        <w:t>19-Jan</w:t>
      </w:r>
    </w:p>
    <w:p w14:paraId="6157C4B9" w14:textId="77777777" w:rsidR="001C1C28" w:rsidRDefault="001C1C28" w:rsidP="001C1C28">
      <w:pPr>
        <w:tabs>
          <w:tab w:val="left" w:pos="8208"/>
        </w:tabs>
      </w:pPr>
      <w:r>
        <w:t>Personal tax returns filing deadline</w:t>
      </w:r>
      <w:r>
        <w:tab/>
        <w:t>31-Jan</w:t>
      </w:r>
    </w:p>
    <w:p w14:paraId="7F22E9BC" w14:textId="77777777" w:rsidR="001C1C28" w:rsidRDefault="001C1C28" w:rsidP="001C1C28">
      <w:pPr>
        <w:tabs>
          <w:tab w:val="left" w:pos="8208"/>
        </w:tabs>
      </w:pPr>
      <w:r>
        <w:t>Personal tax payments due</w:t>
      </w:r>
      <w:r>
        <w:tab/>
        <w:t>31-Jan</w:t>
      </w:r>
    </w:p>
    <w:p w14:paraId="796DCD26" w14:textId="77777777" w:rsidR="001C1C28" w:rsidRDefault="001C1C28" w:rsidP="001C1C28">
      <w:pPr>
        <w:tabs>
          <w:tab w:val="left" w:pos="8208"/>
        </w:tabs>
      </w:pPr>
      <w:r>
        <w:t>PAYE due/CIS return for January</w:t>
      </w:r>
      <w:r>
        <w:tab/>
        <w:t>19-Feb</w:t>
      </w:r>
    </w:p>
    <w:p w14:paraId="046434C0" w14:textId="77777777" w:rsidR="001C1C28" w:rsidRDefault="001C1C28" w:rsidP="001C1C28">
      <w:pPr>
        <w:tabs>
          <w:tab w:val="left" w:pos="8208"/>
        </w:tabs>
      </w:pPr>
      <w:r>
        <w:t>PAYE due/CIS return for February</w:t>
      </w:r>
      <w:r>
        <w:tab/>
        <w:t>19-Mar</w:t>
      </w:r>
    </w:p>
    <w:p w14:paraId="13486CAA" w14:textId="77777777" w:rsidR="001C1C28" w:rsidRDefault="001C1C28" w:rsidP="001C1C28">
      <w:pPr>
        <w:tabs>
          <w:tab w:val="left" w:pos="8208"/>
        </w:tabs>
      </w:pPr>
      <w:r>
        <w:t>VAT due date - qtr. ended 28 Feb</w:t>
      </w:r>
      <w:r>
        <w:tab/>
        <w:t>07-Apr</w:t>
      </w:r>
    </w:p>
    <w:p w14:paraId="5C7D711A" w14:textId="77777777" w:rsidR="001C1C28" w:rsidRDefault="001C1C28" w:rsidP="001C1C28">
      <w:pPr>
        <w:tabs>
          <w:tab w:val="left" w:pos="8208"/>
        </w:tabs>
      </w:pPr>
      <w:r>
        <w:t>PAYE due/CIS return for March</w:t>
      </w:r>
      <w:r>
        <w:tab/>
        <w:t>19-Apr</w:t>
      </w:r>
    </w:p>
    <w:p w14:paraId="5368C6E3" w14:textId="77777777" w:rsidR="001C1C28" w:rsidRDefault="001C1C28" w:rsidP="001C1C28">
      <w:pPr>
        <w:tabs>
          <w:tab w:val="left" w:pos="8208"/>
        </w:tabs>
      </w:pPr>
      <w:r>
        <w:t>Yearend accounts made up to</w:t>
      </w:r>
      <w:r>
        <w:tab/>
        <w:t>30-Apr</w:t>
      </w:r>
    </w:p>
    <w:p w14:paraId="75A2E780" w14:textId="77777777" w:rsidR="001C1C28" w:rsidRDefault="001C1C28" w:rsidP="001C1C28">
      <w:pPr>
        <w:tabs>
          <w:tab w:val="left" w:pos="8208"/>
        </w:tabs>
      </w:pPr>
      <w:r>
        <w:t>PAYE due/CIS return for April</w:t>
      </w:r>
      <w:r>
        <w:tab/>
        <w:t>19-May</w:t>
      </w:r>
    </w:p>
    <w:p w14:paraId="05980F11" w14:textId="77777777" w:rsidR="001C1C28" w:rsidRDefault="001C1C28" w:rsidP="001C1C28">
      <w:pPr>
        <w:tabs>
          <w:tab w:val="left" w:pos="8208"/>
        </w:tabs>
      </w:pPr>
      <w:r>
        <w:t>Annual return due at Companies House</w:t>
      </w:r>
      <w:r>
        <w:tab/>
        <w:t>May</w:t>
      </w:r>
    </w:p>
    <w:p w14:paraId="3586B281" w14:textId="77777777" w:rsidR="001C1C28" w:rsidRDefault="001C1C28" w:rsidP="001C1C28">
      <w:pPr>
        <w:tabs>
          <w:tab w:val="left" w:pos="8208"/>
        </w:tabs>
      </w:pPr>
      <w:r>
        <w:t>PAYE due/CIS return for May</w:t>
      </w:r>
      <w:r>
        <w:tab/>
        <w:t>19-Jun</w:t>
      </w:r>
    </w:p>
    <w:p w14:paraId="0B7AC29A" w14:textId="77777777" w:rsidR="001C1C28" w:rsidRDefault="001C1C28" w:rsidP="001C1C28">
      <w:pPr>
        <w:tabs>
          <w:tab w:val="left" w:pos="8208"/>
        </w:tabs>
      </w:pPr>
      <w:r>
        <w:t>VAT due date - qtr. ended 31 May</w:t>
      </w:r>
      <w:r>
        <w:tab/>
        <w:t>07-Jul</w:t>
      </w:r>
    </w:p>
    <w:p w14:paraId="7F884936" w14:textId="77777777" w:rsidR="001C1C28" w:rsidRDefault="001C1C28" w:rsidP="001C1C28">
      <w:pPr>
        <w:tabs>
          <w:tab w:val="left" w:pos="8208"/>
        </w:tabs>
      </w:pPr>
      <w:r>
        <w:t>PAYE due/CIS return for June</w:t>
      </w:r>
      <w:r>
        <w:tab/>
        <w:t>19-Jul</w:t>
      </w:r>
    </w:p>
    <w:p w14:paraId="2A6D9075" w14:textId="77777777" w:rsidR="001C1C28" w:rsidRDefault="001C1C28" w:rsidP="001C1C28">
      <w:pPr>
        <w:tabs>
          <w:tab w:val="left" w:pos="8208"/>
        </w:tabs>
      </w:pPr>
      <w:r>
        <w:t>Personal tax 2nd payment on account due</w:t>
      </w:r>
      <w:r>
        <w:tab/>
        <w:t>31-Jul</w:t>
      </w:r>
    </w:p>
    <w:p w14:paraId="484BAB73" w14:textId="77777777" w:rsidR="001C1C28" w:rsidRDefault="001C1C28" w:rsidP="001C1C28">
      <w:pPr>
        <w:tabs>
          <w:tab w:val="left" w:pos="8208"/>
        </w:tabs>
      </w:pPr>
      <w:r>
        <w:t>PAYE due/CIS return for July</w:t>
      </w:r>
      <w:r>
        <w:tab/>
        <w:t>19-Aug</w:t>
      </w:r>
    </w:p>
    <w:p w14:paraId="19FD378B" w14:textId="77777777" w:rsidR="001C1C28" w:rsidRDefault="001C1C28" w:rsidP="001C1C28">
      <w:pPr>
        <w:tabs>
          <w:tab w:val="left" w:pos="8208"/>
        </w:tabs>
      </w:pPr>
      <w:r>
        <w:t>PAYE due/CIS return for August</w:t>
      </w:r>
      <w:r>
        <w:tab/>
        <w:t>19-Sep</w:t>
      </w:r>
    </w:p>
    <w:p w14:paraId="22487E07" w14:textId="77777777" w:rsidR="001C1C28" w:rsidRDefault="001C1C28" w:rsidP="001C1C28">
      <w:pPr>
        <w:tabs>
          <w:tab w:val="left" w:pos="8208"/>
        </w:tabs>
      </w:pPr>
      <w:r>
        <w:t>VAT due date - qtr. ended 31 Aug</w:t>
      </w:r>
      <w:r>
        <w:tab/>
        <w:t>07-Oct</w:t>
      </w:r>
    </w:p>
    <w:p w14:paraId="5217A4AA" w14:textId="77777777" w:rsidR="001C1C28" w:rsidRDefault="001C1C28" w:rsidP="001C1C28">
      <w:pPr>
        <w:tabs>
          <w:tab w:val="left" w:pos="8208"/>
        </w:tabs>
      </w:pPr>
      <w:r>
        <w:t>PAYE due/CIS return for September</w:t>
      </w:r>
      <w:r>
        <w:tab/>
        <w:t>19-Oct</w:t>
      </w:r>
    </w:p>
    <w:p w14:paraId="7014EA97" w14:textId="77777777" w:rsidR="001C1C28" w:rsidRDefault="001C1C28" w:rsidP="001C1C28">
      <w:pPr>
        <w:tabs>
          <w:tab w:val="left" w:pos="8208"/>
        </w:tabs>
      </w:pPr>
      <w:r>
        <w:t>PAYE due/CIS return for October</w:t>
      </w:r>
      <w:r>
        <w:tab/>
        <w:t>19-Nov</w:t>
      </w:r>
    </w:p>
    <w:p w14:paraId="6D78A514" w14:textId="77777777" w:rsidR="001C1C28" w:rsidRDefault="001C1C28" w:rsidP="001C1C28">
      <w:pPr>
        <w:tabs>
          <w:tab w:val="left" w:pos="8208"/>
        </w:tabs>
      </w:pPr>
      <w:r>
        <w:t>PAYE due/CIS return for November</w:t>
      </w:r>
      <w:r>
        <w:tab/>
        <w:t>19-Dec</w:t>
      </w:r>
    </w:p>
    <w:p w14:paraId="4861E4C7" w14:textId="77777777" w:rsidR="001C1C28" w:rsidRDefault="001C1C28" w:rsidP="001C1C28">
      <w:pPr>
        <w:tabs>
          <w:tab w:val="left" w:pos="8208"/>
        </w:tabs>
      </w:pPr>
      <w:r>
        <w:t>Yearend accounts filing deadline</w:t>
      </w:r>
      <w:r>
        <w:tab/>
        <w:t>31-Jan</w:t>
      </w:r>
    </w:p>
    <w:p w14:paraId="6E929183" w14:textId="77777777" w:rsidR="001C1C28" w:rsidRDefault="001C1C28" w:rsidP="001C1C28">
      <w:pPr>
        <w:tabs>
          <w:tab w:val="left" w:pos="8208"/>
        </w:tabs>
      </w:pPr>
      <w:r>
        <w:lastRenderedPageBreak/>
        <w:t>Corporation tax due date</w:t>
      </w:r>
      <w:r>
        <w:tab/>
        <w:t>31-Jan</w:t>
      </w:r>
    </w:p>
    <w:p w14:paraId="07E54C06" w14:textId="77777777" w:rsidR="001C1C28" w:rsidRDefault="001C1C28" w:rsidP="001C1C28">
      <w:pPr>
        <w:tabs>
          <w:tab w:val="left" w:pos="8208"/>
        </w:tabs>
      </w:pPr>
      <w:r>
        <w:t>VAT due date - qtr. ended 31 Nov</w:t>
      </w:r>
      <w:r>
        <w:tab/>
        <w:t>07-Jan</w:t>
      </w:r>
    </w:p>
    <w:p w14:paraId="02A2385B" w14:textId="77777777" w:rsidR="001C1C28" w:rsidRDefault="001C1C28" w:rsidP="001C1C28"/>
    <w:p w14:paraId="2458BB0D" w14:textId="77777777" w:rsidR="001C1C28" w:rsidRDefault="001C1C28" w:rsidP="001C1C28">
      <w:r>
        <w:rPr>
          <w:b/>
        </w:rPr>
        <w:t>3. Key Principles</w:t>
      </w:r>
    </w:p>
    <w:p w14:paraId="7B0C99D8" w14:textId="77777777" w:rsidR="001C1C28" w:rsidRDefault="001C1C28" w:rsidP="001C1C28">
      <w:pPr>
        <w:pStyle w:val="ListParagraph"/>
        <w:numPr>
          <w:ilvl w:val="0"/>
          <w:numId w:val="98"/>
        </w:numPr>
      </w:pPr>
      <w:r>
        <w:t>Accounting dates must be monitored in advance.</w:t>
      </w:r>
    </w:p>
    <w:p w14:paraId="2D76E62F" w14:textId="77777777" w:rsidR="001C1C28" w:rsidRDefault="001C1C28" w:rsidP="001C1C28">
      <w:pPr>
        <w:pStyle w:val="ListParagraph"/>
        <w:numPr>
          <w:ilvl w:val="0"/>
          <w:numId w:val="98"/>
        </w:numPr>
      </w:pPr>
      <w:r>
        <w:t>Payments and filings must be completed by the required deadline.</w:t>
      </w:r>
    </w:p>
    <w:p w14:paraId="45697683" w14:textId="77777777" w:rsidR="001C1C28" w:rsidRDefault="001C1C28" w:rsidP="001C1C28">
      <w:pPr>
        <w:pStyle w:val="ListParagraph"/>
        <w:numPr>
          <w:ilvl w:val="0"/>
          <w:numId w:val="98"/>
        </w:numPr>
      </w:pPr>
      <w:r>
        <w:t>Where dates fall on a weekend, actions must be brought forward to the Friday.</w:t>
      </w:r>
    </w:p>
    <w:p w14:paraId="50343671" w14:textId="77777777" w:rsidR="00A167A8" w:rsidRDefault="00A167A8"/>
    <w:sectPr w:rsidR="00A167A8" w:rsidSect="002449D8">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8D49" w14:textId="77777777" w:rsidR="001830F5" w:rsidRDefault="001830F5" w:rsidP="00B24DE5">
      <w:pPr>
        <w:spacing w:after="0" w:line="240" w:lineRule="auto"/>
      </w:pPr>
      <w:r>
        <w:separator/>
      </w:r>
    </w:p>
  </w:endnote>
  <w:endnote w:type="continuationSeparator" w:id="0">
    <w:p w14:paraId="7414105A" w14:textId="77777777" w:rsidR="001830F5" w:rsidRDefault="001830F5"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Content>
      <w:sdt>
        <w:sdtPr>
          <w:id w:val="-1769616900"/>
          <w:docPartObj>
            <w:docPartGallery w:val="Page Numbers (Top of Page)"/>
            <w:docPartUnique/>
          </w:docPartObj>
        </w:sdt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3210B" w14:textId="77777777" w:rsidR="001830F5" w:rsidRDefault="001830F5" w:rsidP="00B24DE5">
      <w:pPr>
        <w:spacing w:after="0" w:line="240" w:lineRule="auto"/>
      </w:pPr>
      <w:r>
        <w:separator/>
      </w:r>
    </w:p>
  </w:footnote>
  <w:footnote w:type="continuationSeparator" w:id="0">
    <w:p w14:paraId="29F05625" w14:textId="77777777" w:rsidR="001830F5" w:rsidRDefault="001830F5" w:rsidP="00B24DE5">
      <w:pPr>
        <w:spacing w:after="0" w:line="240" w:lineRule="auto"/>
      </w:pPr>
      <w:r>
        <w:continuationSeparator/>
      </w:r>
    </w:p>
  </w:footnote>
  <w:footnote w:id="1">
    <w:p w14:paraId="267C6462" w14:textId="661480FF" w:rsidR="00A71718" w:rsidRPr="00EC43DA" w:rsidRDefault="00A71718" w:rsidP="00A71718">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320"/>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2D96"/>
    <w:multiLevelType w:val="hybridMultilevel"/>
    <w:tmpl w:val="2F984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D093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947E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57F3D"/>
    <w:multiLevelType w:val="multilevel"/>
    <w:tmpl w:val="2C20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C00F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3681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27D3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84C0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8701F"/>
    <w:multiLevelType w:val="multilevel"/>
    <w:tmpl w:val="42D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72348"/>
    <w:multiLevelType w:val="hybridMultilevel"/>
    <w:tmpl w:val="60DA0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4F13057"/>
    <w:multiLevelType w:val="hybridMultilevel"/>
    <w:tmpl w:val="6D16461C"/>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4FC779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F6758"/>
    <w:multiLevelType w:val="multilevel"/>
    <w:tmpl w:val="B4B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24C7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A7D85"/>
    <w:multiLevelType w:val="hybridMultilevel"/>
    <w:tmpl w:val="605E5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6A50B8B"/>
    <w:multiLevelType w:val="hybridMultilevel"/>
    <w:tmpl w:val="E9A61B6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071841B5"/>
    <w:multiLevelType w:val="multilevel"/>
    <w:tmpl w:val="E42C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9725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85302"/>
    <w:multiLevelType w:val="multilevel"/>
    <w:tmpl w:val="6A2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BB2F68"/>
    <w:multiLevelType w:val="multilevel"/>
    <w:tmpl w:val="AA4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1818D1"/>
    <w:multiLevelType w:val="hybridMultilevel"/>
    <w:tmpl w:val="A1107F88"/>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91C33F2"/>
    <w:multiLevelType w:val="multilevel"/>
    <w:tmpl w:val="088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56F15"/>
    <w:multiLevelType w:val="hybridMultilevel"/>
    <w:tmpl w:val="AB36D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988496F"/>
    <w:multiLevelType w:val="hybridMultilevel"/>
    <w:tmpl w:val="253257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09CD2F85"/>
    <w:multiLevelType w:val="multilevel"/>
    <w:tmpl w:val="6AF4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42A20"/>
    <w:multiLevelType w:val="hybridMultilevel"/>
    <w:tmpl w:val="DCB6ED54"/>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B724392"/>
    <w:multiLevelType w:val="multilevel"/>
    <w:tmpl w:val="F93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4072E"/>
    <w:multiLevelType w:val="multilevel"/>
    <w:tmpl w:val="5F6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62662"/>
    <w:multiLevelType w:val="hybridMultilevel"/>
    <w:tmpl w:val="69401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C8337D3"/>
    <w:multiLevelType w:val="hybridMultilevel"/>
    <w:tmpl w:val="B148C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CBD5E44"/>
    <w:multiLevelType w:val="multilevel"/>
    <w:tmpl w:val="2B56D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D155B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E97176"/>
    <w:multiLevelType w:val="multilevel"/>
    <w:tmpl w:val="0F4A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09512F"/>
    <w:multiLevelType w:val="hybridMultilevel"/>
    <w:tmpl w:val="7C46051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D30231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5D688A"/>
    <w:multiLevelType w:val="hybridMultilevel"/>
    <w:tmpl w:val="AB5EA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0D622C9D"/>
    <w:multiLevelType w:val="multilevel"/>
    <w:tmpl w:val="6FD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633101"/>
    <w:multiLevelType w:val="hybridMultilevel"/>
    <w:tmpl w:val="6BD0A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E05100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8F46E2"/>
    <w:multiLevelType w:val="hybridMultilevel"/>
    <w:tmpl w:val="180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0ED3759D"/>
    <w:multiLevelType w:val="multilevel"/>
    <w:tmpl w:val="D3B6A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6004E6"/>
    <w:multiLevelType w:val="multilevel"/>
    <w:tmpl w:val="59BE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AB3592"/>
    <w:multiLevelType w:val="hybridMultilevel"/>
    <w:tmpl w:val="E30863E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4" w15:restartNumberingAfterBreak="0">
    <w:nsid w:val="0FB55448"/>
    <w:multiLevelType w:val="multilevel"/>
    <w:tmpl w:val="3D3ED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EE435D"/>
    <w:multiLevelType w:val="hybridMultilevel"/>
    <w:tmpl w:val="B6A20D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0135C8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485F2B"/>
    <w:multiLevelType w:val="multilevel"/>
    <w:tmpl w:val="9BCE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341896"/>
    <w:multiLevelType w:val="multilevel"/>
    <w:tmpl w:val="B03C7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504FD7"/>
    <w:multiLevelType w:val="hybridMultilevel"/>
    <w:tmpl w:val="66066E4C"/>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50" w15:restartNumberingAfterBreak="0">
    <w:nsid w:val="1209173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3B0C0E"/>
    <w:multiLevelType w:val="multilevel"/>
    <w:tmpl w:val="35E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4043C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3462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A0314D"/>
    <w:multiLevelType w:val="multilevel"/>
    <w:tmpl w:val="18C6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DC2B24"/>
    <w:multiLevelType w:val="hybridMultilevel"/>
    <w:tmpl w:val="4690976A"/>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14326363"/>
    <w:multiLevelType w:val="hybridMultilevel"/>
    <w:tmpl w:val="3DDEC5D6"/>
    <w:lvl w:ilvl="0" w:tplc="E394486C">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1444307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6D5B07"/>
    <w:multiLevelType w:val="multilevel"/>
    <w:tmpl w:val="EFF8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B33A50"/>
    <w:multiLevelType w:val="multilevel"/>
    <w:tmpl w:val="B13C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D0247E"/>
    <w:multiLevelType w:val="multilevel"/>
    <w:tmpl w:val="79C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FF2A79"/>
    <w:multiLevelType w:val="hybridMultilevel"/>
    <w:tmpl w:val="420AD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5812650"/>
    <w:multiLevelType w:val="multilevel"/>
    <w:tmpl w:val="1C8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BB69F1"/>
    <w:multiLevelType w:val="multilevel"/>
    <w:tmpl w:val="372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C0171C"/>
    <w:multiLevelType w:val="hybridMultilevel"/>
    <w:tmpl w:val="A676A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5F877B4"/>
    <w:multiLevelType w:val="hybridMultilevel"/>
    <w:tmpl w:val="0DC6ABD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6" w15:restartNumberingAfterBreak="0">
    <w:nsid w:val="1614396F"/>
    <w:multiLevelType w:val="hybridMultilevel"/>
    <w:tmpl w:val="6D6EB680"/>
    <w:lvl w:ilvl="0" w:tplc="08090001">
      <w:start w:val="1"/>
      <w:numFmt w:val="bullet"/>
      <w:lvlText w:val=""/>
      <w:lvlJc w:val="left"/>
      <w:pPr>
        <w:ind w:left="1125" w:hanging="360"/>
      </w:pPr>
      <w:rPr>
        <w:rFonts w:ascii="Symbol" w:hAnsi="Symbol"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67" w15:restartNumberingAfterBreak="0">
    <w:nsid w:val="166D0536"/>
    <w:multiLevelType w:val="hybridMultilevel"/>
    <w:tmpl w:val="3CB0A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6A036C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BD141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D4760D"/>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4A1CB3"/>
    <w:multiLevelType w:val="multilevel"/>
    <w:tmpl w:val="86DA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69401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DB6FA0"/>
    <w:multiLevelType w:val="hybridMultilevel"/>
    <w:tmpl w:val="4A145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180122B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0942FF"/>
    <w:multiLevelType w:val="hybridMultilevel"/>
    <w:tmpl w:val="CFAED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182A2BAE"/>
    <w:multiLevelType w:val="hybridMultilevel"/>
    <w:tmpl w:val="FD5C6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18676E7D"/>
    <w:multiLevelType w:val="multilevel"/>
    <w:tmpl w:val="21DEAA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213A5C"/>
    <w:multiLevelType w:val="multilevel"/>
    <w:tmpl w:val="390CD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23017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5C0829"/>
    <w:multiLevelType w:val="hybridMultilevel"/>
    <w:tmpl w:val="8312C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197D7F2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8361A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C979A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7D56C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AE4BF1"/>
    <w:multiLevelType w:val="hybridMultilevel"/>
    <w:tmpl w:val="2FAAE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1ABA7C59"/>
    <w:multiLevelType w:val="hybridMultilevel"/>
    <w:tmpl w:val="5AA4C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1ACE75FE"/>
    <w:multiLevelType w:val="hybridMultilevel"/>
    <w:tmpl w:val="F89E9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1AD333DA"/>
    <w:multiLevelType w:val="multilevel"/>
    <w:tmpl w:val="C9B241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E74CF3"/>
    <w:multiLevelType w:val="hybridMultilevel"/>
    <w:tmpl w:val="21A4119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0" w15:restartNumberingAfterBreak="0">
    <w:nsid w:val="1C714CA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FA575F"/>
    <w:multiLevelType w:val="hybridMultilevel"/>
    <w:tmpl w:val="2EEEAC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2" w15:restartNumberingAfterBreak="0">
    <w:nsid w:val="1D741FD0"/>
    <w:multiLevelType w:val="multilevel"/>
    <w:tmpl w:val="4768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CF57A7"/>
    <w:multiLevelType w:val="hybridMultilevel"/>
    <w:tmpl w:val="C4E8A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1E0A2D73"/>
    <w:multiLevelType w:val="multilevel"/>
    <w:tmpl w:val="8DA8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530A76"/>
    <w:multiLevelType w:val="hybridMultilevel"/>
    <w:tmpl w:val="E5464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1E6B3431"/>
    <w:multiLevelType w:val="multilevel"/>
    <w:tmpl w:val="EC2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FE40BB"/>
    <w:multiLevelType w:val="hybridMultilevel"/>
    <w:tmpl w:val="2640E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1F0C3F0D"/>
    <w:multiLevelType w:val="hybridMultilevel"/>
    <w:tmpl w:val="497C6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1F2D27B1"/>
    <w:multiLevelType w:val="hybridMultilevel"/>
    <w:tmpl w:val="C29A0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1FBE6CE7"/>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D96CE7"/>
    <w:multiLevelType w:val="multilevel"/>
    <w:tmpl w:val="5010D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F946D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FC36B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7860F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A06336"/>
    <w:multiLevelType w:val="hybridMultilevel"/>
    <w:tmpl w:val="93966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210B5A0B"/>
    <w:multiLevelType w:val="multilevel"/>
    <w:tmpl w:val="27B6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14445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3A674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5578B4"/>
    <w:multiLevelType w:val="multilevel"/>
    <w:tmpl w:val="E2A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BA09D2"/>
    <w:multiLevelType w:val="multilevel"/>
    <w:tmpl w:val="D430D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1D354D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3F1020"/>
    <w:multiLevelType w:val="hybridMultilevel"/>
    <w:tmpl w:val="B734C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22704826"/>
    <w:multiLevelType w:val="multilevel"/>
    <w:tmpl w:val="34EEF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723507"/>
    <w:multiLevelType w:val="multilevel"/>
    <w:tmpl w:val="0B5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CD4FC9"/>
    <w:multiLevelType w:val="multilevel"/>
    <w:tmpl w:val="3C564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E86206"/>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F30EA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6E7BC2"/>
    <w:multiLevelType w:val="hybridMultilevel"/>
    <w:tmpl w:val="2620E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23D307F0"/>
    <w:multiLevelType w:val="multilevel"/>
    <w:tmpl w:val="3FB8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4A533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9208C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A015A1"/>
    <w:multiLevelType w:val="hybridMultilevel"/>
    <w:tmpl w:val="E222D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25D17F8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030C08"/>
    <w:multiLevelType w:val="hybridMultilevel"/>
    <w:tmpl w:val="A3A0DB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26860A50"/>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8730E0"/>
    <w:multiLevelType w:val="multilevel"/>
    <w:tmpl w:val="67EC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AE2374"/>
    <w:multiLevelType w:val="multilevel"/>
    <w:tmpl w:val="8E7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CD472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E605CF"/>
    <w:multiLevelType w:val="hybridMultilevel"/>
    <w:tmpl w:val="F1CE02EA"/>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272270D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3D0029"/>
    <w:multiLevelType w:val="multilevel"/>
    <w:tmpl w:val="82D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50622E"/>
    <w:multiLevelType w:val="hybridMultilevel"/>
    <w:tmpl w:val="0F0A5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27732A5C"/>
    <w:multiLevelType w:val="multilevel"/>
    <w:tmpl w:val="96A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7A2866"/>
    <w:multiLevelType w:val="hybridMultilevel"/>
    <w:tmpl w:val="F8265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27FE03AB"/>
    <w:multiLevelType w:val="multilevel"/>
    <w:tmpl w:val="B5A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42137C"/>
    <w:multiLevelType w:val="hybridMultilevel"/>
    <w:tmpl w:val="57C23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28450F57"/>
    <w:multiLevelType w:val="multilevel"/>
    <w:tmpl w:val="427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6268B6"/>
    <w:multiLevelType w:val="hybridMultilevel"/>
    <w:tmpl w:val="BF1E8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28A048E9"/>
    <w:multiLevelType w:val="hybridMultilevel"/>
    <w:tmpl w:val="CEE81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28C673DC"/>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41" w15:restartNumberingAfterBreak="0">
    <w:nsid w:val="28EC139E"/>
    <w:multiLevelType w:val="multilevel"/>
    <w:tmpl w:val="913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0260F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6F435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C23580"/>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F83FF2"/>
    <w:multiLevelType w:val="multilevel"/>
    <w:tmpl w:val="BD7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A541B9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570BC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5F2A77"/>
    <w:multiLevelType w:val="multilevel"/>
    <w:tmpl w:val="B6963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90185A"/>
    <w:multiLevelType w:val="multilevel"/>
    <w:tmpl w:val="B4A01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AAB97B3"/>
    <w:multiLevelType w:val="hybridMultilevel"/>
    <w:tmpl w:val="9632849A"/>
    <w:lvl w:ilvl="0" w:tplc="7512CF4E">
      <w:start w:val="1"/>
      <w:numFmt w:val="bullet"/>
      <w:lvlText w:val="-"/>
      <w:lvlJc w:val="left"/>
      <w:pPr>
        <w:ind w:left="1080" w:hanging="360"/>
      </w:pPr>
      <w:rPr>
        <w:rFonts w:ascii="Aptos" w:hAnsi="Aptos" w:hint="default"/>
      </w:rPr>
    </w:lvl>
    <w:lvl w:ilvl="1" w:tplc="675EDC46">
      <w:start w:val="1"/>
      <w:numFmt w:val="bullet"/>
      <w:lvlText w:val="o"/>
      <w:lvlJc w:val="left"/>
      <w:pPr>
        <w:ind w:left="1800" w:hanging="360"/>
      </w:pPr>
      <w:rPr>
        <w:rFonts w:ascii="Courier New" w:hAnsi="Courier New" w:hint="default"/>
      </w:rPr>
    </w:lvl>
    <w:lvl w:ilvl="2" w:tplc="1A684616">
      <w:start w:val="1"/>
      <w:numFmt w:val="bullet"/>
      <w:lvlText w:val=""/>
      <w:lvlJc w:val="left"/>
      <w:pPr>
        <w:ind w:left="2520" w:hanging="360"/>
      </w:pPr>
      <w:rPr>
        <w:rFonts w:ascii="Wingdings" w:hAnsi="Wingdings" w:hint="default"/>
      </w:rPr>
    </w:lvl>
    <w:lvl w:ilvl="3" w:tplc="0ADE2D48">
      <w:start w:val="1"/>
      <w:numFmt w:val="bullet"/>
      <w:lvlText w:val=""/>
      <w:lvlJc w:val="left"/>
      <w:pPr>
        <w:ind w:left="3240" w:hanging="360"/>
      </w:pPr>
      <w:rPr>
        <w:rFonts w:ascii="Symbol" w:hAnsi="Symbol" w:hint="default"/>
      </w:rPr>
    </w:lvl>
    <w:lvl w:ilvl="4" w:tplc="7668F6AC">
      <w:start w:val="1"/>
      <w:numFmt w:val="bullet"/>
      <w:lvlText w:val="o"/>
      <w:lvlJc w:val="left"/>
      <w:pPr>
        <w:ind w:left="3960" w:hanging="360"/>
      </w:pPr>
      <w:rPr>
        <w:rFonts w:ascii="Courier New" w:hAnsi="Courier New" w:hint="default"/>
      </w:rPr>
    </w:lvl>
    <w:lvl w:ilvl="5" w:tplc="ACD026F0">
      <w:start w:val="1"/>
      <w:numFmt w:val="bullet"/>
      <w:lvlText w:val=""/>
      <w:lvlJc w:val="left"/>
      <w:pPr>
        <w:ind w:left="4680" w:hanging="360"/>
      </w:pPr>
      <w:rPr>
        <w:rFonts w:ascii="Wingdings" w:hAnsi="Wingdings" w:hint="default"/>
      </w:rPr>
    </w:lvl>
    <w:lvl w:ilvl="6" w:tplc="20D6F3F8">
      <w:start w:val="1"/>
      <w:numFmt w:val="bullet"/>
      <w:lvlText w:val=""/>
      <w:lvlJc w:val="left"/>
      <w:pPr>
        <w:ind w:left="5400" w:hanging="360"/>
      </w:pPr>
      <w:rPr>
        <w:rFonts w:ascii="Symbol" w:hAnsi="Symbol" w:hint="default"/>
      </w:rPr>
    </w:lvl>
    <w:lvl w:ilvl="7" w:tplc="0D585DFE">
      <w:start w:val="1"/>
      <w:numFmt w:val="bullet"/>
      <w:lvlText w:val="o"/>
      <w:lvlJc w:val="left"/>
      <w:pPr>
        <w:ind w:left="6120" w:hanging="360"/>
      </w:pPr>
      <w:rPr>
        <w:rFonts w:ascii="Courier New" w:hAnsi="Courier New" w:hint="default"/>
      </w:rPr>
    </w:lvl>
    <w:lvl w:ilvl="8" w:tplc="43D219DC">
      <w:start w:val="1"/>
      <w:numFmt w:val="bullet"/>
      <w:lvlText w:val=""/>
      <w:lvlJc w:val="left"/>
      <w:pPr>
        <w:ind w:left="6840" w:hanging="360"/>
      </w:pPr>
      <w:rPr>
        <w:rFonts w:ascii="Wingdings" w:hAnsi="Wingdings" w:hint="default"/>
      </w:rPr>
    </w:lvl>
  </w:abstractNum>
  <w:abstractNum w:abstractNumId="151" w15:restartNumberingAfterBreak="0">
    <w:nsid w:val="2AC7563B"/>
    <w:multiLevelType w:val="hybridMultilevel"/>
    <w:tmpl w:val="A19EC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2B4A6DB4"/>
    <w:multiLevelType w:val="hybridMultilevel"/>
    <w:tmpl w:val="C71E6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2C241AD4"/>
    <w:multiLevelType w:val="multilevel"/>
    <w:tmpl w:val="EEF6EF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CD40C7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2062A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84588C"/>
    <w:multiLevelType w:val="hybridMultilevel"/>
    <w:tmpl w:val="6AA83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2D8F012D"/>
    <w:multiLevelType w:val="multilevel"/>
    <w:tmpl w:val="92F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9E44DF"/>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180B0D"/>
    <w:multiLevelType w:val="hybridMultilevel"/>
    <w:tmpl w:val="51C444E6"/>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60" w15:restartNumberingAfterBreak="0">
    <w:nsid w:val="2E81509F"/>
    <w:multiLevelType w:val="hybridMultilevel"/>
    <w:tmpl w:val="2E888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2ED260E8"/>
    <w:multiLevelType w:val="multilevel"/>
    <w:tmpl w:val="C08AF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341C65"/>
    <w:multiLevelType w:val="hybridMultilevel"/>
    <w:tmpl w:val="1CBCA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2F9E7808"/>
    <w:multiLevelType w:val="hybridMultilevel"/>
    <w:tmpl w:val="29983A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4" w15:restartNumberingAfterBreak="0">
    <w:nsid w:val="30850B0C"/>
    <w:multiLevelType w:val="multilevel"/>
    <w:tmpl w:val="993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9154CF"/>
    <w:multiLevelType w:val="hybridMultilevel"/>
    <w:tmpl w:val="931C2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30E73A2C"/>
    <w:multiLevelType w:val="multilevel"/>
    <w:tmpl w:val="D4E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1B22CD"/>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6651C5"/>
    <w:multiLevelType w:val="multilevel"/>
    <w:tmpl w:val="7B5AC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820985"/>
    <w:multiLevelType w:val="multilevel"/>
    <w:tmpl w:val="D4C2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8A2A7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CA49DD"/>
    <w:multiLevelType w:val="hybridMultilevel"/>
    <w:tmpl w:val="0F220BBA"/>
    <w:lvl w:ilvl="0" w:tplc="22D493A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31E548E5"/>
    <w:multiLevelType w:val="multilevel"/>
    <w:tmpl w:val="877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116BDC"/>
    <w:multiLevelType w:val="hybridMultilevel"/>
    <w:tmpl w:val="5F940CE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4" w15:restartNumberingAfterBreak="0">
    <w:nsid w:val="324E262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6625E1"/>
    <w:multiLevelType w:val="hybridMultilevel"/>
    <w:tmpl w:val="5C84AB42"/>
    <w:lvl w:ilvl="0" w:tplc="08090001">
      <w:start w:val="1"/>
      <w:numFmt w:val="bullet"/>
      <w:lvlText w:val=""/>
      <w:lvlJc w:val="left"/>
      <w:pPr>
        <w:ind w:left="1128" w:hanging="360"/>
      </w:pPr>
      <w:rPr>
        <w:rFonts w:ascii="Symbol" w:hAnsi="Symbol" w:hint="default"/>
      </w:rPr>
    </w:lvl>
    <w:lvl w:ilvl="1" w:tplc="08090003" w:tentative="1">
      <w:start w:val="1"/>
      <w:numFmt w:val="bullet"/>
      <w:lvlText w:val="o"/>
      <w:lvlJc w:val="left"/>
      <w:pPr>
        <w:ind w:left="1848" w:hanging="360"/>
      </w:pPr>
      <w:rPr>
        <w:rFonts w:ascii="Courier New" w:hAnsi="Courier New" w:cs="Courier New"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abstractNum w:abstractNumId="176" w15:restartNumberingAfterBreak="0">
    <w:nsid w:val="331B627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397616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3CD077D"/>
    <w:multiLevelType w:val="hybridMultilevel"/>
    <w:tmpl w:val="079E8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33DF1FF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4820F17"/>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EF03CB"/>
    <w:multiLevelType w:val="hybridMultilevel"/>
    <w:tmpl w:val="7B165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35606481"/>
    <w:multiLevelType w:val="hybridMultilevel"/>
    <w:tmpl w:val="FB521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35A945A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5D85F1C"/>
    <w:multiLevelType w:val="hybridMultilevel"/>
    <w:tmpl w:val="F57C3002"/>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185" w15:restartNumberingAfterBreak="0">
    <w:nsid w:val="3600518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673217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DA0489"/>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88" w15:restartNumberingAfterBreak="0">
    <w:nsid w:val="36FF12E4"/>
    <w:multiLevelType w:val="hybridMultilevel"/>
    <w:tmpl w:val="E2FEBAF0"/>
    <w:lvl w:ilvl="0" w:tplc="08090003">
      <w:start w:val="1"/>
      <w:numFmt w:val="bullet"/>
      <w:lvlText w:val="o"/>
      <w:lvlJc w:val="left"/>
      <w:pPr>
        <w:ind w:left="2160" w:hanging="360"/>
      </w:pPr>
      <w:rPr>
        <w:rFonts w:ascii="Courier New" w:hAnsi="Courier New" w:cs="Courier New"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9" w15:restartNumberingAfterBreak="0">
    <w:nsid w:val="37173D34"/>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BD12B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206C0C"/>
    <w:multiLevelType w:val="hybridMultilevel"/>
    <w:tmpl w:val="ABE85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38A1297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A42B7F"/>
    <w:multiLevelType w:val="hybridMultilevel"/>
    <w:tmpl w:val="CA942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38E02DA8"/>
    <w:multiLevelType w:val="hybridMultilevel"/>
    <w:tmpl w:val="9DC2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393154D3"/>
    <w:multiLevelType w:val="hybridMultilevel"/>
    <w:tmpl w:val="E656F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3966475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9E193D"/>
    <w:multiLevelType w:val="hybridMultilevel"/>
    <w:tmpl w:val="F432E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39BF1399"/>
    <w:multiLevelType w:val="multilevel"/>
    <w:tmpl w:val="EC1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A593521"/>
    <w:multiLevelType w:val="multilevel"/>
    <w:tmpl w:val="E678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A8B2FC2"/>
    <w:multiLevelType w:val="hybridMultilevel"/>
    <w:tmpl w:val="E0EC7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3B31746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7654A3"/>
    <w:multiLevelType w:val="hybridMultilevel"/>
    <w:tmpl w:val="5F302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3BD34C2C"/>
    <w:multiLevelType w:val="hybridMultilevel"/>
    <w:tmpl w:val="F09AD78A"/>
    <w:lvl w:ilvl="0" w:tplc="E394486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4" w15:restartNumberingAfterBreak="0">
    <w:nsid w:val="3BDC296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E506DC"/>
    <w:multiLevelType w:val="hybridMultilevel"/>
    <w:tmpl w:val="89260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6" w15:restartNumberingAfterBreak="0">
    <w:nsid w:val="3C375662"/>
    <w:multiLevelType w:val="multilevel"/>
    <w:tmpl w:val="8CDA1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CB51BB6"/>
    <w:multiLevelType w:val="hybridMultilevel"/>
    <w:tmpl w:val="B68803E6"/>
    <w:lvl w:ilvl="0" w:tplc="5B80DA8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3CBD704E"/>
    <w:multiLevelType w:val="multilevel"/>
    <w:tmpl w:val="43E4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CE14120"/>
    <w:multiLevelType w:val="multilevel"/>
    <w:tmpl w:val="542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7A41AD"/>
    <w:multiLevelType w:val="hybridMultilevel"/>
    <w:tmpl w:val="9DA68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3ED07352"/>
    <w:multiLevelType w:val="hybridMultilevel"/>
    <w:tmpl w:val="B9E40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3EDE1EE5"/>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13" w15:restartNumberingAfterBreak="0">
    <w:nsid w:val="3F1C6503"/>
    <w:multiLevelType w:val="hybridMultilevel"/>
    <w:tmpl w:val="F76EDF76"/>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4" w15:restartNumberingAfterBreak="0">
    <w:nsid w:val="3F6534E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C04395"/>
    <w:multiLevelType w:val="hybridMultilevel"/>
    <w:tmpl w:val="EA660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40E41EF0"/>
    <w:multiLevelType w:val="multilevel"/>
    <w:tmpl w:val="0F5C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1D82B72"/>
    <w:multiLevelType w:val="multilevel"/>
    <w:tmpl w:val="F986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707B4D"/>
    <w:multiLevelType w:val="multilevel"/>
    <w:tmpl w:val="3542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771132"/>
    <w:multiLevelType w:val="multilevel"/>
    <w:tmpl w:val="CE66B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A873E4"/>
    <w:multiLevelType w:val="multilevel"/>
    <w:tmpl w:val="64A8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1F47F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862FD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5B263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BD401F"/>
    <w:multiLevelType w:val="hybridMultilevel"/>
    <w:tmpl w:val="738890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5" w15:restartNumberingAfterBreak="0">
    <w:nsid w:val="44C043B3"/>
    <w:multiLevelType w:val="multilevel"/>
    <w:tmpl w:val="DF86C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256CCE"/>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447D00"/>
    <w:multiLevelType w:val="hybridMultilevel"/>
    <w:tmpl w:val="5426D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45730F1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F507F2"/>
    <w:multiLevelType w:val="hybridMultilevel"/>
    <w:tmpl w:val="B60A44A2"/>
    <w:lvl w:ilvl="0" w:tplc="08090001">
      <w:start w:val="1"/>
      <w:numFmt w:val="bullet"/>
      <w:lvlText w:val=""/>
      <w:lvlJc w:val="left"/>
      <w:pPr>
        <w:ind w:left="720" w:hanging="360"/>
      </w:pPr>
      <w:rPr>
        <w:rFonts w:ascii="Symbol" w:hAnsi="Symbol" w:hint="default"/>
      </w:rPr>
    </w:lvl>
    <w:lvl w:ilvl="1" w:tplc="750A649A">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46574805"/>
    <w:multiLevelType w:val="multilevel"/>
    <w:tmpl w:val="4424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7D6DD3"/>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817DCC"/>
    <w:multiLevelType w:val="hybridMultilevel"/>
    <w:tmpl w:val="A71ED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47391A2A"/>
    <w:multiLevelType w:val="multilevel"/>
    <w:tmpl w:val="F2E60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77E6A38"/>
    <w:multiLevelType w:val="hybridMultilevel"/>
    <w:tmpl w:val="699AC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47BB20A4"/>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191BC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A06C25"/>
    <w:multiLevelType w:val="hybridMultilevel"/>
    <w:tmpl w:val="16B45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48C62ACD"/>
    <w:multiLevelType w:val="multilevel"/>
    <w:tmpl w:val="78DA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CC7F69"/>
    <w:multiLevelType w:val="hybridMultilevel"/>
    <w:tmpl w:val="88161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49272D0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370AC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883486"/>
    <w:multiLevelType w:val="multilevel"/>
    <w:tmpl w:val="634A7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99B05E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9C603E3"/>
    <w:multiLevelType w:val="hybridMultilevel"/>
    <w:tmpl w:val="A686E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49C840CB"/>
    <w:multiLevelType w:val="multilevel"/>
    <w:tmpl w:val="E90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CF54B6"/>
    <w:multiLevelType w:val="hybridMultilevel"/>
    <w:tmpl w:val="49721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49DC51A5"/>
    <w:multiLevelType w:val="multilevel"/>
    <w:tmpl w:val="C6D470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A5D2881"/>
    <w:multiLevelType w:val="hybridMultilevel"/>
    <w:tmpl w:val="51A20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9" w15:restartNumberingAfterBreak="0">
    <w:nsid w:val="4A9A3375"/>
    <w:multiLevelType w:val="hybridMultilevel"/>
    <w:tmpl w:val="A7866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4AB670D1"/>
    <w:multiLevelType w:val="multilevel"/>
    <w:tmpl w:val="96FC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01377B"/>
    <w:multiLevelType w:val="hybridMultilevel"/>
    <w:tmpl w:val="3E1E5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2" w15:restartNumberingAfterBreak="0">
    <w:nsid w:val="4B2625F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B304634"/>
    <w:multiLevelType w:val="hybridMultilevel"/>
    <w:tmpl w:val="E138A98E"/>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4B6A53E6"/>
    <w:multiLevelType w:val="multilevel"/>
    <w:tmpl w:val="DB4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BB94E3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BBA6F3D"/>
    <w:multiLevelType w:val="multilevel"/>
    <w:tmpl w:val="B07C0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BC34A2F"/>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C7A1656"/>
    <w:multiLevelType w:val="hybridMultilevel"/>
    <w:tmpl w:val="1702E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4CA63D7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B3368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D126BD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D8D4F8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DB5553C"/>
    <w:multiLevelType w:val="hybridMultilevel"/>
    <w:tmpl w:val="5D644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4" w15:restartNumberingAfterBreak="0">
    <w:nsid w:val="4DC1316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084479"/>
    <w:multiLevelType w:val="hybridMultilevel"/>
    <w:tmpl w:val="3D60E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4E2D6745"/>
    <w:multiLevelType w:val="multilevel"/>
    <w:tmpl w:val="37C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E637B9D"/>
    <w:multiLevelType w:val="hybridMultilevel"/>
    <w:tmpl w:val="03008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4E8871D0"/>
    <w:multiLevelType w:val="multilevel"/>
    <w:tmpl w:val="31307D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E902669"/>
    <w:multiLevelType w:val="hybridMultilevel"/>
    <w:tmpl w:val="87C06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4EEF5E8F"/>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4B252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5B173D"/>
    <w:multiLevelType w:val="hybridMultilevel"/>
    <w:tmpl w:val="78245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4F8C7BB4"/>
    <w:multiLevelType w:val="multilevel"/>
    <w:tmpl w:val="112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FCF6F03"/>
    <w:multiLevelType w:val="hybridMultilevel"/>
    <w:tmpl w:val="2F5AE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5" w15:restartNumberingAfterBreak="0">
    <w:nsid w:val="4FDC7F09"/>
    <w:multiLevelType w:val="multilevel"/>
    <w:tmpl w:val="BE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0656BA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336624"/>
    <w:multiLevelType w:val="multilevel"/>
    <w:tmpl w:val="892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637FF6"/>
    <w:multiLevelType w:val="hybridMultilevel"/>
    <w:tmpl w:val="896A4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9" w15:restartNumberingAfterBreak="0">
    <w:nsid w:val="517416E6"/>
    <w:multiLevelType w:val="hybridMultilevel"/>
    <w:tmpl w:val="48962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0" w15:restartNumberingAfterBreak="0">
    <w:nsid w:val="51C10CE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1C35D2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2460D8A"/>
    <w:multiLevelType w:val="hybridMultilevel"/>
    <w:tmpl w:val="222A0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3" w15:restartNumberingAfterBreak="0">
    <w:nsid w:val="525E189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35D5E90"/>
    <w:multiLevelType w:val="multilevel"/>
    <w:tmpl w:val="12D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38A2D9E"/>
    <w:multiLevelType w:val="multilevel"/>
    <w:tmpl w:val="787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953F51"/>
    <w:multiLevelType w:val="hybridMultilevel"/>
    <w:tmpl w:val="A33A7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7" w15:restartNumberingAfterBreak="0">
    <w:nsid w:val="539F3C80"/>
    <w:multiLevelType w:val="multilevel"/>
    <w:tmpl w:val="9190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3BB7DE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470120E"/>
    <w:multiLevelType w:val="multilevel"/>
    <w:tmpl w:val="AEA4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DE0165"/>
    <w:multiLevelType w:val="hybridMultilevel"/>
    <w:tmpl w:val="3B78E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54EB016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4FA4BE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4FB654C"/>
    <w:multiLevelType w:val="multilevel"/>
    <w:tmpl w:val="CA6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50448B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51138F2"/>
    <w:multiLevelType w:val="multilevel"/>
    <w:tmpl w:val="963C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5253E06"/>
    <w:multiLevelType w:val="hybridMultilevel"/>
    <w:tmpl w:val="35D8E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55E61905"/>
    <w:multiLevelType w:val="multilevel"/>
    <w:tmpl w:val="30F21F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61A6F55"/>
    <w:multiLevelType w:val="hybridMultilevel"/>
    <w:tmpl w:val="CE7E4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9" w15:restartNumberingAfterBreak="0">
    <w:nsid w:val="564A1610"/>
    <w:multiLevelType w:val="hybridMultilevel"/>
    <w:tmpl w:val="0EBCB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0" w15:restartNumberingAfterBreak="0">
    <w:nsid w:val="567D5191"/>
    <w:multiLevelType w:val="multilevel"/>
    <w:tmpl w:val="DA3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69D1BE9"/>
    <w:multiLevelType w:val="hybridMultilevel"/>
    <w:tmpl w:val="CE867470"/>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2" w15:restartNumberingAfterBreak="0">
    <w:nsid w:val="56B1198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6B512E3"/>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6D860F8"/>
    <w:multiLevelType w:val="multilevel"/>
    <w:tmpl w:val="B88E9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6E37872"/>
    <w:multiLevelType w:val="multilevel"/>
    <w:tmpl w:val="241A7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7174EB8"/>
    <w:multiLevelType w:val="hybridMultilevel"/>
    <w:tmpl w:val="5412C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57B2090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93D3698"/>
    <w:multiLevelType w:val="multilevel"/>
    <w:tmpl w:val="3A0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95F694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A012CBF"/>
    <w:multiLevelType w:val="hybridMultilevel"/>
    <w:tmpl w:val="A84CEB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1" w15:restartNumberingAfterBreak="0">
    <w:nsid w:val="5A16553D"/>
    <w:multiLevelType w:val="hybridMultilevel"/>
    <w:tmpl w:val="8C482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2" w15:restartNumberingAfterBreak="0">
    <w:nsid w:val="5A1F2525"/>
    <w:multiLevelType w:val="hybridMultilevel"/>
    <w:tmpl w:val="45C86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3" w15:restartNumberingAfterBreak="0">
    <w:nsid w:val="5A332D25"/>
    <w:multiLevelType w:val="hybridMultilevel"/>
    <w:tmpl w:val="1C8EE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4" w15:restartNumberingAfterBreak="0">
    <w:nsid w:val="5A5C31E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1F3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D55686"/>
    <w:multiLevelType w:val="hybridMultilevel"/>
    <w:tmpl w:val="DF64BA70"/>
    <w:lvl w:ilvl="0" w:tplc="FFFFFFFF">
      <w:start w:val="1"/>
      <w:numFmt w:val="bullet"/>
      <w:lvlText w:val=""/>
      <w:lvlJc w:val="left"/>
      <w:pPr>
        <w:ind w:left="720" w:hanging="360"/>
      </w:pPr>
      <w:rPr>
        <w:rFonts w:ascii="Symbol" w:hAnsi="Symbol" w:hint="default"/>
      </w:rPr>
    </w:lvl>
    <w:lvl w:ilvl="1" w:tplc="E394486C">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7" w15:restartNumberingAfterBreak="0">
    <w:nsid w:val="5B4B18AC"/>
    <w:multiLevelType w:val="hybridMultilevel"/>
    <w:tmpl w:val="4EA69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8" w15:restartNumberingAfterBreak="0">
    <w:nsid w:val="5B9658DB"/>
    <w:multiLevelType w:val="hybridMultilevel"/>
    <w:tmpl w:val="CE72712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9" w15:restartNumberingAfterBreak="0">
    <w:nsid w:val="5BB3386A"/>
    <w:multiLevelType w:val="hybridMultilevel"/>
    <w:tmpl w:val="0C183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0" w15:restartNumberingAfterBreak="0">
    <w:nsid w:val="5BBF77E8"/>
    <w:multiLevelType w:val="multilevel"/>
    <w:tmpl w:val="9C84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DA78B9"/>
    <w:multiLevelType w:val="multilevel"/>
    <w:tmpl w:val="6804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9A5251"/>
    <w:multiLevelType w:val="hybridMultilevel"/>
    <w:tmpl w:val="D2DA9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3" w15:restartNumberingAfterBreak="0">
    <w:nsid w:val="5CBD115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DA6674"/>
    <w:multiLevelType w:val="multilevel"/>
    <w:tmpl w:val="993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D596D38"/>
    <w:multiLevelType w:val="hybridMultilevel"/>
    <w:tmpl w:val="855E0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6" w15:restartNumberingAfterBreak="0">
    <w:nsid w:val="5D704CA2"/>
    <w:multiLevelType w:val="multilevel"/>
    <w:tmpl w:val="676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793EF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D803701"/>
    <w:multiLevelType w:val="multilevel"/>
    <w:tmpl w:val="C898E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D8D2C7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E053C9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0F210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827D39"/>
    <w:multiLevelType w:val="hybridMultilevel"/>
    <w:tmpl w:val="28163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3" w15:restartNumberingAfterBreak="0">
    <w:nsid w:val="5EAB228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1B493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2E3B17"/>
    <w:multiLevelType w:val="hybridMultilevel"/>
    <w:tmpl w:val="51F46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6" w15:restartNumberingAfterBreak="0">
    <w:nsid w:val="5F34222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F811BE3"/>
    <w:multiLevelType w:val="hybridMultilevel"/>
    <w:tmpl w:val="86F61B9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8" w15:restartNumberingAfterBreak="0">
    <w:nsid w:val="5FA03E64"/>
    <w:multiLevelType w:val="hybridMultilevel"/>
    <w:tmpl w:val="70AE4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9" w15:restartNumberingAfterBreak="0">
    <w:nsid w:val="5FD125B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FDC3937"/>
    <w:multiLevelType w:val="multilevel"/>
    <w:tmpl w:val="42A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01A00FD"/>
    <w:multiLevelType w:val="hybridMultilevel"/>
    <w:tmpl w:val="A2B22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2" w15:restartNumberingAfterBreak="0">
    <w:nsid w:val="60C077A2"/>
    <w:multiLevelType w:val="multilevel"/>
    <w:tmpl w:val="C64244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0D75888"/>
    <w:multiLevelType w:val="hybridMultilevel"/>
    <w:tmpl w:val="359C1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4" w15:restartNumberingAfterBreak="0">
    <w:nsid w:val="6126421E"/>
    <w:multiLevelType w:val="hybridMultilevel"/>
    <w:tmpl w:val="4FC0E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5" w15:restartNumberingAfterBreak="0">
    <w:nsid w:val="613B67D6"/>
    <w:multiLevelType w:val="multilevel"/>
    <w:tmpl w:val="EC2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15D6B76"/>
    <w:multiLevelType w:val="multilevel"/>
    <w:tmpl w:val="AC18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185702B"/>
    <w:multiLevelType w:val="multilevel"/>
    <w:tmpl w:val="F23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1A83103"/>
    <w:multiLevelType w:val="multilevel"/>
    <w:tmpl w:val="E81C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8314E3"/>
    <w:multiLevelType w:val="hybridMultilevel"/>
    <w:tmpl w:val="F684F06E"/>
    <w:lvl w:ilvl="0" w:tplc="E394486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0" w15:restartNumberingAfterBreak="0">
    <w:nsid w:val="631E4404"/>
    <w:multiLevelType w:val="multilevel"/>
    <w:tmpl w:val="234A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329730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39A5594"/>
    <w:multiLevelType w:val="hybridMultilevel"/>
    <w:tmpl w:val="9F922B2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53" w15:restartNumberingAfterBreak="0">
    <w:nsid w:val="63C12763"/>
    <w:multiLevelType w:val="hybridMultilevel"/>
    <w:tmpl w:val="A7D8BC12"/>
    <w:lvl w:ilvl="0" w:tplc="5B80DA8C">
      <w:numFmt w:val="bullet"/>
      <w:lvlText w:val="-"/>
      <w:lvlJc w:val="left"/>
      <w:pPr>
        <w:ind w:left="765" w:hanging="360"/>
      </w:pPr>
      <w:rPr>
        <w:rFonts w:ascii="Aptos" w:eastAsiaTheme="minorHAnsi" w:hAnsi="Aptos" w:cstheme="minorBidi"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start w:val="1"/>
      <w:numFmt w:val="bullet"/>
      <w:lvlText w:val=""/>
      <w:lvlJc w:val="left"/>
      <w:pPr>
        <w:ind w:left="2925" w:hanging="360"/>
      </w:pPr>
      <w:rPr>
        <w:rFonts w:ascii="Symbol" w:hAnsi="Symbol" w:hint="default"/>
      </w:rPr>
    </w:lvl>
    <w:lvl w:ilvl="4" w:tplc="08090003">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54" w15:restartNumberingAfterBreak="0">
    <w:nsid w:val="64DA598B"/>
    <w:multiLevelType w:val="multilevel"/>
    <w:tmpl w:val="D7D0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51178AF"/>
    <w:multiLevelType w:val="hybridMultilevel"/>
    <w:tmpl w:val="5AF61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6" w15:restartNumberingAfterBreak="0">
    <w:nsid w:val="6615724D"/>
    <w:multiLevelType w:val="multilevel"/>
    <w:tmpl w:val="6AFA91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62311CE"/>
    <w:multiLevelType w:val="hybridMultilevel"/>
    <w:tmpl w:val="7310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8" w15:restartNumberingAfterBreak="0">
    <w:nsid w:val="663425F5"/>
    <w:multiLevelType w:val="multilevel"/>
    <w:tmpl w:val="D89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6482FCD"/>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65B0B8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681370A"/>
    <w:multiLevelType w:val="hybridMultilevel"/>
    <w:tmpl w:val="41001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2" w15:restartNumberingAfterBreak="0">
    <w:nsid w:val="669C3F2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7E03B72"/>
    <w:multiLevelType w:val="multilevel"/>
    <w:tmpl w:val="FD9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7E2151E"/>
    <w:multiLevelType w:val="multilevel"/>
    <w:tmpl w:val="9B0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7E46BDC"/>
    <w:multiLevelType w:val="hybridMultilevel"/>
    <w:tmpl w:val="A4CA674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6" w15:restartNumberingAfterBreak="0">
    <w:nsid w:val="688A332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8A84A20"/>
    <w:multiLevelType w:val="multilevel"/>
    <w:tmpl w:val="0922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8D0427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8D3299E"/>
    <w:multiLevelType w:val="multilevel"/>
    <w:tmpl w:val="9BE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8DA3FF5"/>
    <w:multiLevelType w:val="multilevel"/>
    <w:tmpl w:val="9E5A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91A59C7"/>
    <w:multiLevelType w:val="hybridMultilevel"/>
    <w:tmpl w:val="C01CA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2" w15:restartNumberingAfterBreak="0">
    <w:nsid w:val="6937358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9401AF2"/>
    <w:multiLevelType w:val="multilevel"/>
    <w:tmpl w:val="D56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95D5905"/>
    <w:multiLevelType w:val="hybridMultilevel"/>
    <w:tmpl w:val="C97AF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5" w15:restartNumberingAfterBreak="0">
    <w:nsid w:val="699C6121"/>
    <w:multiLevelType w:val="multilevel"/>
    <w:tmpl w:val="F2EE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9F65FE8"/>
    <w:multiLevelType w:val="hybridMultilevel"/>
    <w:tmpl w:val="3D4C2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7" w15:restartNumberingAfterBreak="0">
    <w:nsid w:val="6A1451A9"/>
    <w:multiLevelType w:val="multilevel"/>
    <w:tmpl w:val="FBA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A255282"/>
    <w:multiLevelType w:val="multilevel"/>
    <w:tmpl w:val="255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3E0D7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A546A5D"/>
    <w:multiLevelType w:val="multilevel"/>
    <w:tmpl w:val="5E50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A557E2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A8C4528"/>
    <w:multiLevelType w:val="hybridMultilevel"/>
    <w:tmpl w:val="9A2AB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3" w15:restartNumberingAfterBreak="0">
    <w:nsid w:val="6AA1668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0311F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B432841"/>
    <w:multiLevelType w:val="hybridMultilevel"/>
    <w:tmpl w:val="FEBC1166"/>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6" w15:restartNumberingAfterBreak="0">
    <w:nsid w:val="6B9C023D"/>
    <w:multiLevelType w:val="multilevel"/>
    <w:tmpl w:val="04FA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CD5074C"/>
    <w:multiLevelType w:val="hybridMultilevel"/>
    <w:tmpl w:val="86B69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8" w15:restartNumberingAfterBreak="0">
    <w:nsid w:val="6CFD798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D1B7D5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D314C51"/>
    <w:multiLevelType w:val="hybridMultilevel"/>
    <w:tmpl w:val="97F8AE5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1" w15:restartNumberingAfterBreak="0">
    <w:nsid w:val="6D871703"/>
    <w:multiLevelType w:val="hybridMultilevel"/>
    <w:tmpl w:val="E458912A"/>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2" w15:restartNumberingAfterBreak="0">
    <w:nsid w:val="6DC01E84"/>
    <w:multiLevelType w:val="multilevel"/>
    <w:tmpl w:val="D8A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E0D3A6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E365649"/>
    <w:multiLevelType w:val="multilevel"/>
    <w:tmpl w:val="F856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E835DD4"/>
    <w:multiLevelType w:val="hybridMultilevel"/>
    <w:tmpl w:val="C862D5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6" w15:restartNumberingAfterBreak="0">
    <w:nsid w:val="6E8F2AFA"/>
    <w:multiLevelType w:val="multilevel"/>
    <w:tmpl w:val="D12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EAE6B6B"/>
    <w:multiLevelType w:val="multilevel"/>
    <w:tmpl w:val="84C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EB611C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EC1268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EDE1680"/>
    <w:multiLevelType w:val="multilevel"/>
    <w:tmpl w:val="A57E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EED48B1"/>
    <w:multiLevelType w:val="hybridMultilevel"/>
    <w:tmpl w:val="AA96C5AC"/>
    <w:lvl w:ilvl="0" w:tplc="E394486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2" w15:restartNumberingAfterBreak="0">
    <w:nsid w:val="6F57335C"/>
    <w:multiLevelType w:val="multilevel"/>
    <w:tmpl w:val="1970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C63D0B"/>
    <w:multiLevelType w:val="hybridMultilevel"/>
    <w:tmpl w:val="1614764C"/>
    <w:lvl w:ilvl="0" w:tplc="4502AD84">
      <w:start w:val="2"/>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404" w15:restartNumberingAfterBreak="0">
    <w:nsid w:val="6FC77F9A"/>
    <w:multiLevelType w:val="hybridMultilevel"/>
    <w:tmpl w:val="7448578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05" w15:restartNumberingAfterBreak="0">
    <w:nsid w:val="6FE73B4E"/>
    <w:multiLevelType w:val="multilevel"/>
    <w:tmpl w:val="B094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01C219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06E7FA6"/>
    <w:multiLevelType w:val="multilevel"/>
    <w:tmpl w:val="C5C25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12A2645"/>
    <w:multiLevelType w:val="hybridMultilevel"/>
    <w:tmpl w:val="5AE09D84"/>
    <w:lvl w:ilvl="0" w:tplc="0F7A23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9" w15:restartNumberingAfterBreak="0">
    <w:nsid w:val="71410A2A"/>
    <w:multiLevelType w:val="multilevel"/>
    <w:tmpl w:val="5B1A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1E35167"/>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11" w15:restartNumberingAfterBreak="0">
    <w:nsid w:val="71E65288"/>
    <w:multiLevelType w:val="hybridMultilevel"/>
    <w:tmpl w:val="F3C6B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2" w15:restartNumberingAfterBreak="0">
    <w:nsid w:val="71FF0682"/>
    <w:multiLevelType w:val="multilevel"/>
    <w:tmpl w:val="D6C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2027DA7"/>
    <w:multiLevelType w:val="hybridMultilevel"/>
    <w:tmpl w:val="A5D2D7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14" w15:restartNumberingAfterBreak="0">
    <w:nsid w:val="72236D0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2974D0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2BC5F83"/>
    <w:multiLevelType w:val="multilevel"/>
    <w:tmpl w:val="EA3A5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2C42C55"/>
    <w:multiLevelType w:val="multilevel"/>
    <w:tmpl w:val="C68C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30F6A14"/>
    <w:multiLevelType w:val="multilevel"/>
    <w:tmpl w:val="90B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3350B4D"/>
    <w:multiLevelType w:val="hybridMultilevel"/>
    <w:tmpl w:val="95D81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0" w15:restartNumberingAfterBreak="0">
    <w:nsid w:val="73B235E5"/>
    <w:multiLevelType w:val="hybridMultilevel"/>
    <w:tmpl w:val="3676DB1A"/>
    <w:lvl w:ilvl="0" w:tplc="925EAED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1" w15:restartNumberingAfterBreak="0">
    <w:nsid w:val="74814B5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48D0C3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4B066D5"/>
    <w:multiLevelType w:val="hybridMultilevel"/>
    <w:tmpl w:val="87042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4" w15:restartNumberingAfterBreak="0">
    <w:nsid w:val="75225AD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6086FDC"/>
    <w:multiLevelType w:val="hybridMultilevel"/>
    <w:tmpl w:val="17988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6" w15:restartNumberingAfterBreak="0">
    <w:nsid w:val="76893B46"/>
    <w:multiLevelType w:val="multilevel"/>
    <w:tmpl w:val="6958D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702617A"/>
    <w:multiLevelType w:val="hybridMultilevel"/>
    <w:tmpl w:val="FE245500"/>
    <w:lvl w:ilvl="0" w:tplc="08090001">
      <w:start w:val="1"/>
      <w:numFmt w:val="bullet"/>
      <w:lvlText w:val=""/>
      <w:lvlJc w:val="left"/>
      <w:pPr>
        <w:ind w:left="720" w:hanging="360"/>
      </w:pPr>
      <w:rPr>
        <w:rFonts w:ascii="Symbol" w:hAnsi="Symbol" w:hint="default"/>
      </w:rPr>
    </w:lvl>
    <w:lvl w:ilvl="1" w:tplc="EF1E1760">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8" w15:restartNumberingAfterBreak="0">
    <w:nsid w:val="77026270"/>
    <w:multiLevelType w:val="hybridMultilevel"/>
    <w:tmpl w:val="4AF07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9" w15:restartNumberingAfterBreak="0">
    <w:nsid w:val="773C18C7"/>
    <w:multiLevelType w:val="hybridMultilevel"/>
    <w:tmpl w:val="7DF24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0" w15:restartNumberingAfterBreak="0">
    <w:nsid w:val="77566DAF"/>
    <w:multiLevelType w:val="multilevel"/>
    <w:tmpl w:val="2816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7793BF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7CC12F4"/>
    <w:multiLevelType w:val="multilevel"/>
    <w:tmpl w:val="A5A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802408C"/>
    <w:multiLevelType w:val="hybridMultilevel"/>
    <w:tmpl w:val="16B8E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4" w15:restartNumberingAfterBreak="0">
    <w:nsid w:val="782F65F1"/>
    <w:multiLevelType w:val="multilevel"/>
    <w:tmpl w:val="59B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84D65E3"/>
    <w:multiLevelType w:val="multilevel"/>
    <w:tmpl w:val="228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8DB2EE6"/>
    <w:multiLevelType w:val="hybridMultilevel"/>
    <w:tmpl w:val="B3740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7" w15:restartNumberingAfterBreak="0">
    <w:nsid w:val="794B0C3A"/>
    <w:multiLevelType w:val="multilevel"/>
    <w:tmpl w:val="A1420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9A502B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9D23B8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A58591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AEE4E85"/>
    <w:multiLevelType w:val="hybridMultilevel"/>
    <w:tmpl w:val="F31CF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2" w15:restartNumberingAfterBreak="0">
    <w:nsid w:val="7AF608B8"/>
    <w:multiLevelType w:val="hybridMultilevel"/>
    <w:tmpl w:val="568A468A"/>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443" w15:restartNumberingAfterBreak="0">
    <w:nsid w:val="7B053162"/>
    <w:multiLevelType w:val="multilevel"/>
    <w:tmpl w:val="7BA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B704BDA"/>
    <w:multiLevelType w:val="multilevel"/>
    <w:tmpl w:val="7FB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BCD41CA"/>
    <w:multiLevelType w:val="hybridMultilevel"/>
    <w:tmpl w:val="693A354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46" w15:restartNumberingAfterBreak="0">
    <w:nsid w:val="7C290E9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C384882"/>
    <w:multiLevelType w:val="hybridMultilevel"/>
    <w:tmpl w:val="16D2D47E"/>
    <w:lvl w:ilvl="0" w:tplc="52061BE2">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48" w15:restartNumberingAfterBreak="0">
    <w:nsid w:val="7CB62014"/>
    <w:multiLevelType w:val="multilevel"/>
    <w:tmpl w:val="9D426A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7CE06D7D"/>
    <w:multiLevelType w:val="hybridMultilevel"/>
    <w:tmpl w:val="46D6F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0" w15:restartNumberingAfterBreak="0">
    <w:nsid w:val="7D020042"/>
    <w:multiLevelType w:val="hybridMultilevel"/>
    <w:tmpl w:val="3EF6C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1" w15:restartNumberingAfterBreak="0">
    <w:nsid w:val="7D655D1A"/>
    <w:multiLevelType w:val="hybridMultilevel"/>
    <w:tmpl w:val="14649CE4"/>
    <w:lvl w:ilvl="0" w:tplc="E394486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2" w15:restartNumberingAfterBreak="0">
    <w:nsid w:val="7D8106E3"/>
    <w:multiLevelType w:val="multilevel"/>
    <w:tmpl w:val="CCB86B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D840925"/>
    <w:multiLevelType w:val="multilevel"/>
    <w:tmpl w:val="20D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DA2048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BF5152"/>
    <w:multiLevelType w:val="multilevel"/>
    <w:tmpl w:val="F198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DEA3C97"/>
    <w:multiLevelType w:val="multilevel"/>
    <w:tmpl w:val="5CB4D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E6F4972"/>
    <w:multiLevelType w:val="multilevel"/>
    <w:tmpl w:val="C7C6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8B7BEA"/>
    <w:multiLevelType w:val="multilevel"/>
    <w:tmpl w:val="26E4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214402">
    <w:abstractNumId w:val="443"/>
  </w:num>
  <w:num w:numId="2" w16cid:durableId="866404244">
    <w:abstractNumId w:val="135"/>
  </w:num>
  <w:num w:numId="3" w16cid:durableId="72362340">
    <w:abstractNumId w:val="230"/>
  </w:num>
  <w:num w:numId="4" w16cid:durableId="726338105">
    <w:abstractNumId w:val="137"/>
  </w:num>
  <w:num w:numId="5" w16cid:durableId="1644506290">
    <w:abstractNumId w:val="293"/>
  </w:num>
  <w:num w:numId="6" w16cid:durableId="7829951">
    <w:abstractNumId w:val="300"/>
  </w:num>
  <w:num w:numId="7" w16cid:durableId="1472939204">
    <w:abstractNumId w:val="326"/>
  </w:num>
  <w:num w:numId="8" w16cid:durableId="723480531">
    <w:abstractNumId w:val="238"/>
  </w:num>
  <w:num w:numId="9" w16cid:durableId="1440179226">
    <w:abstractNumId w:val="289"/>
  </w:num>
  <w:num w:numId="10" w16cid:durableId="302541379">
    <w:abstractNumId w:val="22"/>
  </w:num>
  <w:num w:numId="11" w16cid:durableId="22050367">
    <w:abstractNumId w:val="378"/>
  </w:num>
  <w:num w:numId="12" w16cid:durableId="285695465">
    <w:abstractNumId w:val="133"/>
  </w:num>
  <w:num w:numId="13" w16cid:durableId="1249339787">
    <w:abstractNumId w:val="17"/>
  </w:num>
  <w:num w:numId="14" w16cid:durableId="1419057785">
    <w:abstractNumId w:val="285"/>
  </w:num>
  <w:num w:numId="15" w16cid:durableId="1863784693">
    <w:abstractNumId w:val="225"/>
  </w:num>
  <w:num w:numId="16" w16cid:durableId="367799976">
    <w:abstractNumId w:val="145"/>
  </w:num>
  <w:num w:numId="17" w16cid:durableId="455373987">
    <w:abstractNumId w:val="9"/>
  </w:num>
  <w:num w:numId="18" w16cid:durableId="1254319657">
    <w:abstractNumId w:val="295"/>
  </w:num>
  <w:num w:numId="19" w16cid:durableId="364336462">
    <w:abstractNumId w:val="47"/>
  </w:num>
  <w:num w:numId="20" w16cid:durableId="229274348">
    <w:abstractNumId w:val="254"/>
  </w:num>
  <w:num w:numId="21" w16cid:durableId="1506557112">
    <w:abstractNumId w:val="33"/>
  </w:num>
  <w:num w:numId="22" w16cid:durableId="427966226">
    <w:abstractNumId w:val="155"/>
  </w:num>
  <w:num w:numId="23" w16cid:durableId="48577273">
    <w:abstractNumId w:val="375"/>
  </w:num>
  <w:num w:numId="24" w16cid:durableId="1616714153">
    <w:abstractNumId w:val="94"/>
  </w:num>
  <w:num w:numId="25" w16cid:durableId="3672618">
    <w:abstractNumId w:val="127"/>
  </w:num>
  <w:num w:numId="26" w16cid:durableId="1157380242">
    <w:abstractNumId w:val="42"/>
  </w:num>
  <w:num w:numId="27" w16cid:durableId="509297911">
    <w:abstractNumId w:val="396"/>
  </w:num>
  <w:num w:numId="28" w16cid:durableId="1975211056">
    <w:abstractNumId w:val="416"/>
  </w:num>
  <w:num w:numId="29" w16cid:durableId="1420325870">
    <w:abstractNumId w:val="31"/>
  </w:num>
  <w:num w:numId="30" w16cid:durableId="141775269">
    <w:abstractNumId w:val="220"/>
  </w:num>
  <w:num w:numId="31" w16cid:durableId="1768844391">
    <w:abstractNumId w:val="380"/>
  </w:num>
  <w:num w:numId="32" w16cid:durableId="2046254475">
    <w:abstractNumId w:val="20"/>
  </w:num>
  <w:num w:numId="33" w16cid:durableId="264117929">
    <w:abstractNumId w:val="354"/>
  </w:num>
  <w:num w:numId="34" w16cid:durableId="908539442">
    <w:abstractNumId w:val="347"/>
  </w:num>
  <w:num w:numId="35" w16cid:durableId="2079211307">
    <w:abstractNumId w:val="364"/>
  </w:num>
  <w:num w:numId="36" w16cid:durableId="1475953434">
    <w:abstractNumId w:val="157"/>
  </w:num>
  <w:num w:numId="37" w16cid:durableId="2079093430">
    <w:abstractNumId w:val="407"/>
  </w:num>
  <w:num w:numId="38" w16cid:durableId="582032771">
    <w:abstractNumId w:val="37"/>
  </w:num>
  <w:num w:numId="39" w16cid:durableId="886330438">
    <w:abstractNumId w:val="412"/>
  </w:num>
  <w:num w:numId="40" w16cid:durableId="132993692">
    <w:abstractNumId w:val="245"/>
  </w:num>
  <w:num w:numId="41" w16cid:durableId="116337292">
    <w:abstractNumId w:val="457"/>
  </w:num>
  <w:num w:numId="42" w16cid:durableId="812867292">
    <w:abstractNumId w:val="392"/>
  </w:num>
  <w:num w:numId="43" w16cid:durableId="900095907">
    <w:abstractNumId w:val="435"/>
  </w:num>
  <w:num w:numId="44" w16cid:durableId="1651790878">
    <w:abstractNumId w:val="256"/>
  </w:num>
  <w:num w:numId="45" w16cid:durableId="864055142">
    <w:abstractNumId w:val="305"/>
  </w:num>
  <w:num w:numId="46" w16cid:durableId="1761368879">
    <w:abstractNumId w:val="328"/>
  </w:num>
  <w:num w:numId="47" w16cid:durableId="301351508">
    <w:abstractNumId w:val="277"/>
  </w:num>
  <w:num w:numId="48" w16cid:durableId="154958640">
    <w:abstractNumId w:val="340"/>
  </w:num>
  <w:num w:numId="49" w16cid:durableId="650135252">
    <w:abstractNumId w:val="115"/>
  </w:num>
  <w:num w:numId="50" w16cid:durableId="74209126">
    <w:abstractNumId w:val="458"/>
  </w:num>
  <w:num w:numId="51" w16cid:durableId="507646878">
    <w:abstractNumId w:val="166"/>
  </w:num>
  <w:num w:numId="52" w16cid:durableId="1352414611">
    <w:abstractNumId w:val="250"/>
  </w:num>
  <w:num w:numId="53" w16cid:durableId="1158113133">
    <w:abstractNumId w:val="78"/>
  </w:num>
  <w:num w:numId="54" w16cid:durableId="1798790379">
    <w:abstractNumId w:val="63"/>
  </w:num>
  <w:num w:numId="55" w16cid:durableId="1979533040">
    <w:abstractNumId w:val="437"/>
  </w:num>
  <w:num w:numId="56" w16cid:durableId="1769038874">
    <w:abstractNumId w:val="131"/>
  </w:num>
  <w:num w:numId="57" w16cid:durableId="1584073850">
    <w:abstractNumId w:val="51"/>
  </w:num>
  <w:num w:numId="58" w16cid:durableId="499464401">
    <w:abstractNumId w:val="275"/>
  </w:num>
  <w:num w:numId="59" w16cid:durableId="1339692745">
    <w:abstractNumId w:val="377"/>
  </w:num>
  <w:num w:numId="60" w16cid:durableId="643893522">
    <w:abstractNumId w:val="233"/>
  </w:num>
  <w:num w:numId="61" w16cid:durableId="1462772083">
    <w:abstractNumId w:val="114"/>
  </w:num>
  <w:num w:numId="62" w16cid:durableId="1845509279">
    <w:abstractNumId w:val="402"/>
  </w:num>
  <w:num w:numId="63" w16cid:durableId="1760326773">
    <w:abstractNumId w:val="217"/>
  </w:num>
  <w:num w:numId="64" w16cid:durableId="35543288">
    <w:abstractNumId w:val="453"/>
  </w:num>
  <w:num w:numId="65" w16cid:durableId="669021671">
    <w:abstractNumId w:val="397"/>
  </w:num>
  <w:num w:numId="66" w16cid:durableId="904142215">
    <w:abstractNumId w:val="432"/>
  </w:num>
  <w:num w:numId="67" w16cid:durableId="1246841056">
    <w:abstractNumId w:val="434"/>
  </w:num>
  <w:num w:numId="68" w16cid:durableId="1290283657">
    <w:abstractNumId w:val="444"/>
  </w:num>
  <w:num w:numId="69" w16cid:durableId="1228951878">
    <w:abstractNumId w:val="4"/>
  </w:num>
  <w:num w:numId="70" w16cid:durableId="499153716">
    <w:abstractNumId w:val="106"/>
  </w:num>
  <w:num w:numId="71" w16cid:durableId="1111364337">
    <w:abstractNumId w:val="206"/>
  </w:num>
  <w:num w:numId="72" w16cid:durableId="1772700108">
    <w:abstractNumId w:val="287"/>
  </w:num>
  <w:num w:numId="73" w16cid:durableId="1132483837">
    <w:abstractNumId w:val="348"/>
  </w:num>
  <w:num w:numId="74" w16cid:durableId="1505703396">
    <w:abstractNumId w:val="219"/>
  </w:num>
  <w:num w:numId="75" w16cid:durableId="1500198189">
    <w:abstractNumId w:val="169"/>
  </w:num>
  <w:num w:numId="76" w16cid:durableId="1771310568">
    <w:abstractNumId w:val="216"/>
  </w:num>
  <w:num w:numId="77" w16cid:durableId="1835603265">
    <w:abstractNumId w:val="208"/>
  </w:num>
  <w:num w:numId="78" w16cid:durableId="421028237">
    <w:abstractNumId w:val="54"/>
  </w:num>
  <w:num w:numId="79" w16cid:durableId="425464305">
    <w:abstractNumId w:val="161"/>
  </w:num>
  <w:num w:numId="80" w16cid:durableId="1873422369">
    <w:abstractNumId w:val="25"/>
  </w:num>
  <w:num w:numId="81" w16cid:durableId="162940252">
    <w:abstractNumId w:val="113"/>
  </w:num>
  <w:num w:numId="82" w16cid:durableId="619267386">
    <w:abstractNumId w:val="126"/>
  </w:num>
  <w:num w:numId="83" w16cid:durableId="383137720">
    <w:abstractNumId w:val="28"/>
  </w:num>
  <w:num w:numId="84" w16cid:durableId="101921227">
    <w:abstractNumId w:val="209"/>
  </w:num>
  <w:num w:numId="85" w16cid:durableId="392509956">
    <w:abstractNumId w:val="367"/>
  </w:num>
  <w:num w:numId="86" w16cid:durableId="1742363649">
    <w:abstractNumId w:val="369"/>
  </w:num>
  <w:num w:numId="87" w16cid:durableId="1390300768">
    <w:abstractNumId w:val="308"/>
  </w:num>
  <w:num w:numId="88" w16cid:durableId="2133356996">
    <w:abstractNumId w:val="405"/>
  </w:num>
  <w:num w:numId="89" w16cid:durableId="112747462">
    <w:abstractNumId w:val="13"/>
  </w:num>
  <w:num w:numId="90" w16cid:durableId="243733937">
    <w:abstractNumId w:val="418"/>
  </w:num>
  <w:num w:numId="91" w16cid:durableId="2027898762">
    <w:abstractNumId w:val="266"/>
  </w:num>
  <w:num w:numId="92" w16cid:durableId="164328223">
    <w:abstractNumId w:val="172"/>
  </w:num>
  <w:num w:numId="93" w16cid:durableId="2035299036">
    <w:abstractNumId w:val="299"/>
  </w:num>
  <w:num w:numId="94" w16cid:durableId="1663661112">
    <w:abstractNumId w:val="263"/>
  </w:num>
  <w:num w:numId="95" w16cid:durableId="707873071">
    <w:abstractNumId w:val="311"/>
  </w:num>
  <w:num w:numId="96" w16cid:durableId="1222256706">
    <w:abstractNumId w:val="75"/>
  </w:num>
  <w:num w:numId="97" w16cid:durableId="303660959">
    <w:abstractNumId w:val="211"/>
  </w:num>
  <w:num w:numId="98" w16cid:durableId="728113938">
    <w:abstractNumId w:val="45"/>
  </w:num>
  <w:num w:numId="99" w16cid:durableId="333187377">
    <w:abstractNumId w:val="202"/>
  </w:num>
  <w:num w:numId="100" w16cid:durableId="540437235">
    <w:abstractNumId w:val="210"/>
  </w:num>
  <w:num w:numId="101" w16cid:durableId="830828731">
    <w:abstractNumId w:val="428"/>
  </w:num>
  <w:num w:numId="102" w16cid:durableId="2099789434">
    <w:abstractNumId w:val="64"/>
  </w:num>
  <w:num w:numId="103" w16cid:durableId="1256206236">
    <w:abstractNumId w:val="215"/>
  </w:num>
  <w:num w:numId="104" w16cid:durableId="2044548045">
    <w:abstractNumId w:val="122"/>
  </w:num>
  <w:num w:numId="105" w16cid:durableId="324361317">
    <w:abstractNumId w:val="246"/>
  </w:num>
  <w:num w:numId="106" w16cid:durableId="536510122">
    <w:abstractNumId w:val="112"/>
  </w:num>
  <w:num w:numId="107" w16cid:durableId="326249101">
    <w:abstractNumId w:val="99"/>
  </w:num>
  <w:num w:numId="108" w16cid:durableId="1231427984">
    <w:abstractNumId w:val="371"/>
  </w:num>
  <w:num w:numId="109" w16cid:durableId="520626401">
    <w:abstractNumId w:val="61"/>
  </w:num>
  <w:num w:numId="110" w16cid:durableId="1819495389">
    <w:abstractNumId w:val="136"/>
  </w:num>
  <w:num w:numId="111" w16cid:durableId="1920481455">
    <w:abstractNumId w:val="237"/>
  </w:num>
  <w:num w:numId="112" w16cid:durableId="2015569924">
    <w:abstractNumId w:val="344"/>
  </w:num>
  <w:num w:numId="113" w16cid:durableId="926040327">
    <w:abstractNumId w:val="425"/>
  </w:num>
  <w:num w:numId="114" w16cid:durableId="625743083">
    <w:abstractNumId w:val="165"/>
  </w:num>
  <w:num w:numId="115" w16cid:durableId="1234781093">
    <w:abstractNumId w:val="312"/>
  </w:num>
  <w:num w:numId="116" w16cid:durableId="131365294">
    <w:abstractNumId w:val="335"/>
  </w:num>
  <w:num w:numId="117" w16cid:durableId="1721444012">
    <w:abstractNumId w:val="325"/>
  </w:num>
  <w:num w:numId="118" w16cid:durableId="861018908">
    <w:abstractNumId w:val="234"/>
  </w:num>
  <w:num w:numId="119" w16cid:durableId="638850007">
    <w:abstractNumId w:val="274"/>
  </w:num>
  <w:num w:numId="120" w16cid:durableId="1088846084">
    <w:abstractNumId w:val="419"/>
  </w:num>
  <w:num w:numId="121" w16cid:durableId="1356076707">
    <w:abstractNumId w:val="156"/>
  </w:num>
  <w:num w:numId="122" w16cid:durableId="1253735987">
    <w:abstractNumId w:val="191"/>
  </w:num>
  <w:num w:numId="123" w16cid:durableId="824127125">
    <w:abstractNumId w:val="265"/>
  </w:num>
  <w:num w:numId="124" w16cid:durableId="177014359">
    <w:abstractNumId w:val="319"/>
  </w:num>
  <w:num w:numId="125" w16cid:durableId="2030063903">
    <w:abstractNumId w:val="298"/>
  </w:num>
  <w:num w:numId="126" w16cid:durableId="17777203">
    <w:abstractNumId w:val="411"/>
  </w:num>
  <w:num w:numId="127" w16cid:durableId="1419911137">
    <w:abstractNumId w:val="195"/>
  </w:num>
  <w:num w:numId="128" w16cid:durableId="730268260">
    <w:abstractNumId w:val="313"/>
  </w:num>
  <w:num w:numId="129" w16cid:durableId="51932990">
    <w:abstractNumId w:val="436"/>
  </w:num>
  <w:num w:numId="130" w16cid:durableId="95904963">
    <w:abstractNumId w:val="357"/>
  </w:num>
  <w:num w:numId="131" w16cid:durableId="588580475">
    <w:abstractNumId w:val="282"/>
  </w:num>
  <w:num w:numId="132" w16cid:durableId="1345984528">
    <w:abstractNumId w:val="267"/>
  </w:num>
  <w:num w:numId="133" w16cid:durableId="24453864">
    <w:abstractNumId w:val="258"/>
  </w:num>
  <w:num w:numId="134" w16cid:durableId="1228568087">
    <w:abstractNumId w:val="73"/>
  </w:num>
  <w:num w:numId="135" w16cid:durableId="1740326860">
    <w:abstractNumId w:val="40"/>
  </w:num>
  <w:num w:numId="136" w16cid:durableId="1113016391">
    <w:abstractNumId w:val="30"/>
  </w:num>
  <w:num w:numId="137" w16cid:durableId="1215311011">
    <w:abstractNumId w:val="67"/>
  </w:num>
  <w:num w:numId="138" w16cid:durableId="355927368">
    <w:abstractNumId w:val="251"/>
  </w:num>
  <w:num w:numId="139" w16cid:durableId="1197086255">
    <w:abstractNumId w:val="205"/>
  </w:num>
  <w:num w:numId="140" w16cid:durableId="825124111">
    <w:abstractNumId w:val="272"/>
  </w:num>
  <w:num w:numId="141" w16cid:durableId="348915547">
    <w:abstractNumId w:val="278"/>
  </w:num>
  <w:num w:numId="142" w16cid:durableId="731192661">
    <w:abstractNumId w:val="433"/>
  </w:num>
  <w:num w:numId="143" w16cid:durableId="1188249267">
    <w:abstractNumId w:val="138"/>
  </w:num>
  <w:num w:numId="144" w16cid:durableId="582186230">
    <w:abstractNumId w:val="279"/>
  </w:num>
  <w:num w:numId="145" w16cid:durableId="1852837332">
    <w:abstractNumId w:val="139"/>
  </w:num>
  <w:num w:numId="146" w16cid:durableId="1997685218">
    <w:abstractNumId w:val="248"/>
  </w:num>
  <w:num w:numId="147" w16cid:durableId="603653556">
    <w:abstractNumId w:val="449"/>
  </w:num>
  <w:num w:numId="148" w16cid:durableId="2075740538">
    <w:abstractNumId w:val="36"/>
  </w:num>
  <w:num w:numId="149" w16cid:durableId="346172769">
    <w:abstractNumId w:val="76"/>
  </w:num>
  <w:num w:numId="150" w16cid:durableId="1300962086">
    <w:abstractNumId w:val="152"/>
  </w:num>
  <w:num w:numId="151" w16cid:durableId="1527712582">
    <w:abstractNumId w:val="200"/>
  </w:num>
  <w:num w:numId="152" w16cid:durableId="1140882546">
    <w:abstractNumId w:val="10"/>
  </w:num>
  <w:num w:numId="153" w16cid:durableId="1039862955">
    <w:abstractNumId w:val="151"/>
  </w:num>
  <w:num w:numId="154" w16cid:durableId="1839491581">
    <w:abstractNumId w:val="269"/>
  </w:num>
  <w:num w:numId="155" w16cid:durableId="654384068">
    <w:abstractNumId w:val="355"/>
  </w:num>
  <w:num w:numId="156" w16cid:durableId="1500777102">
    <w:abstractNumId w:val="98"/>
  </w:num>
  <w:num w:numId="157" w16cid:durableId="1010182477">
    <w:abstractNumId w:val="93"/>
  </w:num>
  <w:num w:numId="158" w16cid:durableId="2007786866">
    <w:abstractNumId w:val="118"/>
  </w:num>
  <w:num w:numId="159" w16cid:durableId="838421562">
    <w:abstractNumId w:val="85"/>
  </w:num>
  <w:num w:numId="160" w16cid:durableId="140541646">
    <w:abstractNumId w:val="423"/>
  </w:num>
  <w:num w:numId="161" w16cid:durableId="83038394">
    <w:abstractNumId w:val="221"/>
  </w:num>
  <w:num w:numId="162" w16cid:durableId="23409036">
    <w:abstractNumId w:val="360"/>
  </w:num>
  <w:num w:numId="163" w16cid:durableId="459962302">
    <w:abstractNumId w:val="8"/>
  </w:num>
  <w:num w:numId="164" w16cid:durableId="117992764">
    <w:abstractNumId w:val="32"/>
  </w:num>
  <w:num w:numId="165" w16cid:durableId="1645282092">
    <w:abstractNumId w:val="333"/>
  </w:num>
  <w:num w:numId="166" w16cid:durableId="404576143">
    <w:abstractNumId w:val="291"/>
  </w:num>
  <w:num w:numId="167" w16cid:durableId="511841315">
    <w:abstractNumId w:val="323"/>
  </w:num>
  <w:num w:numId="168" w16cid:durableId="1540586792">
    <w:abstractNumId w:val="243"/>
  </w:num>
  <w:num w:numId="169" w16cid:durableId="902907113">
    <w:abstractNumId w:val="261"/>
  </w:num>
  <w:num w:numId="170" w16cid:durableId="1864779410">
    <w:abstractNumId w:val="422"/>
  </w:num>
  <w:num w:numId="171" w16cid:durableId="571623513">
    <w:abstractNumId w:val="107"/>
  </w:num>
  <w:num w:numId="172" w16cid:durableId="1105690029">
    <w:abstractNumId w:val="167"/>
  </w:num>
  <w:num w:numId="173" w16cid:durableId="436023288">
    <w:abstractNumId w:val="82"/>
  </w:num>
  <w:num w:numId="174" w16cid:durableId="699861718">
    <w:abstractNumId w:val="440"/>
  </w:num>
  <w:num w:numId="175" w16cid:durableId="1868330881">
    <w:abstractNumId w:val="389"/>
  </w:num>
  <w:num w:numId="176" w16cid:durableId="1721631486">
    <w:abstractNumId w:val="351"/>
  </w:num>
  <w:num w:numId="177" w16cid:durableId="685670007">
    <w:abstractNumId w:val="431"/>
  </w:num>
  <w:num w:numId="178" w16cid:durableId="2070571613">
    <w:abstractNumId w:val="331"/>
  </w:num>
  <w:num w:numId="179" w16cid:durableId="576668358">
    <w:abstractNumId w:val="183"/>
  </w:num>
  <w:num w:numId="180" w16cid:durableId="249579810">
    <w:abstractNumId w:val="415"/>
  </w:num>
  <w:num w:numId="181" w16cid:durableId="1595817400">
    <w:abstractNumId w:val="271"/>
  </w:num>
  <w:num w:numId="182" w16cid:durableId="1931229728">
    <w:abstractNumId w:val="424"/>
  </w:num>
  <w:num w:numId="183" w16cid:durableId="1815634215">
    <w:abstractNumId w:val="123"/>
  </w:num>
  <w:num w:numId="184" w16cid:durableId="2024936401">
    <w:abstractNumId w:val="399"/>
  </w:num>
  <w:num w:numId="185" w16cid:durableId="1248686311">
    <w:abstractNumId w:val="327"/>
  </w:num>
  <w:num w:numId="186" w16cid:durableId="563445577">
    <w:abstractNumId w:val="79"/>
  </w:num>
  <w:num w:numId="187" w16cid:durableId="315186015">
    <w:abstractNumId w:val="294"/>
  </w:num>
  <w:num w:numId="188" w16cid:durableId="1664625170">
    <w:abstractNumId w:val="74"/>
  </w:num>
  <w:num w:numId="189" w16cid:durableId="1199203314">
    <w:abstractNumId w:val="147"/>
  </w:num>
  <w:num w:numId="190" w16cid:durableId="1363246947">
    <w:abstractNumId w:val="68"/>
  </w:num>
  <w:num w:numId="191" w16cid:durableId="1406535096">
    <w:abstractNumId w:val="329"/>
  </w:num>
  <w:num w:numId="192" w16cid:durableId="2141537396">
    <w:abstractNumId w:val="90"/>
  </w:num>
  <w:num w:numId="193" w16cid:durableId="2040928881">
    <w:abstractNumId w:val="307"/>
  </w:num>
  <w:num w:numId="194" w16cid:durableId="386227652">
    <w:abstractNumId w:val="395"/>
  </w:num>
  <w:num w:numId="195" w16cid:durableId="1753237568">
    <w:abstractNumId w:val="199"/>
  </w:num>
  <w:num w:numId="196" w16cid:durableId="2064135109">
    <w:abstractNumId w:val="448"/>
  </w:num>
  <w:num w:numId="197" w16cid:durableId="1058407194">
    <w:abstractNumId w:val="309"/>
  </w:num>
  <w:num w:numId="198" w16cid:durableId="1018002098">
    <w:abstractNumId w:val="149"/>
  </w:num>
  <w:num w:numId="199" w16cid:durableId="1839885343">
    <w:abstractNumId w:val="223"/>
  </w:num>
  <w:num w:numId="200" w16cid:durableId="857239392">
    <w:abstractNumId w:val="192"/>
  </w:num>
  <w:num w:numId="201" w16cid:durableId="1521354918">
    <w:abstractNumId w:val="52"/>
  </w:num>
  <w:num w:numId="202" w16cid:durableId="493447636">
    <w:abstractNumId w:val="379"/>
  </w:num>
  <w:num w:numId="203" w16cid:durableId="466240677">
    <w:abstractNumId w:val="153"/>
  </w:num>
  <w:num w:numId="204" w16cid:durableId="487982187">
    <w:abstractNumId w:val="186"/>
  </w:num>
  <w:num w:numId="205" w16cid:durableId="2045524104">
    <w:abstractNumId w:val="201"/>
  </w:num>
  <w:num w:numId="206" w16cid:durableId="299382844">
    <w:abstractNumId w:val="406"/>
  </w:num>
  <w:num w:numId="207" w16cid:durableId="1494182961">
    <w:abstractNumId w:val="3"/>
  </w:num>
  <w:num w:numId="208" w16cid:durableId="144127184">
    <w:abstractNumId w:val="359"/>
  </w:num>
  <w:num w:numId="209" w16cid:durableId="2120446673">
    <w:abstractNumId w:val="288"/>
  </w:num>
  <w:num w:numId="210" w16cid:durableId="848181418">
    <w:abstractNumId w:val="53"/>
  </w:num>
  <w:num w:numId="211" w16cid:durableId="1297486441">
    <w:abstractNumId w:val="117"/>
  </w:num>
  <w:num w:numId="212" w16cid:durableId="1635258475">
    <w:abstractNumId w:val="5"/>
  </w:num>
  <w:num w:numId="213" w16cid:durableId="715004115">
    <w:abstractNumId w:val="7"/>
  </w:num>
  <w:num w:numId="214" w16cid:durableId="1628588542">
    <w:abstractNumId w:val="439"/>
  </w:num>
  <w:num w:numId="215" w16cid:durableId="284578111">
    <w:abstractNumId w:val="264"/>
  </w:num>
  <w:num w:numId="216" w16cid:durableId="2126800805">
    <w:abstractNumId w:val="176"/>
  </w:num>
  <w:num w:numId="217" w16cid:durableId="1795059804">
    <w:abstractNumId w:val="372"/>
  </w:num>
  <w:num w:numId="218" w16cid:durableId="1645813347">
    <w:abstractNumId w:val="190"/>
  </w:num>
  <w:num w:numId="219" w16cid:durableId="678047984">
    <w:abstractNumId w:val="421"/>
  </w:num>
  <w:num w:numId="220" w16cid:durableId="1348099158">
    <w:abstractNumId w:val="81"/>
  </w:num>
  <w:num w:numId="221" w16cid:durableId="1650598604">
    <w:abstractNumId w:val="125"/>
  </w:num>
  <w:num w:numId="222" w16cid:durableId="176433410">
    <w:abstractNumId w:val="69"/>
  </w:num>
  <w:num w:numId="223" w16cid:durableId="1091505591">
    <w:abstractNumId w:val="368"/>
  </w:num>
  <w:num w:numId="224" w16cid:durableId="348264414">
    <w:abstractNumId w:val="314"/>
  </w:num>
  <w:num w:numId="225" w16cid:durableId="122970817">
    <w:abstractNumId w:val="222"/>
  </w:num>
  <w:num w:numId="226" w16cid:durableId="913465371">
    <w:abstractNumId w:val="336"/>
  </w:num>
  <w:num w:numId="227" w16cid:durableId="1781990148">
    <w:abstractNumId w:val="247"/>
  </w:num>
  <w:num w:numId="228" w16cid:durableId="716590497">
    <w:abstractNumId w:val="283"/>
  </w:num>
  <w:num w:numId="229" w16cid:durableId="1680621337">
    <w:abstractNumId w:val="342"/>
  </w:num>
  <w:num w:numId="230" w16cid:durableId="1058548270">
    <w:abstractNumId w:val="388"/>
  </w:num>
  <w:num w:numId="231" w16cid:durableId="1926644552">
    <w:abstractNumId w:val="268"/>
  </w:num>
  <w:num w:numId="232" w16cid:durableId="1777366960">
    <w:abstractNumId w:val="414"/>
  </w:num>
  <w:num w:numId="233" w16cid:durableId="1787187668">
    <w:abstractNumId w:val="452"/>
  </w:num>
  <w:num w:numId="234" w16cid:durableId="779178031">
    <w:abstractNumId w:val="438"/>
  </w:num>
  <w:num w:numId="235" w16cid:durableId="815561313">
    <w:abstractNumId w:val="297"/>
  </w:num>
  <w:num w:numId="236" w16cid:durableId="1702584513">
    <w:abstractNumId w:val="130"/>
  </w:num>
  <w:num w:numId="237" w16cid:durableId="752360301">
    <w:abstractNumId w:val="356"/>
  </w:num>
  <w:num w:numId="238" w16cid:durableId="2006394952">
    <w:abstractNumId w:val="240"/>
  </w:num>
  <w:num w:numId="239" w16cid:durableId="270089749">
    <w:abstractNumId w:val="456"/>
  </w:num>
  <w:num w:numId="240" w16cid:durableId="957878083">
    <w:abstractNumId w:val="398"/>
  </w:num>
  <w:num w:numId="241" w16cid:durableId="312100472">
    <w:abstractNumId w:val="214"/>
  </w:num>
  <w:num w:numId="242" w16cid:durableId="1495680611">
    <w:abstractNumId w:val="103"/>
  </w:num>
  <w:num w:numId="243" w16cid:durableId="720979249">
    <w:abstractNumId w:val="77"/>
  </w:num>
  <w:num w:numId="244" w16cid:durableId="1947420140">
    <w:abstractNumId w:val="179"/>
  </w:num>
  <w:num w:numId="245" w16cid:durableId="510215962">
    <w:abstractNumId w:val="144"/>
  </w:num>
  <w:num w:numId="246" w16cid:durableId="1005134826">
    <w:abstractNumId w:val="362"/>
  </w:num>
  <w:num w:numId="247" w16cid:durableId="1466385881">
    <w:abstractNumId w:val="6"/>
  </w:num>
  <w:num w:numId="248" w16cid:durableId="1910071592">
    <w:abstractNumId w:val="330"/>
  </w:num>
  <w:num w:numId="249" w16cid:durableId="1702317305">
    <w:abstractNumId w:val="0"/>
  </w:num>
  <w:num w:numId="250" w16cid:durableId="1690793511">
    <w:abstractNumId w:val="185"/>
  </w:num>
  <w:num w:numId="251" w16cid:durableId="495649437">
    <w:abstractNumId w:val="70"/>
  </w:num>
  <w:num w:numId="252" w16cid:durableId="2009482016">
    <w:abstractNumId w:val="383"/>
  </w:num>
  <w:num w:numId="253" w16cid:durableId="1126200588">
    <w:abstractNumId w:val="366"/>
  </w:num>
  <w:num w:numId="254" w16cid:durableId="930698272">
    <w:abstractNumId w:val="39"/>
  </w:num>
  <w:num w:numId="255" w16cid:durableId="1075207219">
    <w:abstractNumId w:val="12"/>
  </w:num>
  <w:num w:numId="256" w16cid:durableId="304966303">
    <w:abstractNumId w:val="381"/>
  </w:num>
  <w:num w:numId="257" w16cid:durableId="745957236">
    <w:abstractNumId w:val="104"/>
  </w:num>
  <w:num w:numId="258" w16cid:durableId="1943613313">
    <w:abstractNumId w:val="142"/>
  </w:num>
  <w:num w:numId="259" w16cid:durableId="172962853">
    <w:abstractNumId w:val="57"/>
  </w:num>
  <w:num w:numId="260" w16cid:durableId="895357099">
    <w:abstractNumId w:val="108"/>
  </w:num>
  <w:num w:numId="261" w16cid:durableId="1119688742">
    <w:abstractNumId w:val="128"/>
  </w:num>
  <w:num w:numId="262" w16cid:durableId="320234752">
    <w:abstractNumId w:val="46"/>
  </w:num>
  <w:num w:numId="263" w16cid:durableId="368338901">
    <w:abstractNumId w:val="430"/>
  </w:num>
  <w:num w:numId="264" w16cid:durableId="1427071631">
    <w:abstractNumId w:val="110"/>
  </w:num>
  <w:num w:numId="265" w16cid:durableId="1318924690">
    <w:abstractNumId w:val="241"/>
  </w:num>
  <w:num w:numId="266" w16cid:durableId="354620060">
    <w:abstractNumId w:val="454"/>
  </w:num>
  <w:num w:numId="267" w16cid:durableId="588537687">
    <w:abstractNumId w:val="83"/>
  </w:num>
  <w:num w:numId="268" w16cid:durableId="769475112">
    <w:abstractNumId w:val="280"/>
  </w:num>
  <w:num w:numId="269" w16cid:durableId="1832940718">
    <w:abstractNumId w:val="260"/>
  </w:num>
  <w:num w:numId="270" w16cid:durableId="539318729">
    <w:abstractNumId w:val="2"/>
  </w:num>
  <w:num w:numId="271" w16cid:durableId="371269559">
    <w:abstractNumId w:val="236"/>
  </w:num>
  <w:num w:numId="272" w16cid:durableId="909539044">
    <w:abstractNumId w:val="394"/>
  </w:num>
  <w:num w:numId="273" w16cid:durableId="1246694480">
    <w:abstractNumId w:val="304"/>
  </w:num>
  <w:num w:numId="274" w16cid:durableId="1898319567">
    <w:abstractNumId w:val="72"/>
  </w:num>
  <w:num w:numId="275" w16cid:durableId="1356807407">
    <w:abstractNumId w:val="339"/>
  </w:num>
  <w:num w:numId="276" w16cid:durableId="2059620218">
    <w:abstractNumId w:val="284"/>
  </w:num>
  <w:num w:numId="277" w16cid:durableId="776213368">
    <w:abstractNumId w:val="373"/>
  </w:num>
  <w:num w:numId="278" w16cid:durableId="212470791">
    <w:abstractNumId w:val="92"/>
  </w:num>
  <w:num w:numId="279" w16cid:durableId="499582547">
    <w:abstractNumId w:val="27"/>
  </w:num>
  <w:num w:numId="280" w16cid:durableId="53354212">
    <w:abstractNumId w:val="242"/>
  </w:num>
  <w:num w:numId="281" w16cid:durableId="1807891456">
    <w:abstractNumId w:val="198"/>
  </w:num>
  <w:num w:numId="282" w16cid:durableId="1273823824">
    <w:abstractNumId w:val="455"/>
  </w:num>
  <w:num w:numId="283" w16cid:durableId="1690528488">
    <w:abstractNumId w:val="417"/>
  </w:num>
  <w:num w:numId="284" w16cid:durableId="1594360520">
    <w:abstractNumId w:val="109"/>
  </w:num>
  <w:num w:numId="285" w16cid:durableId="557471806">
    <w:abstractNumId w:val="324"/>
  </w:num>
  <w:num w:numId="286" w16cid:durableId="1003554175">
    <w:abstractNumId w:val="60"/>
  </w:num>
  <w:num w:numId="287" w16cid:durableId="1116560565">
    <w:abstractNumId w:val="41"/>
  </w:num>
  <w:num w:numId="288" w16cid:durableId="582834954">
    <w:abstractNumId w:val="350"/>
  </w:num>
  <w:num w:numId="289" w16cid:durableId="1784307295">
    <w:abstractNumId w:val="370"/>
  </w:num>
  <w:num w:numId="290" w16cid:durableId="730883606">
    <w:abstractNumId w:val="353"/>
  </w:num>
  <w:num w:numId="291" w16cid:durableId="341397295">
    <w:abstractNumId w:val="26"/>
  </w:num>
  <w:num w:numId="292" w16cid:durableId="1104420441">
    <w:abstractNumId w:val="374"/>
  </w:num>
  <w:num w:numId="293" w16cid:durableId="1361279040">
    <w:abstractNumId w:val="119"/>
  </w:num>
  <w:num w:numId="294" w16cid:durableId="1250383774">
    <w:abstractNumId w:val="409"/>
  </w:num>
  <w:num w:numId="295" w16cid:durableId="1660885094">
    <w:abstractNumId w:val="48"/>
  </w:num>
  <w:num w:numId="296" w16cid:durableId="418795724">
    <w:abstractNumId w:val="218"/>
  </w:num>
  <w:num w:numId="297" w16cid:durableId="291178585">
    <w:abstractNumId w:val="320"/>
  </w:num>
  <w:num w:numId="298" w16cid:durableId="1946569999">
    <w:abstractNumId w:val="346"/>
  </w:num>
  <w:num w:numId="299" w16cid:durableId="874736862">
    <w:abstractNumId w:val="386"/>
  </w:num>
  <w:num w:numId="300" w16cid:durableId="661083497">
    <w:abstractNumId w:val="321"/>
  </w:num>
  <w:num w:numId="301" w16cid:durableId="1763716102">
    <w:abstractNumId w:val="400"/>
  </w:num>
  <w:num w:numId="302" w16cid:durableId="700978514">
    <w:abstractNumId w:val="59"/>
  </w:num>
  <w:num w:numId="303" w16cid:durableId="1810126615">
    <w:abstractNumId w:val="363"/>
  </w:num>
  <w:num w:numId="304" w16cid:durableId="1802183615">
    <w:abstractNumId w:val="44"/>
  </w:num>
  <w:num w:numId="305" w16cid:durableId="663053782">
    <w:abstractNumId w:val="88"/>
  </w:num>
  <w:num w:numId="306" w16cid:durableId="525607775">
    <w:abstractNumId w:val="188"/>
  </w:num>
  <w:num w:numId="307" w16cid:durableId="695079283">
    <w:abstractNumId w:val="95"/>
  </w:num>
  <w:num w:numId="308" w16cid:durableId="1765302440">
    <w:abstractNumId w:val="301"/>
  </w:num>
  <w:num w:numId="309" w16cid:durableId="1847673406">
    <w:abstractNumId w:val="101"/>
  </w:num>
  <w:num w:numId="310" w16cid:durableId="1650983752">
    <w:abstractNumId w:val="19"/>
  </w:num>
  <w:num w:numId="311" w16cid:durableId="966396930">
    <w:abstractNumId w:val="306"/>
  </w:num>
  <w:num w:numId="312" w16cid:durableId="563030452">
    <w:abstractNumId w:val="71"/>
  </w:num>
  <w:num w:numId="313" w16cid:durableId="2007900422">
    <w:abstractNumId w:val="96"/>
  </w:num>
  <w:num w:numId="314" w16cid:durableId="485122441">
    <w:abstractNumId w:val="358"/>
  </w:num>
  <w:num w:numId="315" w16cid:durableId="1333754903">
    <w:abstractNumId w:val="62"/>
  </w:num>
  <w:num w:numId="316" w16cid:durableId="369964668">
    <w:abstractNumId w:val="345"/>
  </w:num>
  <w:num w:numId="317" w16cid:durableId="127360544">
    <w:abstractNumId w:val="4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123628633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63467472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1354648258">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675765651">
    <w:abstractNumId w:val="4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577983780">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1503399176">
    <w:abstractNumId w:val="187"/>
  </w:num>
  <w:num w:numId="324" w16cid:durableId="349912544">
    <w:abstractNumId w:val="213"/>
  </w:num>
  <w:num w:numId="325" w16cid:durableId="252394055">
    <w:abstractNumId w:val="65"/>
  </w:num>
  <w:num w:numId="326" w16cid:durableId="932975353">
    <w:abstractNumId w:val="24"/>
  </w:num>
  <w:num w:numId="327" w16cid:durableId="430129615">
    <w:abstractNumId w:val="318"/>
  </w:num>
  <w:num w:numId="328" w16cid:durableId="1095441644">
    <w:abstractNumId w:val="29"/>
  </w:num>
  <w:num w:numId="329" w16cid:durableId="1282417781">
    <w:abstractNumId w:val="249"/>
  </w:num>
  <w:num w:numId="330" w16cid:durableId="1660696821">
    <w:abstractNumId w:val="197"/>
  </w:num>
  <w:num w:numId="331" w16cid:durableId="312762456">
    <w:abstractNumId w:val="224"/>
  </w:num>
  <w:num w:numId="332" w16cid:durableId="1709914335">
    <w:abstractNumId w:val="317"/>
  </w:num>
  <w:num w:numId="333" w16cid:durableId="332031289">
    <w:abstractNumId w:val="441"/>
  </w:num>
  <w:num w:numId="334" w16cid:durableId="230239459">
    <w:abstractNumId w:val="376"/>
  </w:num>
  <w:num w:numId="335" w16cid:durableId="1079182012">
    <w:abstractNumId w:val="227"/>
  </w:num>
  <w:num w:numId="336" w16cid:durableId="61605698">
    <w:abstractNumId w:val="38"/>
  </w:num>
  <w:num w:numId="337" w16cid:durableId="640112070">
    <w:abstractNumId w:val="408"/>
  </w:num>
  <w:num w:numId="338" w16cid:durableId="1499226382">
    <w:abstractNumId w:val="420"/>
  </w:num>
  <w:num w:numId="339" w16cid:durableId="732655277">
    <w:abstractNumId w:val="164"/>
  </w:num>
  <w:num w:numId="340" w16cid:durableId="2011398104">
    <w:abstractNumId w:val="393"/>
  </w:num>
  <w:num w:numId="341" w16cid:durableId="280041491">
    <w:abstractNumId w:val="262"/>
  </w:num>
  <w:num w:numId="342" w16cid:durableId="940139074">
    <w:abstractNumId w:val="270"/>
  </w:num>
  <w:num w:numId="343" w16cid:durableId="792331331">
    <w:abstractNumId w:val="177"/>
  </w:num>
  <w:num w:numId="344" w16cid:durableId="151528975">
    <w:abstractNumId w:val="141"/>
  </w:num>
  <w:num w:numId="345" w16cid:durableId="385181624">
    <w:abstractNumId w:val="168"/>
  </w:num>
  <w:num w:numId="346" w16cid:durableId="1501893867">
    <w:abstractNumId w:val="273"/>
  </w:num>
  <w:num w:numId="347" w16cid:durableId="1734501495">
    <w:abstractNumId w:val="148"/>
  </w:num>
  <w:num w:numId="348" w16cid:durableId="1174497661">
    <w:abstractNumId w:val="426"/>
  </w:num>
  <w:num w:numId="349" w16cid:durableId="1611279339">
    <w:abstractNumId w:val="58"/>
  </w:num>
  <w:num w:numId="350" w16cid:durableId="1849560809">
    <w:abstractNumId w:val="132"/>
  </w:num>
  <w:num w:numId="351" w16cid:durableId="694162439">
    <w:abstractNumId w:val="49"/>
  </w:num>
  <w:num w:numId="352" w16cid:durableId="1618104918">
    <w:abstractNumId w:val="442"/>
  </w:num>
  <w:num w:numId="353" w16cid:durableId="223496104">
    <w:abstractNumId w:val="159"/>
  </w:num>
  <w:num w:numId="354" w16cid:durableId="1259213856">
    <w:abstractNumId w:val="296"/>
  </w:num>
  <w:num w:numId="355" w16cid:durableId="795947573">
    <w:abstractNumId w:val="232"/>
  </w:num>
  <w:num w:numId="356" w16cid:durableId="1749158534">
    <w:abstractNumId w:val="387"/>
  </w:num>
  <w:num w:numId="357" w16cid:durableId="787429013">
    <w:abstractNumId w:val="134"/>
  </w:num>
  <w:num w:numId="358" w16cid:durableId="222912759">
    <w:abstractNumId w:val="162"/>
  </w:num>
  <w:num w:numId="359" w16cid:durableId="1762602023">
    <w:abstractNumId w:val="97"/>
  </w:num>
  <w:num w:numId="360" w16cid:durableId="2091809784">
    <w:abstractNumId w:val="86"/>
  </w:num>
  <w:num w:numId="361" w16cid:durableId="1628972212">
    <w:abstractNumId w:val="178"/>
  </w:num>
  <w:num w:numId="362" w16cid:durableId="26949204">
    <w:abstractNumId w:val="343"/>
  </w:num>
  <w:num w:numId="363" w16cid:durableId="1258947701">
    <w:abstractNumId w:val="80"/>
  </w:num>
  <w:num w:numId="364" w16cid:durableId="1619027914">
    <w:abstractNumId w:val="382"/>
  </w:num>
  <w:num w:numId="365" w16cid:durableId="1056002458">
    <w:abstractNumId w:val="182"/>
  </w:num>
  <w:num w:numId="366" w16cid:durableId="688719601">
    <w:abstractNumId w:val="23"/>
  </w:num>
  <w:num w:numId="367" w16cid:durableId="1922831573">
    <w:abstractNumId w:val="286"/>
  </w:num>
  <w:num w:numId="368" w16cid:durableId="1617979171">
    <w:abstractNumId w:val="450"/>
  </w:num>
  <w:num w:numId="369" w16cid:durableId="1636108686">
    <w:abstractNumId w:val="244"/>
  </w:num>
  <w:num w:numId="370" w16cid:durableId="622422550">
    <w:abstractNumId w:val="105"/>
  </w:num>
  <w:num w:numId="371" w16cid:durableId="1931621698">
    <w:abstractNumId w:val="401"/>
  </w:num>
  <w:num w:numId="372" w16cid:durableId="570624933">
    <w:abstractNumId w:val="332"/>
  </w:num>
  <w:num w:numId="373" w16cid:durableId="633415510">
    <w:abstractNumId w:val="365"/>
  </w:num>
  <w:num w:numId="374" w16cid:durableId="1835224807">
    <w:abstractNumId w:val="229"/>
  </w:num>
  <w:num w:numId="375" w16cid:durableId="714619118">
    <w:abstractNumId w:val="207"/>
  </w:num>
  <w:num w:numId="376" w16cid:durableId="125702379">
    <w:abstractNumId w:val="390"/>
  </w:num>
  <w:num w:numId="377" w16cid:durableId="1349916261">
    <w:abstractNumId w:val="124"/>
  </w:num>
  <w:num w:numId="378" w16cid:durableId="1894929789">
    <w:abstractNumId w:val="427"/>
  </w:num>
  <w:num w:numId="379" w16cid:durableId="739255003">
    <w:abstractNumId w:val="316"/>
  </w:num>
  <w:num w:numId="380" w16cid:durableId="1248542480">
    <w:abstractNumId w:val="451"/>
  </w:num>
  <w:num w:numId="381" w16cid:durableId="251622447">
    <w:abstractNumId w:val="11"/>
  </w:num>
  <w:num w:numId="382" w16cid:durableId="892891573">
    <w:abstractNumId w:val="21"/>
  </w:num>
  <w:num w:numId="383" w16cid:durableId="1435786388">
    <w:abstractNumId w:val="349"/>
  </w:num>
  <w:num w:numId="384" w16cid:durableId="1259173009">
    <w:abstractNumId w:val="203"/>
  </w:num>
  <w:num w:numId="385" w16cid:durableId="825779011">
    <w:abstractNumId w:val="253"/>
  </w:num>
  <w:num w:numId="386" w16cid:durableId="712074696">
    <w:abstractNumId w:val="385"/>
  </w:num>
  <w:num w:numId="387" w16cid:durableId="1125387488">
    <w:abstractNumId w:val="129"/>
  </w:num>
  <w:num w:numId="388" w16cid:durableId="308830718">
    <w:abstractNumId w:val="56"/>
  </w:num>
  <w:num w:numId="389" w16cid:durableId="746808496">
    <w:abstractNumId w:val="391"/>
  </w:num>
  <w:num w:numId="390" w16cid:durableId="2030374058">
    <w:abstractNumId w:val="87"/>
  </w:num>
  <w:num w:numId="391" w16cid:durableId="290474841">
    <w:abstractNumId w:val="361"/>
  </w:num>
  <w:num w:numId="392" w16cid:durableId="962076163">
    <w:abstractNumId w:val="403"/>
  </w:num>
  <w:num w:numId="393" w16cid:durableId="707335573">
    <w:abstractNumId w:val="175"/>
  </w:num>
  <w:num w:numId="394" w16cid:durableId="1109742652">
    <w:abstractNumId w:val="239"/>
  </w:num>
  <w:num w:numId="395" w16cid:durableId="1772240916">
    <w:abstractNumId w:val="1"/>
  </w:num>
  <w:num w:numId="396" w16cid:durableId="1261260256">
    <w:abstractNumId w:val="341"/>
  </w:num>
  <w:num w:numId="397" w16cid:durableId="839664382">
    <w:abstractNumId w:val="322"/>
  </w:num>
  <w:num w:numId="398" w16cid:durableId="275407068">
    <w:abstractNumId w:val="171"/>
  </w:num>
  <w:num w:numId="399" w16cid:durableId="1408574271">
    <w:abstractNumId w:val="384"/>
  </w:num>
  <w:num w:numId="400" w16cid:durableId="242299187">
    <w:abstractNumId w:val="100"/>
  </w:num>
  <w:num w:numId="401" w16cid:durableId="1713845556">
    <w:abstractNumId w:val="255"/>
  </w:num>
  <w:num w:numId="402" w16cid:durableId="428039878">
    <w:abstractNumId w:val="50"/>
  </w:num>
  <w:num w:numId="403" w16cid:durableId="732197816">
    <w:abstractNumId w:val="111"/>
  </w:num>
  <w:num w:numId="404" w16cid:durableId="636833618">
    <w:abstractNumId w:val="189"/>
  </w:num>
  <w:num w:numId="405" w16cid:durableId="1549606040">
    <w:abstractNumId w:val="174"/>
  </w:num>
  <w:num w:numId="406" w16cid:durableId="1575314128">
    <w:abstractNumId w:val="35"/>
  </w:num>
  <w:num w:numId="407" w16cid:durableId="1209295616">
    <w:abstractNumId w:val="276"/>
  </w:num>
  <w:num w:numId="408" w16cid:durableId="585387361">
    <w:abstractNumId w:val="196"/>
  </w:num>
  <w:num w:numId="409" w16cid:durableId="88741846">
    <w:abstractNumId w:val="121"/>
  </w:num>
  <w:num w:numId="410" w16cid:durableId="1228220721">
    <w:abstractNumId w:val="18"/>
  </w:num>
  <w:num w:numId="411" w16cid:durableId="869301370">
    <w:abstractNumId w:val="143"/>
  </w:num>
  <w:num w:numId="412" w16cid:durableId="855190692">
    <w:abstractNumId w:val="252"/>
  </w:num>
  <w:num w:numId="413" w16cid:durableId="1174875746">
    <w:abstractNumId w:val="158"/>
  </w:num>
  <w:num w:numId="414" w16cid:durableId="2127657139">
    <w:abstractNumId w:val="204"/>
  </w:num>
  <w:num w:numId="415" w16cid:durableId="1746687023">
    <w:abstractNumId w:val="281"/>
  </w:num>
  <w:num w:numId="416" w16cid:durableId="524439658">
    <w:abstractNumId w:val="170"/>
  </w:num>
  <w:num w:numId="417" w16cid:durableId="592974747">
    <w:abstractNumId w:val="228"/>
  </w:num>
  <w:num w:numId="418" w16cid:durableId="1115712049">
    <w:abstractNumId w:val="84"/>
  </w:num>
  <w:num w:numId="419" w16cid:durableId="1589923786">
    <w:abstractNumId w:val="257"/>
  </w:num>
  <w:num w:numId="420" w16cid:durableId="2065449473">
    <w:abstractNumId w:val="292"/>
  </w:num>
  <w:num w:numId="421" w16cid:durableId="1370183376">
    <w:abstractNumId w:val="120"/>
  </w:num>
  <w:num w:numId="422" w16cid:durableId="2002463877">
    <w:abstractNumId w:val="180"/>
  </w:num>
  <w:num w:numId="423" w16cid:durableId="7173940">
    <w:abstractNumId w:val="231"/>
  </w:num>
  <w:num w:numId="424" w16cid:durableId="500781843">
    <w:abstractNumId w:val="235"/>
  </w:num>
  <w:num w:numId="425" w16cid:durableId="1098983040">
    <w:abstractNumId w:val="154"/>
  </w:num>
  <w:num w:numId="426" w16cid:durableId="689840810">
    <w:abstractNumId w:val="446"/>
  </w:num>
  <w:num w:numId="427" w16cid:durableId="780999493">
    <w:abstractNumId w:val="334"/>
  </w:num>
  <w:num w:numId="428" w16cid:durableId="1104040105">
    <w:abstractNumId w:val="146"/>
  </w:num>
  <w:num w:numId="429" w16cid:durableId="1436949584">
    <w:abstractNumId w:val="303"/>
  </w:num>
  <w:num w:numId="430" w16cid:durableId="1700427267">
    <w:abstractNumId w:val="102"/>
  </w:num>
  <w:num w:numId="431" w16cid:durableId="944655019">
    <w:abstractNumId w:val="259"/>
  </w:num>
  <w:num w:numId="432" w16cid:durableId="279605078">
    <w:abstractNumId w:val="14"/>
  </w:num>
  <w:num w:numId="433" w16cid:durableId="1782413301">
    <w:abstractNumId w:val="226"/>
  </w:num>
  <w:num w:numId="434" w16cid:durableId="1015613290">
    <w:abstractNumId w:val="116"/>
  </w:num>
  <w:num w:numId="435" w16cid:durableId="1527450463">
    <w:abstractNumId w:val="315"/>
  </w:num>
  <w:num w:numId="436" w16cid:durableId="958024624">
    <w:abstractNumId w:val="290"/>
  </w:num>
  <w:num w:numId="437" w16cid:durableId="89544313">
    <w:abstractNumId w:val="194"/>
  </w:num>
  <w:num w:numId="438" w16cid:durableId="269091133">
    <w:abstractNumId w:val="181"/>
  </w:num>
  <w:num w:numId="439" w16cid:durableId="619335778">
    <w:abstractNumId w:val="15"/>
  </w:num>
  <w:num w:numId="440" w16cid:durableId="1057050999">
    <w:abstractNumId w:val="16"/>
  </w:num>
  <w:num w:numId="441" w16cid:durableId="94834349">
    <w:abstractNumId w:val="193"/>
  </w:num>
  <w:num w:numId="442" w16cid:durableId="1144466496">
    <w:abstractNumId w:val="302"/>
  </w:num>
  <w:num w:numId="443" w16cid:durableId="922184641">
    <w:abstractNumId w:val="66"/>
  </w:num>
  <w:num w:numId="444" w16cid:durableId="2053797494">
    <w:abstractNumId w:val="352"/>
  </w:num>
  <w:num w:numId="445" w16cid:durableId="951859176">
    <w:abstractNumId w:val="445"/>
  </w:num>
  <w:num w:numId="446" w16cid:durableId="915166801">
    <w:abstractNumId w:val="163"/>
  </w:num>
  <w:num w:numId="447" w16cid:durableId="5645028">
    <w:abstractNumId w:val="173"/>
  </w:num>
  <w:num w:numId="448" w16cid:durableId="1480536923">
    <w:abstractNumId w:val="337"/>
  </w:num>
  <w:num w:numId="449" w16cid:durableId="1797328986">
    <w:abstractNumId w:val="404"/>
  </w:num>
  <w:num w:numId="450" w16cid:durableId="1217936697">
    <w:abstractNumId w:val="413"/>
  </w:num>
  <w:num w:numId="451" w16cid:durableId="1137065736">
    <w:abstractNumId w:val="310"/>
  </w:num>
  <w:num w:numId="452" w16cid:durableId="142090963">
    <w:abstractNumId w:val="160"/>
  </w:num>
  <w:num w:numId="453" w16cid:durableId="875855015">
    <w:abstractNumId w:val="338"/>
  </w:num>
  <w:num w:numId="454" w16cid:durableId="1247543368">
    <w:abstractNumId w:val="429"/>
  </w:num>
  <w:num w:numId="455" w16cid:durableId="835458747">
    <w:abstractNumId w:val="34"/>
  </w:num>
  <w:num w:numId="456" w16cid:durableId="1327905319">
    <w:abstractNumId w:val="91"/>
  </w:num>
  <w:num w:numId="457" w16cid:durableId="1459374119">
    <w:abstractNumId w:val="150"/>
  </w:num>
  <w:num w:numId="458" w16cid:durableId="427967619">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336928294">
    <w:abstractNumId w:val="184"/>
  </w:num>
  <w:num w:numId="460" w16cid:durableId="1032733347">
    <w:abstractNumId w:val="55"/>
  </w:num>
  <w:numIdMacAtCleanup w:val="4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an Mcclure">
    <w15:presenceInfo w15:providerId="AD" w15:userId="S::kristian.mcclure@keyis.com::06fde5e1-e8f0-4872-b553-1ea4322e34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050B7"/>
    <w:rsid w:val="00011592"/>
    <w:rsid w:val="000133BA"/>
    <w:rsid w:val="00014936"/>
    <w:rsid w:val="00015D6A"/>
    <w:rsid w:val="00020859"/>
    <w:rsid w:val="00022F52"/>
    <w:rsid w:val="0002379A"/>
    <w:rsid w:val="00025822"/>
    <w:rsid w:val="000279AD"/>
    <w:rsid w:val="000314D2"/>
    <w:rsid w:val="00044A56"/>
    <w:rsid w:val="00051B9A"/>
    <w:rsid w:val="00056BC9"/>
    <w:rsid w:val="00065372"/>
    <w:rsid w:val="00065A01"/>
    <w:rsid w:val="00072517"/>
    <w:rsid w:val="000748FA"/>
    <w:rsid w:val="00081B6E"/>
    <w:rsid w:val="00081DB9"/>
    <w:rsid w:val="00083C18"/>
    <w:rsid w:val="0009279D"/>
    <w:rsid w:val="000A1788"/>
    <w:rsid w:val="000A36C4"/>
    <w:rsid w:val="000C256E"/>
    <w:rsid w:val="000C2D9C"/>
    <w:rsid w:val="000C5BB9"/>
    <w:rsid w:val="000C63F5"/>
    <w:rsid w:val="000D24EF"/>
    <w:rsid w:val="000D3CB7"/>
    <w:rsid w:val="000D713E"/>
    <w:rsid w:val="000D733B"/>
    <w:rsid w:val="000E1979"/>
    <w:rsid w:val="000E4C4A"/>
    <w:rsid w:val="000E6FC3"/>
    <w:rsid w:val="000F05D5"/>
    <w:rsid w:val="000F123C"/>
    <w:rsid w:val="000F77FB"/>
    <w:rsid w:val="000F7F73"/>
    <w:rsid w:val="00112FD6"/>
    <w:rsid w:val="00115771"/>
    <w:rsid w:val="00117334"/>
    <w:rsid w:val="00117B31"/>
    <w:rsid w:val="00135D9C"/>
    <w:rsid w:val="00136AD2"/>
    <w:rsid w:val="00147C4F"/>
    <w:rsid w:val="00153408"/>
    <w:rsid w:val="001562E5"/>
    <w:rsid w:val="00161AA7"/>
    <w:rsid w:val="001621E0"/>
    <w:rsid w:val="001641CE"/>
    <w:rsid w:val="00164B99"/>
    <w:rsid w:val="00182817"/>
    <w:rsid w:val="001830F5"/>
    <w:rsid w:val="00183BA5"/>
    <w:rsid w:val="00191870"/>
    <w:rsid w:val="00194BC7"/>
    <w:rsid w:val="00196685"/>
    <w:rsid w:val="001A6667"/>
    <w:rsid w:val="001B2B9B"/>
    <w:rsid w:val="001B2C56"/>
    <w:rsid w:val="001B3689"/>
    <w:rsid w:val="001C1C28"/>
    <w:rsid w:val="001C2719"/>
    <w:rsid w:val="001C2FD5"/>
    <w:rsid w:val="001C3E99"/>
    <w:rsid w:val="001C466E"/>
    <w:rsid w:val="001D0C38"/>
    <w:rsid w:val="001D2F25"/>
    <w:rsid w:val="001E09B5"/>
    <w:rsid w:val="001F27B2"/>
    <w:rsid w:val="001F4BE7"/>
    <w:rsid w:val="00205D91"/>
    <w:rsid w:val="00206360"/>
    <w:rsid w:val="00206E07"/>
    <w:rsid w:val="00206E33"/>
    <w:rsid w:val="00207361"/>
    <w:rsid w:val="0021198C"/>
    <w:rsid w:val="002121E1"/>
    <w:rsid w:val="00213195"/>
    <w:rsid w:val="002164DE"/>
    <w:rsid w:val="00217311"/>
    <w:rsid w:val="00220BA2"/>
    <w:rsid w:val="0022397C"/>
    <w:rsid w:val="002259C9"/>
    <w:rsid w:val="002308FE"/>
    <w:rsid w:val="00236737"/>
    <w:rsid w:val="00242D61"/>
    <w:rsid w:val="0024463A"/>
    <w:rsid w:val="002448FE"/>
    <w:rsid w:val="002449D8"/>
    <w:rsid w:val="00250D0D"/>
    <w:rsid w:val="00252DD4"/>
    <w:rsid w:val="002532A3"/>
    <w:rsid w:val="0025764F"/>
    <w:rsid w:val="002645BF"/>
    <w:rsid w:val="00264D46"/>
    <w:rsid w:val="0026729C"/>
    <w:rsid w:val="002705BD"/>
    <w:rsid w:val="00280287"/>
    <w:rsid w:val="00291A3E"/>
    <w:rsid w:val="00297486"/>
    <w:rsid w:val="002A52CD"/>
    <w:rsid w:val="002A7AE6"/>
    <w:rsid w:val="002A7F73"/>
    <w:rsid w:val="002B2889"/>
    <w:rsid w:val="002C1AC3"/>
    <w:rsid w:val="002C658C"/>
    <w:rsid w:val="002D5606"/>
    <w:rsid w:val="002E5689"/>
    <w:rsid w:val="002F3045"/>
    <w:rsid w:val="002F4E65"/>
    <w:rsid w:val="002F56E3"/>
    <w:rsid w:val="002F777E"/>
    <w:rsid w:val="003042B5"/>
    <w:rsid w:val="00315573"/>
    <w:rsid w:val="00320D94"/>
    <w:rsid w:val="00323295"/>
    <w:rsid w:val="00325A20"/>
    <w:rsid w:val="0033351B"/>
    <w:rsid w:val="00334624"/>
    <w:rsid w:val="00340566"/>
    <w:rsid w:val="003474E1"/>
    <w:rsid w:val="00372D43"/>
    <w:rsid w:val="00375CDF"/>
    <w:rsid w:val="00390F06"/>
    <w:rsid w:val="00391AD1"/>
    <w:rsid w:val="00397307"/>
    <w:rsid w:val="003B547C"/>
    <w:rsid w:val="003C1D50"/>
    <w:rsid w:val="003C42CC"/>
    <w:rsid w:val="003E551F"/>
    <w:rsid w:val="003F7BE7"/>
    <w:rsid w:val="0040058A"/>
    <w:rsid w:val="00400984"/>
    <w:rsid w:val="00403B6E"/>
    <w:rsid w:val="00407DFD"/>
    <w:rsid w:val="0041308A"/>
    <w:rsid w:val="00420EBC"/>
    <w:rsid w:val="004247B4"/>
    <w:rsid w:val="004307AB"/>
    <w:rsid w:val="00457E0F"/>
    <w:rsid w:val="004619BE"/>
    <w:rsid w:val="00462497"/>
    <w:rsid w:val="004627BE"/>
    <w:rsid w:val="004669A7"/>
    <w:rsid w:val="00470BF9"/>
    <w:rsid w:val="00474177"/>
    <w:rsid w:val="00482C29"/>
    <w:rsid w:val="00485C21"/>
    <w:rsid w:val="00487F97"/>
    <w:rsid w:val="00497D07"/>
    <w:rsid w:val="004A210E"/>
    <w:rsid w:val="004A21C4"/>
    <w:rsid w:val="004A6935"/>
    <w:rsid w:val="004B72B1"/>
    <w:rsid w:val="004C049B"/>
    <w:rsid w:val="004C207E"/>
    <w:rsid w:val="004C4C1E"/>
    <w:rsid w:val="004C4DB7"/>
    <w:rsid w:val="004C5EBD"/>
    <w:rsid w:val="004D35D9"/>
    <w:rsid w:val="004E0DAE"/>
    <w:rsid w:val="004E1D2C"/>
    <w:rsid w:val="004E2C78"/>
    <w:rsid w:val="004E3E1C"/>
    <w:rsid w:val="004E4407"/>
    <w:rsid w:val="004F0AB3"/>
    <w:rsid w:val="004F0F62"/>
    <w:rsid w:val="004F16C1"/>
    <w:rsid w:val="00504C27"/>
    <w:rsid w:val="0050725F"/>
    <w:rsid w:val="00515185"/>
    <w:rsid w:val="00520A87"/>
    <w:rsid w:val="00524818"/>
    <w:rsid w:val="00525440"/>
    <w:rsid w:val="00526535"/>
    <w:rsid w:val="00530E6C"/>
    <w:rsid w:val="00532612"/>
    <w:rsid w:val="00536EF2"/>
    <w:rsid w:val="00555AA9"/>
    <w:rsid w:val="00564D66"/>
    <w:rsid w:val="005666F0"/>
    <w:rsid w:val="00570566"/>
    <w:rsid w:val="00570F12"/>
    <w:rsid w:val="0057300F"/>
    <w:rsid w:val="00574D33"/>
    <w:rsid w:val="00577F76"/>
    <w:rsid w:val="0058210B"/>
    <w:rsid w:val="00584332"/>
    <w:rsid w:val="0059412A"/>
    <w:rsid w:val="005A075F"/>
    <w:rsid w:val="005A23F4"/>
    <w:rsid w:val="005A32DA"/>
    <w:rsid w:val="005A6294"/>
    <w:rsid w:val="005B0B7F"/>
    <w:rsid w:val="005B121B"/>
    <w:rsid w:val="005B12F2"/>
    <w:rsid w:val="005B3D14"/>
    <w:rsid w:val="005C1129"/>
    <w:rsid w:val="005C300B"/>
    <w:rsid w:val="005C6A64"/>
    <w:rsid w:val="005C6EA0"/>
    <w:rsid w:val="005D202F"/>
    <w:rsid w:val="005D2B30"/>
    <w:rsid w:val="005E3590"/>
    <w:rsid w:val="005E57DD"/>
    <w:rsid w:val="005F3209"/>
    <w:rsid w:val="00603F21"/>
    <w:rsid w:val="00606E6A"/>
    <w:rsid w:val="0061338C"/>
    <w:rsid w:val="00615F94"/>
    <w:rsid w:val="00616EBB"/>
    <w:rsid w:val="006203C3"/>
    <w:rsid w:val="00624120"/>
    <w:rsid w:val="00637FE2"/>
    <w:rsid w:val="006440F4"/>
    <w:rsid w:val="00652644"/>
    <w:rsid w:val="0066160F"/>
    <w:rsid w:val="00664AB9"/>
    <w:rsid w:val="00672FF2"/>
    <w:rsid w:val="0068315E"/>
    <w:rsid w:val="006941C9"/>
    <w:rsid w:val="0069764B"/>
    <w:rsid w:val="006A1810"/>
    <w:rsid w:val="006B5D97"/>
    <w:rsid w:val="006C4C48"/>
    <w:rsid w:val="006C52A9"/>
    <w:rsid w:val="006C5E86"/>
    <w:rsid w:val="006C6A9A"/>
    <w:rsid w:val="006C79AE"/>
    <w:rsid w:val="006C7F6C"/>
    <w:rsid w:val="006D0E37"/>
    <w:rsid w:val="006D5AC2"/>
    <w:rsid w:val="006E6C18"/>
    <w:rsid w:val="006E6D72"/>
    <w:rsid w:val="006F00FC"/>
    <w:rsid w:val="006F0FDD"/>
    <w:rsid w:val="006F2C95"/>
    <w:rsid w:val="0070631B"/>
    <w:rsid w:val="00715791"/>
    <w:rsid w:val="00715CA6"/>
    <w:rsid w:val="00716D4A"/>
    <w:rsid w:val="007235B5"/>
    <w:rsid w:val="00732A1C"/>
    <w:rsid w:val="007471D8"/>
    <w:rsid w:val="00747771"/>
    <w:rsid w:val="0075205B"/>
    <w:rsid w:val="00754719"/>
    <w:rsid w:val="007551D1"/>
    <w:rsid w:val="007749F5"/>
    <w:rsid w:val="00780150"/>
    <w:rsid w:val="00780CEE"/>
    <w:rsid w:val="0078561A"/>
    <w:rsid w:val="007859DA"/>
    <w:rsid w:val="00786C82"/>
    <w:rsid w:val="007A6BA0"/>
    <w:rsid w:val="007A7495"/>
    <w:rsid w:val="007B7047"/>
    <w:rsid w:val="007C3144"/>
    <w:rsid w:val="007C75C8"/>
    <w:rsid w:val="007D7514"/>
    <w:rsid w:val="007E204B"/>
    <w:rsid w:val="007E6C23"/>
    <w:rsid w:val="007F03C9"/>
    <w:rsid w:val="007F66FE"/>
    <w:rsid w:val="0080449D"/>
    <w:rsid w:val="008055AA"/>
    <w:rsid w:val="00806D52"/>
    <w:rsid w:val="00810960"/>
    <w:rsid w:val="00820EA4"/>
    <w:rsid w:val="00821FDF"/>
    <w:rsid w:val="008264B1"/>
    <w:rsid w:val="00830850"/>
    <w:rsid w:val="00836C15"/>
    <w:rsid w:val="00836E15"/>
    <w:rsid w:val="00841B5D"/>
    <w:rsid w:val="00841CDC"/>
    <w:rsid w:val="00846CEA"/>
    <w:rsid w:val="00846FAF"/>
    <w:rsid w:val="00851718"/>
    <w:rsid w:val="00854893"/>
    <w:rsid w:val="008551CF"/>
    <w:rsid w:val="008569D6"/>
    <w:rsid w:val="008628CE"/>
    <w:rsid w:val="008738CE"/>
    <w:rsid w:val="00884750"/>
    <w:rsid w:val="00892529"/>
    <w:rsid w:val="008A4890"/>
    <w:rsid w:val="008B1359"/>
    <w:rsid w:val="008B2D54"/>
    <w:rsid w:val="008B352E"/>
    <w:rsid w:val="008B6B48"/>
    <w:rsid w:val="008C627B"/>
    <w:rsid w:val="008D5F48"/>
    <w:rsid w:val="008E3BED"/>
    <w:rsid w:val="008E5A4F"/>
    <w:rsid w:val="008F1F1D"/>
    <w:rsid w:val="008F73D7"/>
    <w:rsid w:val="00900469"/>
    <w:rsid w:val="009016B3"/>
    <w:rsid w:val="00904EC9"/>
    <w:rsid w:val="00905F52"/>
    <w:rsid w:val="00906982"/>
    <w:rsid w:val="009116C8"/>
    <w:rsid w:val="0091666C"/>
    <w:rsid w:val="009202A0"/>
    <w:rsid w:val="009267AF"/>
    <w:rsid w:val="00937D09"/>
    <w:rsid w:val="00942938"/>
    <w:rsid w:val="009468C6"/>
    <w:rsid w:val="00946CE4"/>
    <w:rsid w:val="0094767A"/>
    <w:rsid w:val="00951D58"/>
    <w:rsid w:val="00962A8A"/>
    <w:rsid w:val="00963720"/>
    <w:rsid w:val="009678CE"/>
    <w:rsid w:val="00980279"/>
    <w:rsid w:val="009809F1"/>
    <w:rsid w:val="00984A5C"/>
    <w:rsid w:val="0098522E"/>
    <w:rsid w:val="009865E2"/>
    <w:rsid w:val="009903DE"/>
    <w:rsid w:val="00996701"/>
    <w:rsid w:val="009A13DB"/>
    <w:rsid w:val="009A1A94"/>
    <w:rsid w:val="009A6282"/>
    <w:rsid w:val="009B54AD"/>
    <w:rsid w:val="009B63FC"/>
    <w:rsid w:val="009C15B0"/>
    <w:rsid w:val="009D4DCB"/>
    <w:rsid w:val="009F5E02"/>
    <w:rsid w:val="00A0165B"/>
    <w:rsid w:val="00A030D6"/>
    <w:rsid w:val="00A07C0B"/>
    <w:rsid w:val="00A12A44"/>
    <w:rsid w:val="00A148D2"/>
    <w:rsid w:val="00A1597E"/>
    <w:rsid w:val="00A167A8"/>
    <w:rsid w:val="00A201E5"/>
    <w:rsid w:val="00A21624"/>
    <w:rsid w:val="00A22446"/>
    <w:rsid w:val="00A330E5"/>
    <w:rsid w:val="00A33580"/>
    <w:rsid w:val="00A340DA"/>
    <w:rsid w:val="00A3560C"/>
    <w:rsid w:val="00A420D1"/>
    <w:rsid w:val="00A462EC"/>
    <w:rsid w:val="00A5449F"/>
    <w:rsid w:val="00A61531"/>
    <w:rsid w:val="00A61592"/>
    <w:rsid w:val="00A625A2"/>
    <w:rsid w:val="00A6444A"/>
    <w:rsid w:val="00A67099"/>
    <w:rsid w:val="00A71718"/>
    <w:rsid w:val="00A75221"/>
    <w:rsid w:val="00A75DA3"/>
    <w:rsid w:val="00A825EF"/>
    <w:rsid w:val="00A922C2"/>
    <w:rsid w:val="00A97F60"/>
    <w:rsid w:val="00AA4696"/>
    <w:rsid w:val="00AA6FFE"/>
    <w:rsid w:val="00AB0AFE"/>
    <w:rsid w:val="00AB36F5"/>
    <w:rsid w:val="00AD414C"/>
    <w:rsid w:val="00AD5AE5"/>
    <w:rsid w:val="00AE51A3"/>
    <w:rsid w:val="00AE7955"/>
    <w:rsid w:val="00B00A27"/>
    <w:rsid w:val="00B1193D"/>
    <w:rsid w:val="00B12F54"/>
    <w:rsid w:val="00B176AD"/>
    <w:rsid w:val="00B1790B"/>
    <w:rsid w:val="00B20761"/>
    <w:rsid w:val="00B24DE5"/>
    <w:rsid w:val="00B252D7"/>
    <w:rsid w:val="00B31839"/>
    <w:rsid w:val="00B36614"/>
    <w:rsid w:val="00B37C00"/>
    <w:rsid w:val="00B37D97"/>
    <w:rsid w:val="00B443E7"/>
    <w:rsid w:val="00B45D2D"/>
    <w:rsid w:val="00B50909"/>
    <w:rsid w:val="00B53EE0"/>
    <w:rsid w:val="00B5438F"/>
    <w:rsid w:val="00B602A3"/>
    <w:rsid w:val="00B62859"/>
    <w:rsid w:val="00B8169C"/>
    <w:rsid w:val="00B908E8"/>
    <w:rsid w:val="00B913B1"/>
    <w:rsid w:val="00BA4289"/>
    <w:rsid w:val="00BB03F1"/>
    <w:rsid w:val="00BB2729"/>
    <w:rsid w:val="00BB62FB"/>
    <w:rsid w:val="00BC207C"/>
    <w:rsid w:val="00BD080C"/>
    <w:rsid w:val="00BD182B"/>
    <w:rsid w:val="00BE7438"/>
    <w:rsid w:val="00BF3285"/>
    <w:rsid w:val="00BF4372"/>
    <w:rsid w:val="00BF578D"/>
    <w:rsid w:val="00C01DDA"/>
    <w:rsid w:val="00C05A47"/>
    <w:rsid w:val="00C05F96"/>
    <w:rsid w:val="00C214FF"/>
    <w:rsid w:val="00C21FC6"/>
    <w:rsid w:val="00C2452D"/>
    <w:rsid w:val="00C25EBB"/>
    <w:rsid w:val="00C26C4F"/>
    <w:rsid w:val="00C4036A"/>
    <w:rsid w:val="00C468D5"/>
    <w:rsid w:val="00C46A3E"/>
    <w:rsid w:val="00C521B0"/>
    <w:rsid w:val="00C55709"/>
    <w:rsid w:val="00C62505"/>
    <w:rsid w:val="00C62E8C"/>
    <w:rsid w:val="00C67397"/>
    <w:rsid w:val="00C81681"/>
    <w:rsid w:val="00C83383"/>
    <w:rsid w:val="00C97E76"/>
    <w:rsid w:val="00CA183F"/>
    <w:rsid w:val="00CA43EB"/>
    <w:rsid w:val="00CB5E01"/>
    <w:rsid w:val="00CC26EB"/>
    <w:rsid w:val="00CD1A56"/>
    <w:rsid w:val="00CD3047"/>
    <w:rsid w:val="00CD7CFD"/>
    <w:rsid w:val="00CE0C66"/>
    <w:rsid w:val="00CE26D7"/>
    <w:rsid w:val="00CE4EA8"/>
    <w:rsid w:val="00CE6EA8"/>
    <w:rsid w:val="00CF1073"/>
    <w:rsid w:val="00CF3A76"/>
    <w:rsid w:val="00D0002F"/>
    <w:rsid w:val="00D03EA7"/>
    <w:rsid w:val="00D20299"/>
    <w:rsid w:val="00D27D2E"/>
    <w:rsid w:val="00D35455"/>
    <w:rsid w:val="00D44E21"/>
    <w:rsid w:val="00D46583"/>
    <w:rsid w:val="00D47FA4"/>
    <w:rsid w:val="00D52366"/>
    <w:rsid w:val="00D52D96"/>
    <w:rsid w:val="00D53F01"/>
    <w:rsid w:val="00D56081"/>
    <w:rsid w:val="00D634D1"/>
    <w:rsid w:val="00D66040"/>
    <w:rsid w:val="00D67BAC"/>
    <w:rsid w:val="00D75833"/>
    <w:rsid w:val="00D7652C"/>
    <w:rsid w:val="00D83A68"/>
    <w:rsid w:val="00D85B74"/>
    <w:rsid w:val="00D90CF3"/>
    <w:rsid w:val="00D95147"/>
    <w:rsid w:val="00D974BB"/>
    <w:rsid w:val="00DA2D2F"/>
    <w:rsid w:val="00DB0920"/>
    <w:rsid w:val="00DB518E"/>
    <w:rsid w:val="00DC7408"/>
    <w:rsid w:val="00DD0FCB"/>
    <w:rsid w:val="00DD2879"/>
    <w:rsid w:val="00DD3004"/>
    <w:rsid w:val="00DD377D"/>
    <w:rsid w:val="00DD40DD"/>
    <w:rsid w:val="00DE5BD6"/>
    <w:rsid w:val="00DE64C0"/>
    <w:rsid w:val="00DE6AEE"/>
    <w:rsid w:val="00DF3964"/>
    <w:rsid w:val="00DF780A"/>
    <w:rsid w:val="00E02615"/>
    <w:rsid w:val="00E02FB5"/>
    <w:rsid w:val="00E03F19"/>
    <w:rsid w:val="00E13306"/>
    <w:rsid w:val="00E21ABA"/>
    <w:rsid w:val="00E246CC"/>
    <w:rsid w:val="00E26290"/>
    <w:rsid w:val="00E309EF"/>
    <w:rsid w:val="00E40ACC"/>
    <w:rsid w:val="00E41B50"/>
    <w:rsid w:val="00E42E7A"/>
    <w:rsid w:val="00E46EF6"/>
    <w:rsid w:val="00E503D7"/>
    <w:rsid w:val="00E60F4D"/>
    <w:rsid w:val="00E66BE7"/>
    <w:rsid w:val="00E71B51"/>
    <w:rsid w:val="00E91C75"/>
    <w:rsid w:val="00E96621"/>
    <w:rsid w:val="00EA20DF"/>
    <w:rsid w:val="00EA3D03"/>
    <w:rsid w:val="00EA3F4A"/>
    <w:rsid w:val="00EB3A6D"/>
    <w:rsid w:val="00EB3DE2"/>
    <w:rsid w:val="00EB7BF4"/>
    <w:rsid w:val="00EC4AB2"/>
    <w:rsid w:val="00ED2E51"/>
    <w:rsid w:val="00ED56D5"/>
    <w:rsid w:val="00EE09BD"/>
    <w:rsid w:val="00EE0F14"/>
    <w:rsid w:val="00EE37FD"/>
    <w:rsid w:val="00EE6D86"/>
    <w:rsid w:val="00EF2B7A"/>
    <w:rsid w:val="00EF71C1"/>
    <w:rsid w:val="00F01631"/>
    <w:rsid w:val="00F02FF2"/>
    <w:rsid w:val="00F10400"/>
    <w:rsid w:val="00F10521"/>
    <w:rsid w:val="00F11FE4"/>
    <w:rsid w:val="00F21AC1"/>
    <w:rsid w:val="00F21DF0"/>
    <w:rsid w:val="00F33D0B"/>
    <w:rsid w:val="00F4022E"/>
    <w:rsid w:val="00F426B8"/>
    <w:rsid w:val="00F52F6F"/>
    <w:rsid w:val="00F53CE4"/>
    <w:rsid w:val="00F5481E"/>
    <w:rsid w:val="00F60EF0"/>
    <w:rsid w:val="00F64F43"/>
    <w:rsid w:val="00F72298"/>
    <w:rsid w:val="00F74278"/>
    <w:rsid w:val="00F81D47"/>
    <w:rsid w:val="00F900BD"/>
    <w:rsid w:val="00F9441F"/>
    <w:rsid w:val="00F952EA"/>
    <w:rsid w:val="00FA6FFA"/>
    <w:rsid w:val="00FA7943"/>
    <w:rsid w:val="00FB1CB2"/>
    <w:rsid w:val="00FB3964"/>
    <w:rsid w:val="00FB3ECB"/>
    <w:rsid w:val="00FC4C14"/>
    <w:rsid w:val="00FC5518"/>
    <w:rsid w:val="00FD11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paragraph" w:styleId="FootnoteText">
    <w:name w:val="footnote text"/>
    <w:basedOn w:val="Normal"/>
    <w:link w:val="FootnoteTextChar"/>
    <w:uiPriority w:val="99"/>
    <w:semiHidden/>
    <w:unhideWhenUsed/>
    <w:rsid w:val="00FB39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3964"/>
    <w:rPr>
      <w:sz w:val="20"/>
      <w:szCs w:val="20"/>
    </w:rPr>
  </w:style>
  <w:style w:type="character" w:styleId="FootnoteReference">
    <w:name w:val="footnote reference"/>
    <w:basedOn w:val="DefaultParagraphFont"/>
    <w:uiPriority w:val="99"/>
    <w:semiHidden/>
    <w:unhideWhenUsed/>
    <w:rsid w:val="00FB3964"/>
    <w:rPr>
      <w:vertAlign w:val="superscript"/>
    </w:rPr>
  </w:style>
  <w:style w:type="character" w:styleId="UnresolvedMention">
    <w:name w:val="Unresolved Mention"/>
    <w:basedOn w:val="DefaultParagraphFont"/>
    <w:uiPriority w:val="99"/>
    <w:semiHidden/>
    <w:unhideWhenUsed/>
    <w:rsid w:val="00A5449F"/>
    <w:rPr>
      <w:color w:val="605E5C"/>
      <w:shd w:val="clear" w:color="auto" w:fill="E1DFDD"/>
    </w:rPr>
  </w:style>
  <w:style w:type="paragraph" w:customStyle="1" w:styleId="isselectedend">
    <w:name w:val="isselectedend"/>
    <w:basedOn w:val="Normal"/>
    <w:rsid w:val="000653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65372"/>
    <w:rPr>
      <w:b/>
      <w:bCs/>
    </w:rPr>
  </w:style>
  <w:style w:type="paragraph" w:styleId="NormalWeb">
    <w:name w:val="Normal (Web)"/>
    <w:basedOn w:val="Normal"/>
    <w:uiPriority w:val="99"/>
    <w:unhideWhenUsed/>
    <w:rsid w:val="000653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Revision">
    <w:name w:val="Revision"/>
    <w:hidden/>
    <w:uiPriority w:val="99"/>
    <w:semiHidden/>
    <w:rsid w:val="00CD30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subcontractapplications@keyis.com"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subcontractapplications@keyis.com" TargetMode="External"/><Relationship Id="rId2" Type="http://schemas.openxmlformats.org/officeDocument/2006/relationships/customXml" Target="../customXml/item2.xml"/><Relationship Id="rId16" Type="http://schemas.openxmlformats.org/officeDocument/2006/relationships/hyperlink" Target="mailto:subcontractapplications@keyis.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adminservices@keyi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bcontractapplications@keyi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Props1.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65</Pages>
  <Words>15189</Words>
  <Characters>86581</Characters>
  <Application>Microsoft Office Word</Application>
  <DocSecurity>0</DocSecurity>
  <Lines>721</Lines>
  <Paragraphs>203</Paragraphs>
  <ScaleCrop>false</ScaleCrop>
  <Company/>
  <LinksUpToDate>false</LinksUpToDate>
  <CharactersWithSpaces>101567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20</cp:revision>
  <dcterms:created xsi:type="dcterms:W3CDTF">2026-06-25T14:48:00Z</dcterms:created>
  <dcterms:modified xsi:type="dcterms:W3CDTF">2026-06-26T09:09:00Z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