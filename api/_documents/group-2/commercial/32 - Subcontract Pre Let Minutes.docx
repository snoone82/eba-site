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6859A" w14:textId="77777777" w:rsidR="002E0F72" w:rsidRPr="003E4699" w:rsidRDefault="002E0F72">
      <w:pPr>
        <w:pStyle w:val="Header"/>
        <w:tabs>
          <w:tab w:val="clear" w:pos="4153"/>
          <w:tab w:val="clear" w:pos="8306"/>
          <w:tab w:val="left" w:pos="6900"/>
        </w:tabs>
        <w:rPr>
          <w:rFonts w:ascii="Arial" w:hAnsi="Arial" w:cs="Arial"/>
          <w:sz w:val="22"/>
        </w:rPr>
      </w:pPr>
      <w:r w:rsidRPr="003E4699">
        <w:rPr>
          <w:rFonts w:ascii="Arial" w:hAnsi="Arial" w:cs="Arial"/>
          <w:b/>
          <w:bCs/>
          <w:sz w:val="22"/>
        </w:rPr>
        <w:t xml:space="preserve">    </w:t>
      </w:r>
    </w:p>
    <w:p w14:paraId="1D86859B" w14:textId="77777777" w:rsidR="002E0F72" w:rsidRPr="003E4699" w:rsidRDefault="002E0F72">
      <w:pPr>
        <w:jc w:val="center"/>
        <w:rPr>
          <w:rFonts w:ascii="Arial" w:hAnsi="Arial" w:cs="Arial"/>
          <w:b/>
          <w:bCs/>
          <w:sz w:val="22"/>
        </w:rPr>
      </w:pPr>
      <w:r w:rsidRPr="003E4699">
        <w:rPr>
          <w:rFonts w:ascii="Arial" w:hAnsi="Arial" w:cs="Arial"/>
          <w:b/>
          <w:bCs/>
          <w:sz w:val="22"/>
        </w:rPr>
        <w:t>Minutes of Meeting</w:t>
      </w:r>
    </w:p>
    <w:p w14:paraId="1D86859C" w14:textId="77777777" w:rsidR="002E0F72" w:rsidRPr="003E4699" w:rsidRDefault="002E0F72">
      <w:pPr>
        <w:jc w:val="both"/>
        <w:rPr>
          <w:rFonts w:ascii="Arial" w:hAnsi="Arial" w:cs="Arial"/>
          <w:sz w:val="20"/>
          <w:u w:val="single"/>
        </w:rPr>
      </w:pPr>
    </w:p>
    <w:p w14:paraId="1D86859D" w14:textId="77777777" w:rsidR="00316BE2" w:rsidRPr="003E4699" w:rsidRDefault="00314C7E" w:rsidP="00316BE2">
      <w:pPr>
        <w:numPr>
          <w:ilvl w:val="0"/>
          <w:numId w:val="17"/>
        </w:numPr>
        <w:ind w:left="567" w:hanging="567"/>
        <w:jc w:val="both"/>
        <w:rPr>
          <w:rFonts w:ascii="Arial" w:hAnsi="Arial" w:cs="Arial"/>
          <w:b/>
          <w:sz w:val="20"/>
          <w:u w:val="single"/>
        </w:rPr>
      </w:pPr>
      <w:r w:rsidRPr="003E4699">
        <w:rPr>
          <w:rFonts w:ascii="Arial" w:hAnsi="Arial" w:cs="Arial"/>
          <w:b/>
          <w:sz w:val="20"/>
          <w:u w:val="single"/>
        </w:rPr>
        <w:t>FORMALITIES</w:t>
      </w:r>
    </w:p>
    <w:p w14:paraId="1D86859E" w14:textId="77777777" w:rsidR="00081208" w:rsidRPr="003E4699" w:rsidRDefault="00081208" w:rsidP="00081208">
      <w:pPr>
        <w:ind w:left="567"/>
        <w:jc w:val="both"/>
        <w:rPr>
          <w:rFonts w:ascii="Arial" w:hAnsi="Arial" w:cs="Arial"/>
          <w:b/>
          <w:sz w:val="20"/>
          <w:u w:val="single"/>
        </w:rPr>
      </w:pPr>
    </w:p>
    <w:p w14:paraId="1D86859F" w14:textId="77777777" w:rsidR="00316BE2" w:rsidRPr="003E4699" w:rsidRDefault="002E0F72" w:rsidP="00316BE2">
      <w:pPr>
        <w:numPr>
          <w:ilvl w:val="1"/>
          <w:numId w:val="17"/>
        </w:numPr>
        <w:jc w:val="both"/>
        <w:rPr>
          <w:rFonts w:ascii="Arial" w:hAnsi="Arial" w:cs="Arial"/>
          <w:b/>
          <w:sz w:val="20"/>
          <w:u w:val="single"/>
        </w:rPr>
      </w:pPr>
      <w:r w:rsidRPr="003E4699">
        <w:rPr>
          <w:rFonts w:ascii="Arial" w:hAnsi="Arial" w:cs="Arial"/>
          <w:bCs/>
          <w:sz w:val="20"/>
        </w:rPr>
        <w:t xml:space="preserve">Contract title: </w:t>
      </w:r>
      <w:bookmarkStart w:id="0" w:name="Text1"/>
      <w:r w:rsidR="000E0376" w:rsidRPr="003E4699">
        <w:rPr>
          <w:rFonts w:ascii="Arial" w:hAnsi="Arial" w:cs="Arial"/>
          <w:b/>
          <w:sz w:val="20"/>
          <w:szCs w:val="20"/>
          <w:highlight w:val="darkGray"/>
        </w:rPr>
        <w:fldChar w:fldCharType="begin">
          <w:ffData>
            <w:name w:val="Text1"/>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0"/>
    </w:p>
    <w:p w14:paraId="1D8685A0" w14:textId="77777777" w:rsidR="00316BE2" w:rsidRPr="003E4699" w:rsidRDefault="00316BE2" w:rsidP="00316BE2">
      <w:pPr>
        <w:ind w:left="432"/>
        <w:jc w:val="both"/>
        <w:rPr>
          <w:rFonts w:ascii="Arial" w:hAnsi="Arial" w:cs="Arial"/>
          <w:b/>
          <w:sz w:val="20"/>
          <w:u w:val="single"/>
        </w:rPr>
      </w:pPr>
    </w:p>
    <w:p w14:paraId="1D8685A1" w14:textId="77777777" w:rsidR="00316BE2" w:rsidRPr="003E4699" w:rsidRDefault="002E0F72" w:rsidP="00316BE2">
      <w:pPr>
        <w:numPr>
          <w:ilvl w:val="1"/>
          <w:numId w:val="17"/>
        </w:numPr>
        <w:jc w:val="both"/>
        <w:rPr>
          <w:rFonts w:ascii="Arial" w:hAnsi="Arial" w:cs="Arial"/>
          <w:b/>
          <w:sz w:val="20"/>
          <w:u w:val="single"/>
        </w:rPr>
      </w:pPr>
      <w:r w:rsidRPr="003E4699">
        <w:rPr>
          <w:rFonts w:ascii="Arial" w:hAnsi="Arial" w:cs="Arial"/>
          <w:bCs/>
          <w:sz w:val="20"/>
        </w:rPr>
        <w:t>Contract number:</w:t>
      </w:r>
      <w:r w:rsidR="00005EEE" w:rsidRPr="003E4699">
        <w:rPr>
          <w:rFonts w:ascii="Arial" w:hAnsi="Arial" w:cs="Arial"/>
          <w:bCs/>
          <w:sz w:val="20"/>
        </w:rPr>
        <w:t xml:space="preserve"> </w:t>
      </w:r>
      <w:bookmarkStart w:id="1" w:name="Text2"/>
      <w:r w:rsidR="000E0376" w:rsidRPr="003E4699">
        <w:rPr>
          <w:rFonts w:ascii="Arial" w:hAnsi="Arial" w:cs="Arial"/>
          <w:b/>
          <w:sz w:val="20"/>
          <w:szCs w:val="20"/>
          <w:highlight w:val="darkGray"/>
        </w:rPr>
        <w:fldChar w:fldCharType="begin">
          <w:ffData>
            <w:name w:val="Text2"/>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1"/>
    </w:p>
    <w:p w14:paraId="1D8685A2" w14:textId="77777777" w:rsidR="00316BE2" w:rsidRPr="003E4699" w:rsidRDefault="00316BE2" w:rsidP="00316BE2">
      <w:pPr>
        <w:pStyle w:val="ListParagraph"/>
        <w:rPr>
          <w:rFonts w:ascii="Arial" w:hAnsi="Arial" w:cs="Arial"/>
          <w:bCs/>
          <w:sz w:val="20"/>
        </w:rPr>
      </w:pPr>
    </w:p>
    <w:p w14:paraId="1D8685A3" w14:textId="77777777" w:rsidR="00316BE2" w:rsidRPr="003E4699" w:rsidRDefault="00314C7E" w:rsidP="00316BE2">
      <w:pPr>
        <w:numPr>
          <w:ilvl w:val="1"/>
          <w:numId w:val="17"/>
        </w:numPr>
        <w:jc w:val="both"/>
        <w:rPr>
          <w:rFonts w:ascii="Arial" w:hAnsi="Arial" w:cs="Arial"/>
          <w:b/>
          <w:sz w:val="20"/>
          <w:u w:val="single"/>
        </w:rPr>
      </w:pPr>
      <w:r w:rsidRPr="003E4699">
        <w:rPr>
          <w:rFonts w:ascii="Arial" w:hAnsi="Arial" w:cs="Arial"/>
          <w:bCs/>
          <w:sz w:val="20"/>
        </w:rPr>
        <w:t xml:space="preserve">Those </w:t>
      </w:r>
      <w:r w:rsidR="00FD5AE4" w:rsidRPr="003E4699">
        <w:rPr>
          <w:rFonts w:ascii="Arial" w:hAnsi="Arial" w:cs="Arial"/>
          <w:bCs/>
          <w:sz w:val="20"/>
        </w:rPr>
        <w:t>a</w:t>
      </w:r>
      <w:r w:rsidR="002E0F72" w:rsidRPr="003E4699">
        <w:rPr>
          <w:rFonts w:ascii="Arial" w:hAnsi="Arial" w:cs="Arial"/>
          <w:bCs/>
          <w:sz w:val="20"/>
        </w:rPr>
        <w:t>ttend</w:t>
      </w:r>
      <w:r w:rsidRPr="003E4699">
        <w:rPr>
          <w:rFonts w:ascii="Arial" w:hAnsi="Arial" w:cs="Arial"/>
          <w:bCs/>
          <w:sz w:val="20"/>
        </w:rPr>
        <w:t>ing</w:t>
      </w:r>
      <w:r w:rsidR="00FD5AE4" w:rsidRPr="003E4699">
        <w:rPr>
          <w:rFonts w:ascii="Arial" w:hAnsi="Arial" w:cs="Arial"/>
          <w:bCs/>
          <w:sz w:val="20"/>
        </w:rPr>
        <w:t>:</w:t>
      </w:r>
    </w:p>
    <w:p w14:paraId="1D8685A4" w14:textId="77777777" w:rsidR="00316BE2" w:rsidRPr="003E4699" w:rsidRDefault="00316BE2" w:rsidP="00316BE2">
      <w:pPr>
        <w:pStyle w:val="ListParagraph"/>
        <w:rPr>
          <w:rFonts w:ascii="Arial" w:hAnsi="Arial" w:cs="Arial"/>
          <w:bCs/>
          <w:sz w:val="20"/>
        </w:rPr>
      </w:pPr>
    </w:p>
    <w:p w14:paraId="1D8685A5" w14:textId="39CD52EB" w:rsidR="00316BE2" w:rsidRPr="003E4699" w:rsidRDefault="00D059FD" w:rsidP="00316BE2">
      <w:pPr>
        <w:numPr>
          <w:ilvl w:val="2"/>
          <w:numId w:val="17"/>
        </w:numPr>
        <w:jc w:val="both"/>
        <w:rPr>
          <w:rFonts w:ascii="Arial" w:hAnsi="Arial" w:cs="Arial"/>
          <w:b/>
          <w:sz w:val="20"/>
          <w:u w:val="single"/>
        </w:rPr>
      </w:pPr>
      <w:r w:rsidRPr="00D059FD">
        <w:rPr>
          <w:rFonts w:ascii="Arial" w:hAnsi="Arial" w:cs="Arial"/>
          <w:bCs/>
          <w:sz w:val="20"/>
          <w:highlight w:val="red"/>
        </w:rPr>
        <w:t>COMPANY NAME</w:t>
      </w:r>
      <w:r w:rsidR="006A4FF6" w:rsidRPr="003E4699">
        <w:rPr>
          <w:rFonts w:ascii="Arial" w:hAnsi="Arial" w:cs="Arial"/>
          <w:bCs/>
          <w:sz w:val="20"/>
        </w:rPr>
        <w:t xml:space="preserve"> (the Contractor)</w:t>
      </w:r>
      <w:r w:rsidR="002E0F72" w:rsidRPr="003E4699">
        <w:rPr>
          <w:rFonts w:ascii="Arial" w:hAnsi="Arial" w:cs="Arial"/>
          <w:bCs/>
          <w:sz w:val="20"/>
        </w:rPr>
        <w:t>:</w:t>
      </w:r>
    </w:p>
    <w:p w14:paraId="1D8685A6" w14:textId="77777777" w:rsidR="00316BE2" w:rsidRPr="003E4699" w:rsidRDefault="00316BE2" w:rsidP="00316BE2">
      <w:pPr>
        <w:ind w:left="1224"/>
        <w:jc w:val="both"/>
        <w:rPr>
          <w:rFonts w:ascii="Arial" w:hAnsi="Arial" w:cs="Arial"/>
          <w:b/>
          <w:sz w:val="20"/>
          <w:u w:val="single"/>
        </w:rPr>
      </w:pPr>
    </w:p>
    <w:p w14:paraId="1D8685A7" w14:textId="77777777" w:rsidR="00316BE2" w:rsidRPr="003E4699" w:rsidRDefault="00636865" w:rsidP="553FED47">
      <w:pPr>
        <w:ind w:left="1080"/>
        <w:jc w:val="both"/>
        <w:rPr>
          <w:rFonts w:ascii="Arial" w:hAnsi="Arial" w:cs="Arial"/>
          <w:sz w:val="20"/>
          <w:szCs w:val="20"/>
        </w:rPr>
      </w:pPr>
      <w:r w:rsidRPr="553FED47">
        <w:rPr>
          <w:rFonts w:ascii="Arial" w:hAnsi="Arial" w:cs="Arial"/>
          <w:sz w:val="20"/>
          <w:szCs w:val="20"/>
        </w:rPr>
        <w:t xml:space="preserve">   </w:t>
      </w:r>
      <w:r w:rsidR="002E0F72" w:rsidRPr="553FED47">
        <w:rPr>
          <w:rFonts w:ascii="Arial" w:hAnsi="Arial" w:cs="Arial"/>
          <w:sz w:val="20"/>
          <w:szCs w:val="20"/>
        </w:rPr>
        <w:t xml:space="preserve">Contract </w:t>
      </w:r>
      <w:r w:rsidR="00450325" w:rsidRPr="553FED47">
        <w:rPr>
          <w:rFonts w:ascii="Arial" w:hAnsi="Arial" w:cs="Arial"/>
          <w:sz w:val="20"/>
          <w:szCs w:val="20"/>
        </w:rPr>
        <w:t>Manager</w:t>
      </w:r>
      <w:r w:rsidR="002E0F72" w:rsidRPr="553FED47">
        <w:rPr>
          <w:rFonts w:ascii="Arial" w:hAnsi="Arial" w:cs="Arial"/>
          <w:sz w:val="20"/>
          <w:szCs w:val="20"/>
        </w:rPr>
        <w:t xml:space="preserve">: </w:t>
      </w:r>
      <w:bookmarkStart w:id="2" w:name="Text3"/>
      <w:r w:rsidR="000E0376" w:rsidRPr="553FED47">
        <w:rPr>
          <w:rFonts w:ascii="Arial" w:hAnsi="Arial" w:cs="Arial"/>
          <w:b/>
          <w:bCs/>
          <w:sz w:val="20"/>
          <w:szCs w:val="20"/>
          <w:highlight w:val="darkGray"/>
        </w:rPr>
        <w:fldChar w:fldCharType="begin">
          <w:ffData>
            <w:name w:val="Text3"/>
            <w:enabled/>
            <w:calcOnExit w:val="0"/>
            <w:textInput/>
          </w:ffData>
        </w:fldChar>
      </w:r>
      <w:r w:rsidR="00444D29" w:rsidRPr="553FED47">
        <w:rPr>
          <w:rFonts w:ascii="Arial" w:hAnsi="Arial" w:cs="Arial"/>
          <w:b/>
          <w:bCs/>
          <w:sz w:val="20"/>
          <w:szCs w:val="20"/>
          <w:highlight w:val="darkGray"/>
        </w:rPr>
        <w:instrText xml:space="preserve"> FORMTEXT </w:instrText>
      </w:r>
      <w:r w:rsidR="000E0376" w:rsidRPr="553FED47">
        <w:rPr>
          <w:rFonts w:ascii="Arial" w:hAnsi="Arial" w:cs="Arial"/>
          <w:b/>
          <w:bCs/>
          <w:sz w:val="20"/>
          <w:szCs w:val="20"/>
          <w:highlight w:val="darkGray"/>
        </w:rPr>
      </w:r>
      <w:r w:rsidR="000E0376" w:rsidRPr="553FED47">
        <w:rPr>
          <w:rFonts w:ascii="Arial" w:hAnsi="Arial" w:cs="Arial"/>
          <w:b/>
          <w:bCs/>
          <w:sz w:val="20"/>
          <w:szCs w:val="20"/>
          <w:highlight w:val="darkGray"/>
        </w:rPr>
        <w:fldChar w:fldCharType="separate"/>
      </w:r>
      <w:r w:rsidR="00444D29" w:rsidRPr="553FED47">
        <w:rPr>
          <w:rFonts w:ascii="Arial" w:hAnsi="Arial" w:cs="Arial"/>
          <w:b/>
          <w:bCs/>
          <w:noProof/>
          <w:sz w:val="20"/>
          <w:szCs w:val="20"/>
          <w:highlight w:val="darkGray"/>
        </w:rPr>
        <w:t> </w:t>
      </w:r>
      <w:r w:rsidR="00444D29" w:rsidRPr="553FED47">
        <w:rPr>
          <w:rFonts w:ascii="Arial" w:hAnsi="Arial" w:cs="Arial"/>
          <w:b/>
          <w:bCs/>
          <w:noProof/>
          <w:sz w:val="20"/>
          <w:szCs w:val="20"/>
          <w:highlight w:val="darkGray"/>
        </w:rPr>
        <w:t> </w:t>
      </w:r>
      <w:r w:rsidR="00444D29" w:rsidRPr="553FED47">
        <w:rPr>
          <w:rFonts w:ascii="Arial" w:hAnsi="Arial" w:cs="Arial"/>
          <w:b/>
          <w:bCs/>
          <w:noProof/>
          <w:sz w:val="20"/>
          <w:szCs w:val="20"/>
          <w:highlight w:val="darkGray"/>
        </w:rPr>
        <w:t> </w:t>
      </w:r>
      <w:r w:rsidR="00444D29" w:rsidRPr="553FED47">
        <w:rPr>
          <w:rFonts w:ascii="Arial" w:hAnsi="Arial" w:cs="Arial"/>
          <w:b/>
          <w:bCs/>
          <w:noProof/>
          <w:sz w:val="20"/>
          <w:szCs w:val="20"/>
          <w:highlight w:val="darkGray"/>
        </w:rPr>
        <w:t> </w:t>
      </w:r>
      <w:r w:rsidR="00444D29" w:rsidRPr="553FED47">
        <w:rPr>
          <w:rFonts w:ascii="Arial" w:hAnsi="Arial" w:cs="Arial"/>
          <w:b/>
          <w:bCs/>
          <w:noProof/>
          <w:sz w:val="20"/>
          <w:szCs w:val="20"/>
          <w:highlight w:val="darkGray"/>
        </w:rPr>
        <w:t> </w:t>
      </w:r>
      <w:r w:rsidR="000E0376" w:rsidRPr="553FED47">
        <w:rPr>
          <w:rFonts w:ascii="Arial" w:hAnsi="Arial" w:cs="Arial"/>
          <w:b/>
          <w:bCs/>
          <w:sz w:val="20"/>
          <w:szCs w:val="20"/>
          <w:highlight w:val="darkGray"/>
        </w:rPr>
        <w:fldChar w:fldCharType="end"/>
      </w:r>
      <w:bookmarkEnd w:id="2"/>
    </w:p>
    <w:p w14:paraId="1D8685A8" w14:textId="77777777" w:rsidR="00316BE2" w:rsidRPr="003E4699" w:rsidRDefault="00316BE2" w:rsidP="00316BE2">
      <w:pPr>
        <w:ind w:left="1080"/>
        <w:jc w:val="both"/>
        <w:rPr>
          <w:rFonts w:ascii="Arial" w:hAnsi="Arial" w:cs="Arial"/>
          <w:b/>
          <w:sz w:val="20"/>
          <w:u w:val="single"/>
        </w:rPr>
      </w:pPr>
    </w:p>
    <w:p w14:paraId="1D8685A9" w14:textId="77777777" w:rsidR="00316BE2" w:rsidRPr="003E4699" w:rsidRDefault="00636865" w:rsidP="00316BE2">
      <w:pPr>
        <w:ind w:left="1080"/>
        <w:jc w:val="both"/>
        <w:rPr>
          <w:rFonts w:ascii="Arial" w:hAnsi="Arial" w:cs="Arial"/>
          <w:sz w:val="20"/>
        </w:rPr>
      </w:pPr>
      <w:r w:rsidRPr="003E4699">
        <w:rPr>
          <w:rFonts w:ascii="Arial" w:hAnsi="Arial" w:cs="Arial"/>
          <w:sz w:val="20"/>
        </w:rPr>
        <w:t xml:space="preserve">   </w:t>
      </w:r>
      <w:r w:rsidR="002E0F72" w:rsidRPr="003E4699">
        <w:rPr>
          <w:rFonts w:ascii="Arial" w:hAnsi="Arial" w:cs="Arial"/>
          <w:sz w:val="20"/>
        </w:rPr>
        <w:t xml:space="preserve">Commercial </w:t>
      </w:r>
      <w:r w:rsidR="00450325" w:rsidRPr="003E4699">
        <w:rPr>
          <w:rFonts w:ascii="Arial" w:hAnsi="Arial" w:cs="Arial"/>
          <w:sz w:val="20"/>
        </w:rPr>
        <w:t>Director</w:t>
      </w:r>
      <w:r w:rsidR="002E0F72" w:rsidRPr="003E4699">
        <w:rPr>
          <w:rFonts w:ascii="Arial" w:hAnsi="Arial" w:cs="Arial"/>
          <w:sz w:val="20"/>
        </w:rPr>
        <w:t xml:space="preserve">: </w:t>
      </w:r>
      <w:bookmarkStart w:id="3" w:name="Text4"/>
      <w:r w:rsidR="000E0376" w:rsidRPr="003E4699">
        <w:rPr>
          <w:rFonts w:ascii="Arial" w:hAnsi="Arial" w:cs="Arial"/>
          <w:b/>
          <w:sz w:val="20"/>
          <w:szCs w:val="20"/>
          <w:highlight w:val="darkGray"/>
        </w:rPr>
        <w:fldChar w:fldCharType="begin">
          <w:ffData>
            <w:name w:val="Text4"/>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3"/>
    </w:p>
    <w:p w14:paraId="1D8685AA" w14:textId="77777777" w:rsidR="00316BE2" w:rsidRPr="003E4699" w:rsidRDefault="00316BE2" w:rsidP="00316BE2">
      <w:pPr>
        <w:ind w:left="1080"/>
        <w:jc w:val="both"/>
        <w:rPr>
          <w:rFonts w:ascii="Arial" w:hAnsi="Arial" w:cs="Arial"/>
          <w:b/>
          <w:sz w:val="20"/>
          <w:u w:val="single"/>
        </w:rPr>
      </w:pPr>
    </w:p>
    <w:p w14:paraId="1D8685AB" w14:textId="77777777" w:rsidR="002E0F72" w:rsidRPr="003E4699" w:rsidRDefault="00636865" w:rsidP="00636865">
      <w:pPr>
        <w:ind w:left="1276" w:hanging="196"/>
        <w:jc w:val="both"/>
        <w:rPr>
          <w:rFonts w:ascii="Arial" w:hAnsi="Arial" w:cs="Arial"/>
          <w:b/>
          <w:sz w:val="20"/>
          <w:u w:val="single"/>
        </w:rPr>
      </w:pPr>
      <w:r w:rsidRPr="003E4699">
        <w:rPr>
          <w:rFonts w:ascii="Arial" w:hAnsi="Arial" w:cs="Arial"/>
          <w:sz w:val="20"/>
        </w:rPr>
        <w:t xml:space="preserve">   </w:t>
      </w:r>
      <w:r w:rsidR="002E0F72" w:rsidRPr="003E4699">
        <w:rPr>
          <w:rFonts w:ascii="Arial" w:hAnsi="Arial" w:cs="Arial"/>
          <w:sz w:val="20"/>
        </w:rPr>
        <w:t>Other:</w:t>
      </w:r>
      <w:r w:rsidR="00005EEE" w:rsidRPr="003E4699">
        <w:rPr>
          <w:rFonts w:ascii="Arial" w:hAnsi="Arial" w:cs="Arial"/>
          <w:sz w:val="20"/>
        </w:rPr>
        <w:t xml:space="preserve"> </w:t>
      </w:r>
      <w:bookmarkStart w:id="4" w:name="Text5"/>
      <w:r w:rsidR="000E0376" w:rsidRPr="003E4699">
        <w:rPr>
          <w:rFonts w:ascii="Arial" w:hAnsi="Arial" w:cs="Arial"/>
          <w:b/>
          <w:sz w:val="20"/>
          <w:szCs w:val="20"/>
          <w:highlight w:val="darkGray"/>
        </w:rPr>
        <w:fldChar w:fldCharType="begin">
          <w:ffData>
            <w:name w:val="Text5"/>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4"/>
    </w:p>
    <w:p w14:paraId="1D8685AC" w14:textId="77777777" w:rsidR="002E0F72" w:rsidRPr="003E4699" w:rsidRDefault="002E0F72">
      <w:pPr>
        <w:jc w:val="both"/>
        <w:rPr>
          <w:rFonts w:ascii="Arial" w:hAnsi="Arial" w:cs="Arial"/>
          <w:sz w:val="20"/>
        </w:rPr>
      </w:pPr>
    </w:p>
    <w:bookmarkStart w:id="5" w:name="Text7"/>
    <w:p w14:paraId="1D8685AD" w14:textId="77777777" w:rsidR="00EE6EFF" w:rsidRPr="003E4699" w:rsidRDefault="000E0376" w:rsidP="00316BE2">
      <w:pPr>
        <w:numPr>
          <w:ilvl w:val="2"/>
          <w:numId w:val="17"/>
        </w:numPr>
        <w:jc w:val="both"/>
        <w:rPr>
          <w:rFonts w:ascii="Arial" w:hAnsi="Arial" w:cs="Arial"/>
          <w:bCs/>
          <w:sz w:val="20"/>
        </w:rPr>
      </w:pPr>
      <w:r w:rsidRPr="003E4699">
        <w:rPr>
          <w:rFonts w:ascii="Arial" w:hAnsi="Arial" w:cs="Arial"/>
          <w:b/>
          <w:sz w:val="20"/>
          <w:szCs w:val="20"/>
          <w:highlight w:val="darkGray"/>
        </w:rPr>
        <w:fldChar w:fldCharType="begin">
          <w:ffData>
            <w:name w:val="Text7"/>
            <w:enabled/>
            <w:calcOnExit w:val="0"/>
            <w:textInput/>
          </w:ffData>
        </w:fldChar>
      </w:r>
      <w:r w:rsidR="00444D29" w:rsidRPr="003E4699">
        <w:rPr>
          <w:rFonts w:ascii="Arial" w:hAnsi="Arial" w:cs="Arial"/>
          <w:b/>
          <w:sz w:val="20"/>
          <w:szCs w:val="20"/>
          <w:highlight w:val="darkGray"/>
        </w:rPr>
        <w:instrText xml:space="preserve"> FORMTEXT </w:instrText>
      </w:r>
      <w:r w:rsidRPr="003E4699">
        <w:rPr>
          <w:rFonts w:ascii="Arial" w:hAnsi="Arial" w:cs="Arial"/>
          <w:b/>
          <w:sz w:val="20"/>
          <w:szCs w:val="20"/>
          <w:highlight w:val="darkGray"/>
        </w:rPr>
      </w:r>
      <w:r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Pr="003E4699">
        <w:rPr>
          <w:rFonts w:ascii="Arial" w:hAnsi="Arial" w:cs="Arial"/>
          <w:b/>
          <w:sz w:val="20"/>
          <w:szCs w:val="20"/>
          <w:highlight w:val="darkGray"/>
        </w:rPr>
        <w:fldChar w:fldCharType="end"/>
      </w:r>
      <w:bookmarkEnd w:id="5"/>
      <w:r w:rsidR="006A4FF6" w:rsidRPr="003E4699">
        <w:rPr>
          <w:rFonts w:ascii="Arial" w:hAnsi="Arial" w:cs="Arial"/>
          <w:bCs/>
          <w:sz w:val="20"/>
        </w:rPr>
        <w:t xml:space="preserve">(the </w:t>
      </w:r>
      <w:r w:rsidR="0061090C" w:rsidRPr="003E4699">
        <w:rPr>
          <w:rFonts w:ascii="Arial" w:hAnsi="Arial" w:cs="Arial"/>
          <w:bCs/>
          <w:sz w:val="20"/>
        </w:rPr>
        <w:t xml:space="preserve">Proposed </w:t>
      </w:r>
      <w:r w:rsidR="00B37C5A" w:rsidRPr="003E4699">
        <w:rPr>
          <w:rFonts w:ascii="Arial" w:hAnsi="Arial" w:cs="Arial"/>
          <w:bCs/>
          <w:sz w:val="20"/>
        </w:rPr>
        <w:t>Sub-Contract</w:t>
      </w:r>
      <w:r w:rsidR="002E0F72" w:rsidRPr="003E4699">
        <w:rPr>
          <w:rFonts w:ascii="Arial" w:hAnsi="Arial" w:cs="Arial"/>
          <w:bCs/>
          <w:sz w:val="20"/>
        </w:rPr>
        <w:t>or</w:t>
      </w:r>
      <w:r w:rsidR="006A4FF6" w:rsidRPr="003E4699">
        <w:rPr>
          <w:rFonts w:ascii="Arial" w:hAnsi="Arial" w:cs="Arial"/>
          <w:bCs/>
          <w:sz w:val="20"/>
        </w:rPr>
        <w:t>)</w:t>
      </w:r>
      <w:r w:rsidR="002E0F72" w:rsidRPr="003E4699">
        <w:rPr>
          <w:rFonts w:ascii="Arial" w:hAnsi="Arial" w:cs="Arial"/>
          <w:bCs/>
          <w:sz w:val="20"/>
        </w:rPr>
        <w:t>:</w:t>
      </w:r>
    </w:p>
    <w:p w14:paraId="1D8685AE" w14:textId="77777777" w:rsidR="006A4FF6" w:rsidRPr="003E4699" w:rsidRDefault="006A4FF6" w:rsidP="00316BE2">
      <w:pPr>
        <w:ind w:firstLine="2880"/>
        <w:jc w:val="both"/>
        <w:rPr>
          <w:rFonts w:ascii="Arial" w:hAnsi="Arial" w:cs="Arial"/>
          <w:bCs/>
          <w:sz w:val="20"/>
        </w:rPr>
      </w:pPr>
    </w:p>
    <w:p w14:paraId="1D8685AF" w14:textId="77777777" w:rsidR="002E0F72" w:rsidRPr="003E4699" w:rsidRDefault="00636865" w:rsidP="00316BE2">
      <w:pPr>
        <w:ind w:left="504" w:firstLine="630"/>
        <w:jc w:val="both"/>
        <w:rPr>
          <w:rFonts w:ascii="Arial" w:hAnsi="Arial" w:cs="Arial"/>
          <w:sz w:val="20"/>
        </w:rPr>
      </w:pPr>
      <w:r w:rsidRPr="003E4699">
        <w:rPr>
          <w:rFonts w:ascii="Arial" w:hAnsi="Arial" w:cs="Arial"/>
          <w:sz w:val="20"/>
        </w:rPr>
        <w:t xml:space="preserve"> </w:t>
      </w:r>
      <w:r w:rsidR="002E0F72" w:rsidRPr="003E4699">
        <w:rPr>
          <w:rFonts w:ascii="Arial" w:hAnsi="Arial" w:cs="Arial"/>
          <w:sz w:val="20"/>
        </w:rPr>
        <w:t>Contract Manager:</w:t>
      </w:r>
      <w:r w:rsidR="00005EEE" w:rsidRPr="003E4699">
        <w:rPr>
          <w:rFonts w:ascii="Arial" w:hAnsi="Arial" w:cs="Arial"/>
          <w:sz w:val="20"/>
        </w:rPr>
        <w:t xml:space="preserve">  </w:t>
      </w:r>
      <w:bookmarkStart w:id="6" w:name="Text6"/>
      <w:r w:rsidR="000E0376" w:rsidRPr="003E4699">
        <w:rPr>
          <w:rFonts w:ascii="Arial" w:hAnsi="Arial" w:cs="Arial"/>
          <w:b/>
          <w:sz w:val="20"/>
          <w:szCs w:val="20"/>
          <w:highlight w:val="darkGray"/>
        </w:rPr>
        <w:fldChar w:fldCharType="begin">
          <w:ffData>
            <w:name w:val="Text6"/>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6"/>
    </w:p>
    <w:p w14:paraId="1D8685B0" w14:textId="77777777" w:rsidR="00316BE2" w:rsidRPr="003E4699" w:rsidRDefault="00316BE2" w:rsidP="00316BE2">
      <w:pPr>
        <w:ind w:left="504" w:firstLine="720"/>
        <w:jc w:val="both"/>
        <w:rPr>
          <w:rFonts w:ascii="Arial" w:hAnsi="Arial" w:cs="Arial"/>
          <w:sz w:val="20"/>
        </w:rPr>
      </w:pPr>
    </w:p>
    <w:p w14:paraId="1D8685B1" w14:textId="77777777" w:rsidR="00316BE2" w:rsidRPr="003E4699" w:rsidRDefault="00636865" w:rsidP="00316BE2">
      <w:pPr>
        <w:ind w:left="504" w:firstLine="630"/>
        <w:jc w:val="both"/>
        <w:rPr>
          <w:rFonts w:ascii="Arial" w:hAnsi="Arial" w:cs="Arial"/>
          <w:sz w:val="20"/>
        </w:rPr>
      </w:pPr>
      <w:r w:rsidRPr="003E4699">
        <w:rPr>
          <w:rFonts w:ascii="Arial" w:hAnsi="Arial" w:cs="Arial"/>
          <w:sz w:val="20"/>
        </w:rPr>
        <w:t xml:space="preserve"> </w:t>
      </w:r>
      <w:r w:rsidR="00316BE2" w:rsidRPr="003E4699">
        <w:rPr>
          <w:rFonts w:ascii="Arial" w:hAnsi="Arial" w:cs="Arial"/>
          <w:sz w:val="20"/>
        </w:rPr>
        <w:t>Other:</w:t>
      </w:r>
      <w:r w:rsidR="00005EEE" w:rsidRPr="003E4699">
        <w:rPr>
          <w:rFonts w:ascii="Arial" w:hAnsi="Arial" w:cs="Arial"/>
          <w:sz w:val="20"/>
        </w:rPr>
        <w:t xml:space="preserve"> </w:t>
      </w:r>
      <w:bookmarkStart w:id="7" w:name="Text8"/>
      <w:r w:rsidR="000E0376" w:rsidRPr="003E4699">
        <w:rPr>
          <w:rFonts w:ascii="Arial" w:hAnsi="Arial" w:cs="Arial"/>
          <w:b/>
          <w:sz w:val="20"/>
          <w:szCs w:val="20"/>
          <w:highlight w:val="darkGray"/>
        </w:rPr>
        <w:fldChar w:fldCharType="begin">
          <w:ffData>
            <w:name w:val="Text8"/>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7"/>
    </w:p>
    <w:p w14:paraId="1D8685B2" w14:textId="77777777" w:rsidR="002E0F72" w:rsidRPr="003E4699" w:rsidRDefault="002E0F72">
      <w:pPr>
        <w:jc w:val="both"/>
        <w:rPr>
          <w:rFonts w:ascii="Arial" w:hAnsi="Arial" w:cs="Arial"/>
          <w:sz w:val="20"/>
        </w:rPr>
      </w:pPr>
    </w:p>
    <w:p w14:paraId="1D8685B3" w14:textId="77777777" w:rsidR="002E0F72" w:rsidRPr="003E4699" w:rsidRDefault="00316BE2" w:rsidP="00316BE2">
      <w:pPr>
        <w:numPr>
          <w:ilvl w:val="2"/>
          <w:numId w:val="17"/>
        </w:numPr>
        <w:jc w:val="both"/>
        <w:rPr>
          <w:rFonts w:ascii="Arial" w:hAnsi="Arial" w:cs="Arial"/>
          <w:bCs/>
          <w:sz w:val="20"/>
        </w:rPr>
      </w:pPr>
      <w:r w:rsidRPr="003E4699">
        <w:rPr>
          <w:rFonts w:ascii="Arial" w:hAnsi="Arial" w:cs="Arial"/>
          <w:sz w:val="20"/>
        </w:rPr>
        <w:t>[Other]</w:t>
      </w:r>
      <w:r w:rsidR="002E0F72" w:rsidRPr="003E4699">
        <w:rPr>
          <w:rFonts w:ascii="Arial" w:hAnsi="Arial" w:cs="Arial"/>
          <w:sz w:val="20"/>
        </w:rPr>
        <w:t xml:space="preserve">: </w:t>
      </w:r>
      <w:bookmarkStart w:id="8" w:name="Text9"/>
      <w:r w:rsidR="000E0376" w:rsidRPr="003E4699">
        <w:rPr>
          <w:rFonts w:ascii="Arial" w:hAnsi="Arial" w:cs="Arial"/>
          <w:b/>
          <w:sz w:val="20"/>
          <w:szCs w:val="20"/>
          <w:highlight w:val="darkGray"/>
        </w:rPr>
        <w:fldChar w:fldCharType="begin">
          <w:ffData>
            <w:name w:val="Text9"/>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8"/>
    </w:p>
    <w:p w14:paraId="1D8685B4" w14:textId="77777777" w:rsidR="002E0F72" w:rsidRPr="003E4699" w:rsidRDefault="002E0F72">
      <w:pPr>
        <w:jc w:val="both"/>
        <w:rPr>
          <w:rFonts w:ascii="Arial" w:hAnsi="Arial" w:cs="Arial"/>
          <w:sz w:val="20"/>
        </w:rPr>
      </w:pPr>
    </w:p>
    <w:p w14:paraId="1D8685B5" w14:textId="77777777" w:rsidR="002E0F72" w:rsidRPr="003E4699" w:rsidRDefault="002E0F72">
      <w:pPr>
        <w:jc w:val="both"/>
        <w:rPr>
          <w:rFonts w:ascii="Arial" w:hAnsi="Arial" w:cs="Arial"/>
          <w:sz w:val="20"/>
        </w:rPr>
      </w:pPr>
    </w:p>
    <w:p w14:paraId="1D8685B6" w14:textId="77777777" w:rsidR="002E0F72" w:rsidRPr="003E4699" w:rsidRDefault="002E0F72" w:rsidP="00316BE2">
      <w:pPr>
        <w:numPr>
          <w:ilvl w:val="1"/>
          <w:numId w:val="17"/>
        </w:numPr>
        <w:jc w:val="both"/>
        <w:rPr>
          <w:rFonts w:ascii="Arial" w:hAnsi="Arial" w:cs="Arial"/>
          <w:sz w:val="20"/>
        </w:rPr>
      </w:pPr>
      <w:r w:rsidRPr="003E4699">
        <w:rPr>
          <w:rFonts w:ascii="Arial" w:hAnsi="Arial" w:cs="Arial"/>
          <w:sz w:val="20"/>
        </w:rPr>
        <w:t>Date of Meeting:</w:t>
      </w:r>
      <w:r w:rsidR="00005EEE" w:rsidRPr="003E4699">
        <w:rPr>
          <w:rFonts w:ascii="Arial" w:hAnsi="Arial" w:cs="Arial"/>
          <w:sz w:val="20"/>
        </w:rPr>
        <w:t xml:space="preserve"> </w:t>
      </w:r>
      <w:bookmarkStart w:id="9" w:name="Text10"/>
      <w:r w:rsidR="000E0376" w:rsidRPr="003E4699">
        <w:rPr>
          <w:rFonts w:ascii="Arial" w:hAnsi="Arial" w:cs="Arial"/>
          <w:b/>
          <w:sz w:val="20"/>
          <w:szCs w:val="20"/>
          <w:highlight w:val="darkGray"/>
        </w:rPr>
        <w:fldChar w:fldCharType="begin">
          <w:ffData>
            <w:name w:val="Text10"/>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9"/>
    </w:p>
    <w:p w14:paraId="1D8685B7" w14:textId="77777777" w:rsidR="002E0F72" w:rsidRPr="003E4699" w:rsidRDefault="002E0F72">
      <w:pPr>
        <w:jc w:val="both"/>
        <w:rPr>
          <w:rFonts w:ascii="Arial" w:hAnsi="Arial" w:cs="Arial"/>
          <w:sz w:val="20"/>
        </w:rPr>
      </w:pPr>
    </w:p>
    <w:p w14:paraId="1D8685B8" w14:textId="77777777" w:rsidR="002E0F72" w:rsidRPr="003E4699" w:rsidRDefault="002E0F72" w:rsidP="00316BE2">
      <w:pPr>
        <w:numPr>
          <w:ilvl w:val="1"/>
          <w:numId w:val="17"/>
        </w:numPr>
        <w:jc w:val="both"/>
        <w:rPr>
          <w:rFonts w:ascii="Arial" w:hAnsi="Arial" w:cs="Arial"/>
          <w:sz w:val="20"/>
        </w:rPr>
      </w:pPr>
      <w:r w:rsidRPr="003E4699">
        <w:rPr>
          <w:rFonts w:ascii="Arial" w:hAnsi="Arial" w:cs="Arial"/>
          <w:sz w:val="20"/>
        </w:rPr>
        <w:t>Location</w:t>
      </w:r>
      <w:r w:rsidR="00314C7E" w:rsidRPr="003E4699">
        <w:rPr>
          <w:rFonts w:ascii="Arial" w:hAnsi="Arial" w:cs="Arial"/>
          <w:sz w:val="20"/>
        </w:rPr>
        <w:t xml:space="preserve"> of Meeting</w:t>
      </w:r>
      <w:r w:rsidRPr="003E4699">
        <w:rPr>
          <w:rFonts w:ascii="Arial" w:hAnsi="Arial" w:cs="Arial"/>
          <w:sz w:val="20"/>
        </w:rPr>
        <w:t>:</w:t>
      </w:r>
      <w:r w:rsidR="00005EEE" w:rsidRPr="003E4699">
        <w:rPr>
          <w:rFonts w:ascii="Arial" w:hAnsi="Arial" w:cs="Arial"/>
          <w:sz w:val="20"/>
        </w:rPr>
        <w:t xml:space="preserve"> </w:t>
      </w:r>
      <w:bookmarkStart w:id="10" w:name="Text11"/>
      <w:r w:rsidR="000E0376" w:rsidRPr="003E4699">
        <w:rPr>
          <w:rFonts w:ascii="Arial" w:hAnsi="Arial" w:cs="Arial"/>
          <w:b/>
          <w:sz w:val="20"/>
          <w:szCs w:val="20"/>
          <w:highlight w:val="darkGray"/>
        </w:rPr>
        <w:fldChar w:fldCharType="begin">
          <w:ffData>
            <w:name w:val="Text11"/>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10"/>
    </w:p>
    <w:p w14:paraId="1D8685B9" w14:textId="77777777" w:rsidR="002E0F72" w:rsidRPr="003E4699" w:rsidRDefault="002E0F72" w:rsidP="00316BE2">
      <w:pPr>
        <w:ind w:left="432"/>
        <w:jc w:val="both"/>
        <w:rPr>
          <w:rFonts w:ascii="Arial" w:hAnsi="Arial" w:cs="Arial"/>
          <w:sz w:val="20"/>
        </w:rPr>
      </w:pPr>
    </w:p>
    <w:p w14:paraId="1D8685BA" w14:textId="77777777" w:rsidR="00FD5AE4" w:rsidRPr="003E4699" w:rsidRDefault="00FD5AE4" w:rsidP="00316BE2">
      <w:pPr>
        <w:numPr>
          <w:ilvl w:val="1"/>
          <w:numId w:val="17"/>
        </w:numPr>
        <w:jc w:val="both"/>
        <w:rPr>
          <w:rFonts w:ascii="Arial" w:hAnsi="Arial" w:cs="Arial"/>
          <w:sz w:val="20"/>
        </w:rPr>
      </w:pPr>
      <w:r w:rsidRPr="003E4699">
        <w:rPr>
          <w:rFonts w:ascii="Arial" w:hAnsi="Arial" w:cs="Arial"/>
          <w:sz w:val="20"/>
        </w:rPr>
        <w:t xml:space="preserve">Brief description of the main contract: a contract between </w:t>
      </w:r>
      <w:bookmarkStart w:id="11" w:name="Text13"/>
      <w:r w:rsidR="000E0376" w:rsidRPr="003E4699">
        <w:rPr>
          <w:rFonts w:ascii="Arial" w:hAnsi="Arial" w:cs="Arial"/>
          <w:b/>
          <w:sz w:val="20"/>
          <w:szCs w:val="20"/>
          <w:highlight w:val="darkGray"/>
        </w:rPr>
        <w:fldChar w:fldCharType="begin">
          <w:ffData>
            <w:name w:val="Text13"/>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11"/>
      <w:r w:rsidRPr="003E4699">
        <w:rPr>
          <w:rFonts w:ascii="Arial" w:hAnsi="Arial" w:cs="Arial"/>
          <w:sz w:val="20"/>
        </w:rPr>
        <w:t>and</w:t>
      </w:r>
      <w:r w:rsidR="00005EEE" w:rsidRPr="003E4699">
        <w:rPr>
          <w:rFonts w:ascii="Arial" w:hAnsi="Arial" w:cs="Arial"/>
          <w:sz w:val="20"/>
        </w:rPr>
        <w:t xml:space="preserve"> </w:t>
      </w:r>
      <w:bookmarkStart w:id="12" w:name="Text12"/>
      <w:r w:rsidR="000E0376" w:rsidRPr="003E4699">
        <w:rPr>
          <w:rFonts w:ascii="Arial" w:hAnsi="Arial" w:cs="Arial"/>
          <w:b/>
          <w:sz w:val="20"/>
          <w:szCs w:val="20"/>
          <w:highlight w:val="darkGray"/>
        </w:rPr>
        <w:fldChar w:fldCharType="begin">
          <w:ffData>
            <w:name w:val="Text12"/>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12"/>
      <w:r w:rsidR="00444D29" w:rsidRPr="003E4699">
        <w:rPr>
          <w:rFonts w:ascii="Arial" w:hAnsi="Arial" w:cs="Arial"/>
          <w:b/>
          <w:sz w:val="20"/>
          <w:szCs w:val="20"/>
        </w:rPr>
        <w:t xml:space="preserve"> </w:t>
      </w:r>
      <w:r w:rsidR="00316BE2" w:rsidRPr="003E4699">
        <w:rPr>
          <w:rFonts w:ascii="Arial" w:hAnsi="Arial" w:cs="Arial"/>
          <w:sz w:val="20"/>
        </w:rPr>
        <w:t xml:space="preserve">based on the </w:t>
      </w:r>
      <w:bookmarkStart w:id="13" w:name="Text14"/>
      <w:r w:rsidR="000E0376" w:rsidRPr="003E4699">
        <w:rPr>
          <w:rFonts w:ascii="Arial" w:hAnsi="Arial" w:cs="Arial"/>
          <w:b/>
          <w:sz w:val="20"/>
          <w:szCs w:val="20"/>
          <w:highlight w:val="darkGray"/>
        </w:rPr>
        <w:fldChar w:fldCharType="begin">
          <w:ffData>
            <w:name w:val="Text14"/>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13"/>
      <w:r w:rsidR="00316BE2" w:rsidRPr="003E4699">
        <w:rPr>
          <w:rFonts w:ascii="Arial" w:hAnsi="Arial" w:cs="Arial"/>
          <w:sz w:val="20"/>
        </w:rPr>
        <w:t xml:space="preserve">form of contract </w:t>
      </w:r>
      <w:r w:rsidRPr="003E4699">
        <w:rPr>
          <w:rFonts w:ascii="Arial" w:hAnsi="Arial" w:cs="Arial"/>
          <w:sz w:val="20"/>
        </w:rPr>
        <w:t>(the Main Contract)</w:t>
      </w:r>
    </w:p>
    <w:p w14:paraId="1D8685BB" w14:textId="77777777" w:rsidR="00FD5AE4" w:rsidRPr="003E4699" w:rsidRDefault="00FD5AE4" w:rsidP="00316BE2">
      <w:pPr>
        <w:ind w:left="432"/>
        <w:jc w:val="both"/>
        <w:rPr>
          <w:rFonts w:ascii="Arial" w:hAnsi="Arial" w:cs="Arial"/>
          <w:sz w:val="20"/>
        </w:rPr>
      </w:pPr>
    </w:p>
    <w:p w14:paraId="1D8685BC" w14:textId="77777777" w:rsidR="002E0F72" w:rsidRPr="003E4699" w:rsidRDefault="002E0F72" w:rsidP="00316BE2">
      <w:pPr>
        <w:numPr>
          <w:ilvl w:val="1"/>
          <w:numId w:val="17"/>
        </w:numPr>
        <w:jc w:val="both"/>
        <w:rPr>
          <w:rFonts w:ascii="Arial" w:hAnsi="Arial" w:cs="Arial"/>
          <w:sz w:val="20"/>
        </w:rPr>
      </w:pPr>
      <w:r w:rsidRPr="003E4699">
        <w:rPr>
          <w:rFonts w:ascii="Arial" w:hAnsi="Arial" w:cs="Arial"/>
          <w:sz w:val="20"/>
        </w:rPr>
        <w:t xml:space="preserve">Brief description of main contract works: </w:t>
      </w:r>
      <w:bookmarkStart w:id="14" w:name="Text15"/>
      <w:r w:rsidR="000E0376" w:rsidRPr="003E4699">
        <w:rPr>
          <w:rFonts w:ascii="Arial" w:hAnsi="Arial" w:cs="Arial"/>
          <w:b/>
          <w:sz w:val="20"/>
          <w:szCs w:val="20"/>
          <w:highlight w:val="darkGray"/>
        </w:rPr>
        <w:fldChar w:fldCharType="begin">
          <w:ffData>
            <w:name w:val="Text15"/>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14"/>
      <w:r w:rsidR="00444D29" w:rsidRPr="003E4699">
        <w:rPr>
          <w:rFonts w:ascii="Arial" w:hAnsi="Arial" w:cs="Arial"/>
          <w:b/>
          <w:sz w:val="20"/>
          <w:szCs w:val="20"/>
        </w:rPr>
        <w:t xml:space="preserve"> </w:t>
      </w:r>
      <w:r w:rsidR="000A77C8" w:rsidRPr="003E4699">
        <w:rPr>
          <w:rFonts w:ascii="Arial" w:hAnsi="Arial" w:cs="Arial"/>
          <w:sz w:val="20"/>
        </w:rPr>
        <w:t>(the Main Contract Works)</w:t>
      </w:r>
    </w:p>
    <w:p w14:paraId="1D8685BD" w14:textId="77777777" w:rsidR="002E0F72" w:rsidRPr="003E4699" w:rsidRDefault="002E0F72" w:rsidP="00316BE2">
      <w:pPr>
        <w:ind w:left="432"/>
        <w:jc w:val="both"/>
        <w:rPr>
          <w:rFonts w:ascii="Arial" w:hAnsi="Arial" w:cs="Arial"/>
          <w:sz w:val="20"/>
        </w:rPr>
      </w:pPr>
    </w:p>
    <w:p w14:paraId="1D8685BE" w14:textId="77777777" w:rsidR="002E0F72" w:rsidRPr="003E4699" w:rsidRDefault="002E0F72" w:rsidP="00316BE2">
      <w:pPr>
        <w:numPr>
          <w:ilvl w:val="1"/>
          <w:numId w:val="17"/>
        </w:numPr>
        <w:jc w:val="both"/>
        <w:rPr>
          <w:rFonts w:ascii="Arial" w:hAnsi="Arial" w:cs="Arial"/>
          <w:sz w:val="20"/>
        </w:rPr>
      </w:pPr>
      <w:r w:rsidRPr="003E4699">
        <w:rPr>
          <w:rFonts w:ascii="Arial" w:hAnsi="Arial" w:cs="Arial"/>
          <w:sz w:val="20"/>
        </w:rPr>
        <w:t xml:space="preserve">Brief description of proposed </w:t>
      </w:r>
      <w:r w:rsidR="00B37C5A" w:rsidRPr="003E4699">
        <w:rPr>
          <w:rFonts w:ascii="Arial" w:hAnsi="Arial" w:cs="Arial"/>
          <w:sz w:val="20"/>
        </w:rPr>
        <w:t>sub-</w:t>
      </w:r>
      <w:r w:rsidR="00042687" w:rsidRPr="003E4699">
        <w:rPr>
          <w:rFonts w:ascii="Arial" w:hAnsi="Arial" w:cs="Arial"/>
          <w:sz w:val="20"/>
        </w:rPr>
        <w:t>c</w:t>
      </w:r>
      <w:r w:rsidR="00B37C5A" w:rsidRPr="003E4699">
        <w:rPr>
          <w:rFonts w:ascii="Arial" w:hAnsi="Arial" w:cs="Arial"/>
          <w:sz w:val="20"/>
        </w:rPr>
        <w:t>ontract</w:t>
      </w:r>
      <w:r w:rsidRPr="003E4699">
        <w:rPr>
          <w:rFonts w:ascii="Arial" w:hAnsi="Arial" w:cs="Arial"/>
          <w:sz w:val="20"/>
        </w:rPr>
        <w:t xml:space="preserve"> works:</w:t>
      </w:r>
      <w:r w:rsidR="006A4FF6" w:rsidRPr="003E4699">
        <w:rPr>
          <w:rFonts w:ascii="Arial" w:hAnsi="Arial" w:cs="Arial"/>
          <w:sz w:val="20"/>
        </w:rPr>
        <w:t xml:space="preserve"> </w:t>
      </w:r>
      <w:bookmarkStart w:id="15" w:name="Text16"/>
      <w:r w:rsidR="000E0376" w:rsidRPr="003E4699">
        <w:rPr>
          <w:rFonts w:ascii="Arial" w:hAnsi="Arial" w:cs="Arial"/>
          <w:b/>
          <w:sz w:val="20"/>
          <w:szCs w:val="20"/>
          <w:highlight w:val="darkGray"/>
        </w:rPr>
        <w:fldChar w:fldCharType="begin">
          <w:ffData>
            <w:name w:val="Text16"/>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15"/>
      <w:r w:rsidR="00A31FD3" w:rsidRPr="003E4699">
        <w:rPr>
          <w:rFonts w:ascii="Arial" w:hAnsi="Arial" w:cs="Arial"/>
          <w:sz w:val="20"/>
        </w:rPr>
        <w:tab/>
      </w:r>
      <w:r w:rsidR="006A4FF6" w:rsidRPr="003E4699">
        <w:rPr>
          <w:rFonts w:ascii="Arial" w:hAnsi="Arial" w:cs="Arial"/>
          <w:sz w:val="20"/>
        </w:rPr>
        <w:t xml:space="preserve">(the </w:t>
      </w:r>
      <w:r w:rsidR="00B37C5A" w:rsidRPr="003E4699">
        <w:rPr>
          <w:rFonts w:ascii="Arial" w:hAnsi="Arial" w:cs="Arial"/>
          <w:sz w:val="20"/>
        </w:rPr>
        <w:t>Sub-Contract</w:t>
      </w:r>
      <w:r w:rsidR="006A4FF6" w:rsidRPr="003E4699">
        <w:rPr>
          <w:rFonts w:ascii="Arial" w:hAnsi="Arial" w:cs="Arial"/>
          <w:sz w:val="20"/>
        </w:rPr>
        <w:t xml:space="preserve"> Works)</w:t>
      </w:r>
    </w:p>
    <w:p w14:paraId="1D8685BF" w14:textId="77777777" w:rsidR="002E0F72" w:rsidRPr="003E4699" w:rsidRDefault="002E0F72" w:rsidP="00316BE2">
      <w:pPr>
        <w:ind w:left="432"/>
        <w:jc w:val="both"/>
        <w:rPr>
          <w:rFonts w:ascii="Arial" w:hAnsi="Arial" w:cs="Arial"/>
          <w:sz w:val="20"/>
        </w:rPr>
      </w:pPr>
    </w:p>
    <w:p w14:paraId="1D8685C0" w14:textId="77777777" w:rsidR="002E0F72" w:rsidRPr="003E4699" w:rsidRDefault="002E0F72" w:rsidP="00316BE2">
      <w:pPr>
        <w:numPr>
          <w:ilvl w:val="1"/>
          <w:numId w:val="17"/>
        </w:numPr>
        <w:jc w:val="both"/>
        <w:rPr>
          <w:rFonts w:ascii="Arial" w:hAnsi="Arial" w:cs="Arial"/>
          <w:sz w:val="20"/>
        </w:rPr>
      </w:pPr>
      <w:r w:rsidRPr="003E4699">
        <w:rPr>
          <w:rFonts w:ascii="Arial" w:hAnsi="Arial" w:cs="Arial"/>
          <w:sz w:val="20"/>
        </w:rPr>
        <w:t xml:space="preserve">Full name and registered office of </w:t>
      </w:r>
      <w:r w:rsidR="0061090C" w:rsidRPr="003E4699">
        <w:rPr>
          <w:rFonts w:ascii="Arial" w:hAnsi="Arial" w:cs="Arial"/>
          <w:sz w:val="20"/>
        </w:rPr>
        <w:t xml:space="preserve">Proposed </w:t>
      </w:r>
      <w:r w:rsidR="00B37C5A"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 xml:space="preserve">: </w:t>
      </w:r>
      <w:bookmarkStart w:id="16" w:name="Text17"/>
      <w:r w:rsidR="000E0376" w:rsidRPr="003E4699">
        <w:rPr>
          <w:rFonts w:ascii="Arial" w:hAnsi="Arial" w:cs="Arial"/>
          <w:b/>
          <w:sz w:val="20"/>
          <w:szCs w:val="20"/>
          <w:highlight w:val="darkGray"/>
        </w:rPr>
        <w:fldChar w:fldCharType="begin">
          <w:ffData>
            <w:name w:val="Text17"/>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16"/>
    </w:p>
    <w:p w14:paraId="1D8685C1" w14:textId="77777777" w:rsidR="00FC4377" w:rsidRPr="003E4699" w:rsidRDefault="00FC4377">
      <w:pPr>
        <w:pStyle w:val="ListParagraph"/>
        <w:rPr>
          <w:rFonts w:ascii="Arial" w:hAnsi="Arial" w:cs="Arial"/>
          <w:sz w:val="20"/>
        </w:rPr>
      </w:pPr>
    </w:p>
    <w:p w14:paraId="1D8685C2" w14:textId="77777777" w:rsidR="00D751B4" w:rsidRPr="003E4699" w:rsidRDefault="00081208" w:rsidP="006400B3">
      <w:pPr>
        <w:numPr>
          <w:ilvl w:val="1"/>
          <w:numId w:val="17"/>
        </w:numPr>
        <w:rPr>
          <w:rFonts w:ascii="Arial" w:hAnsi="Arial" w:cs="Arial"/>
          <w:sz w:val="20"/>
        </w:rPr>
      </w:pPr>
      <w:r w:rsidRPr="003E4699">
        <w:rPr>
          <w:rFonts w:ascii="Arial" w:hAnsi="Arial" w:cs="Arial"/>
          <w:sz w:val="20"/>
        </w:rPr>
        <w:t>Project Contact Details</w:t>
      </w:r>
    </w:p>
    <w:p w14:paraId="1D8685C3" w14:textId="77777777" w:rsidR="00081208" w:rsidRPr="003E4699" w:rsidRDefault="00081208" w:rsidP="00081208">
      <w:pPr>
        <w:ind w:left="432"/>
        <w:rPr>
          <w:rFonts w:ascii="Arial" w:hAnsi="Arial" w:cs="Arial"/>
          <w:sz w:val="20"/>
        </w:rPr>
      </w:pPr>
    </w:p>
    <w:p w14:paraId="1D8685C4" w14:textId="77777777" w:rsidR="00D751B4" w:rsidRPr="003E4699" w:rsidRDefault="00D751B4" w:rsidP="00D751B4">
      <w:pPr>
        <w:pStyle w:val="ListParagraph"/>
        <w:rPr>
          <w:rFonts w:ascii="Arial" w:hAnsi="Arial" w:cs="Arial"/>
          <w:sz w:val="20"/>
        </w:rPr>
      </w:pPr>
    </w:p>
    <w:p w14:paraId="1D8685C5" w14:textId="77777777" w:rsidR="00D751B4" w:rsidRPr="003E4699" w:rsidRDefault="008479D9" w:rsidP="00D751B4">
      <w:pPr>
        <w:spacing w:line="360" w:lineRule="auto"/>
        <w:rPr>
          <w:rFonts w:ascii="Arial" w:hAnsi="Arial" w:cs="Arial"/>
          <w:sz w:val="20"/>
        </w:rPr>
      </w:pPr>
      <w:r w:rsidRPr="003E4699">
        <w:rPr>
          <w:rFonts w:ascii="Arial" w:hAnsi="Arial" w:cs="Arial"/>
          <w:b/>
          <w:sz w:val="20"/>
        </w:rPr>
        <w:t xml:space="preserve">The Contractor’s </w:t>
      </w:r>
      <w:r w:rsidR="006400B3" w:rsidRPr="003E4699">
        <w:rPr>
          <w:rFonts w:ascii="Arial" w:hAnsi="Arial" w:cs="Arial"/>
          <w:b/>
          <w:sz w:val="20"/>
        </w:rPr>
        <w:t>Details</w:t>
      </w:r>
      <w:r w:rsidR="006400B3" w:rsidRPr="003E4699">
        <w:rPr>
          <w:rFonts w:ascii="Arial" w:hAnsi="Arial" w:cs="Arial"/>
          <w:b/>
          <w:sz w:val="20"/>
        </w:rPr>
        <w:tab/>
      </w:r>
      <w:r w:rsidR="006400B3" w:rsidRPr="003E4699">
        <w:rPr>
          <w:rFonts w:ascii="Arial" w:hAnsi="Arial" w:cs="Arial"/>
          <w:sz w:val="20"/>
        </w:rPr>
        <w:tab/>
      </w:r>
      <w:r w:rsidR="006400B3" w:rsidRPr="003E4699">
        <w:rPr>
          <w:rFonts w:ascii="Arial" w:hAnsi="Arial" w:cs="Arial"/>
          <w:sz w:val="20"/>
        </w:rPr>
        <w:tab/>
      </w:r>
      <w:r w:rsidR="006400B3" w:rsidRPr="003E4699">
        <w:rPr>
          <w:rFonts w:ascii="Arial" w:hAnsi="Arial" w:cs="Arial"/>
          <w:b/>
          <w:sz w:val="20"/>
        </w:rPr>
        <w:t>Proposed Sub-Contractor Details</w:t>
      </w:r>
      <w:r w:rsidR="006400B3" w:rsidRPr="003E4699">
        <w:rPr>
          <w:rFonts w:ascii="Arial" w:hAnsi="Arial" w:cs="Arial"/>
          <w:sz w:val="20"/>
        </w:rPr>
        <w:br/>
        <w:t>Contract Manager:</w:t>
      </w:r>
      <w:r w:rsidR="00D751B4" w:rsidRPr="003E4699">
        <w:rPr>
          <w:rFonts w:ascii="Arial" w:hAnsi="Arial" w:cs="Arial"/>
          <w:sz w:val="20"/>
        </w:rPr>
        <w:t xml:space="preserve"> </w:t>
      </w:r>
      <w:bookmarkStart w:id="17" w:name="Text18"/>
      <w:r w:rsidR="000E0376" w:rsidRPr="003E4699">
        <w:rPr>
          <w:rFonts w:ascii="Arial" w:hAnsi="Arial" w:cs="Arial"/>
          <w:b/>
          <w:sz w:val="20"/>
          <w:szCs w:val="20"/>
          <w:highlight w:val="darkGray"/>
        </w:rPr>
        <w:fldChar w:fldCharType="begin">
          <w:ffData>
            <w:name w:val="Text18"/>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17"/>
      <w:r w:rsidR="00444D29" w:rsidRPr="003E4699">
        <w:rPr>
          <w:rFonts w:ascii="Arial" w:hAnsi="Arial" w:cs="Arial"/>
          <w:b/>
          <w:sz w:val="20"/>
          <w:szCs w:val="20"/>
        </w:rPr>
        <w:tab/>
      </w:r>
      <w:r w:rsidR="00D751B4" w:rsidRPr="003E4699">
        <w:rPr>
          <w:rFonts w:ascii="Arial" w:hAnsi="Arial" w:cs="Arial"/>
          <w:sz w:val="20"/>
        </w:rPr>
        <w:tab/>
      </w:r>
      <w:r w:rsidR="00D751B4" w:rsidRPr="003E4699">
        <w:rPr>
          <w:rFonts w:ascii="Arial" w:hAnsi="Arial" w:cs="Arial"/>
          <w:sz w:val="20"/>
        </w:rPr>
        <w:tab/>
      </w:r>
      <w:r w:rsidR="006400B3" w:rsidRPr="003E4699">
        <w:rPr>
          <w:rFonts w:ascii="Arial" w:hAnsi="Arial" w:cs="Arial"/>
          <w:sz w:val="20"/>
        </w:rPr>
        <w:t>Contract Manager</w:t>
      </w:r>
      <w:r w:rsidR="00D751B4" w:rsidRPr="003E4699">
        <w:rPr>
          <w:rFonts w:ascii="Arial" w:hAnsi="Arial" w:cs="Arial"/>
          <w:sz w:val="20"/>
        </w:rPr>
        <w:t xml:space="preserve">: </w:t>
      </w:r>
      <w:bookmarkStart w:id="18" w:name="Text19"/>
      <w:r w:rsidR="000E0376" w:rsidRPr="003E4699">
        <w:rPr>
          <w:rFonts w:ascii="Arial" w:hAnsi="Arial" w:cs="Arial"/>
          <w:b/>
          <w:sz w:val="20"/>
          <w:szCs w:val="20"/>
          <w:highlight w:val="darkGray"/>
        </w:rPr>
        <w:fldChar w:fldCharType="begin">
          <w:ffData>
            <w:name w:val="Text19"/>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18"/>
      <w:r w:rsidR="00D751B4" w:rsidRPr="003E4699">
        <w:rPr>
          <w:rFonts w:ascii="Arial" w:hAnsi="Arial" w:cs="Arial"/>
          <w:sz w:val="20"/>
        </w:rPr>
        <w:br/>
        <w:t xml:space="preserve">Telephone No: </w:t>
      </w:r>
      <w:bookmarkStart w:id="19" w:name="Text20"/>
      <w:r w:rsidR="000E0376" w:rsidRPr="003E4699">
        <w:rPr>
          <w:rFonts w:ascii="Arial" w:hAnsi="Arial" w:cs="Arial"/>
          <w:b/>
          <w:sz w:val="20"/>
          <w:szCs w:val="20"/>
          <w:highlight w:val="darkGray"/>
        </w:rPr>
        <w:fldChar w:fldCharType="begin">
          <w:ffData>
            <w:name w:val="Text20"/>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19"/>
      <w:r w:rsidR="00444D29" w:rsidRPr="003E4699">
        <w:rPr>
          <w:rFonts w:ascii="Arial" w:hAnsi="Arial" w:cs="Arial"/>
          <w:b/>
          <w:sz w:val="20"/>
          <w:szCs w:val="20"/>
        </w:rPr>
        <w:tab/>
      </w:r>
      <w:r w:rsidR="006400B3" w:rsidRPr="003E4699">
        <w:rPr>
          <w:rFonts w:ascii="Arial" w:hAnsi="Arial" w:cs="Arial"/>
          <w:sz w:val="20"/>
        </w:rPr>
        <w:tab/>
      </w:r>
      <w:r w:rsidR="00D751B4" w:rsidRPr="003E4699">
        <w:rPr>
          <w:rFonts w:ascii="Arial" w:hAnsi="Arial" w:cs="Arial"/>
          <w:sz w:val="20"/>
        </w:rPr>
        <w:tab/>
      </w:r>
      <w:r w:rsidR="006400B3" w:rsidRPr="003E4699">
        <w:rPr>
          <w:rFonts w:ascii="Arial" w:hAnsi="Arial" w:cs="Arial"/>
          <w:sz w:val="20"/>
        </w:rPr>
        <w:tab/>
      </w:r>
      <w:r w:rsidR="00D751B4" w:rsidRPr="003E4699">
        <w:rPr>
          <w:rFonts w:ascii="Arial" w:hAnsi="Arial" w:cs="Arial"/>
          <w:sz w:val="20"/>
        </w:rPr>
        <w:t xml:space="preserve">Telephone No: </w:t>
      </w:r>
      <w:bookmarkStart w:id="20" w:name="Text21"/>
      <w:r w:rsidR="000E0376" w:rsidRPr="003E4699">
        <w:rPr>
          <w:rFonts w:ascii="Arial" w:hAnsi="Arial" w:cs="Arial"/>
          <w:b/>
          <w:sz w:val="20"/>
          <w:szCs w:val="20"/>
          <w:highlight w:val="darkGray"/>
        </w:rPr>
        <w:fldChar w:fldCharType="begin">
          <w:ffData>
            <w:name w:val="Text21"/>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20"/>
      <w:r w:rsidR="00D751B4" w:rsidRPr="003E4699">
        <w:rPr>
          <w:rFonts w:ascii="Arial" w:hAnsi="Arial" w:cs="Arial"/>
          <w:sz w:val="20"/>
        </w:rPr>
        <w:br/>
        <w:t>Site Supervisor:</w:t>
      </w:r>
      <w:r w:rsidR="00D751B4" w:rsidRPr="003E4699">
        <w:rPr>
          <w:rFonts w:ascii="Arial" w:hAnsi="Arial" w:cs="Arial"/>
          <w:sz w:val="20"/>
        </w:rPr>
        <w:tab/>
      </w:r>
      <w:bookmarkStart w:id="21" w:name="Text22"/>
      <w:r w:rsidR="000E0376" w:rsidRPr="003E4699">
        <w:rPr>
          <w:rFonts w:ascii="Arial" w:hAnsi="Arial" w:cs="Arial"/>
          <w:b/>
          <w:sz w:val="20"/>
          <w:szCs w:val="20"/>
          <w:highlight w:val="darkGray"/>
        </w:rPr>
        <w:fldChar w:fldCharType="begin">
          <w:ffData>
            <w:name w:val="Text22"/>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21"/>
      <w:r w:rsidR="00444D29" w:rsidRPr="003E4699">
        <w:rPr>
          <w:rFonts w:ascii="Arial" w:hAnsi="Arial" w:cs="Arial"/>
          <w:b/>
          <w:sz w:val="20"/>
          <w:szCs w:val="20"/>
        </w:rPr>
        <w:tab/>
      </w:r>
      <w:r w:rsidR="00444D29" w:rsidRPr="003E4699">
        <w:rPr>
          <w:rFonts w:ascii="Arial" w:hAnsi="Arial" w:cs="Arial"/>
          <w:b/>
          <w:sz w:val="20"/>
          <w:szCs w:val="20"/>
        </w:rPr>
        <w:tab/>
      </w:r>
      <w:r w:rsidR="00D751B4" w:rsidRPr="003E4699">
        <w:rPr>
          <w:rFonts w:ascii="Arial" w:hAnsi="Arial" w:cs="Arial"/>
          <w:sz w:val="20"/>
        </w:rPr>
        <w:tab/>
      </w:r>
      <w:r w:rsidR="00D751B4" w:rsidRPr="003E4699">
        <w:rPr>
          <w:rFonts w:ascii="Arial" w:hAnsi="Arial" w:cs="Arial"/>
          <w:sz w:val="20"/>
        </w:rPr>
        <w:tab/>
        <w:t xml:space="preserve">Site Supervisor: </w:t>
      </w:r>
      <w:bookmarkStart w:id="22" w:name="Text23"/>
      <w:r w:rsidR="000E0376" w:rsidRPr="003E4699">
        <w:rPr>
          <w:rFonts w:ascii="Arial" w:hAnsi="Arial" w:cs="Arial"/>
          <w:b/>
          <w:sz w:val="20"/>
          <w:szCs w:val="20"/>
          <w:highlight w:val="darkGray"/>
        </w:rPr>
        <w:fldChar w:fldCharType="begin">
          <w:ffData>
            <w:name w:val="Text23"/>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22"/>
    </w:p>
    <w:p w14:paraId="1D8685C6" w14:textId="77777777" w:rsidR="00081208" w:rsidRPr="003E4699" w:rsidRDefault="00D751B4" w:rsidP="00D03289">
      <w:pPr>
        <w:spacing w:line="360" w:lineRule="auto"/>
        <w:rPr>
          <w:rFonts w:ascii="Arial" w:hAnsi="Arial" w:cs="Arial"/>
          <w:sz w:val="20"/>
        </w:rPr>
      </w:pPr>
      <w:r w:rsidRPr="003E4699">
        <w:rPr>
          <w:rFonts w:ascii="Arial" w:hAnsi="Arial" w:cs="Arial"/>
          <w:sz w:val="20"/>
        </w:rPr>
        <w:t>Telephone No:</w:t>
      </w:r>
      <w:r w:rsidRPr="003E4699">
        <w:rPr>
          <w:rFonts w:ascii="Arial" w:hAnsi="Arial" w:cs="Arial"/>
          <w:b/>
          <w:sz w:val="20"/>
          <w:szCs w:val="20"/>
          <w:highlight w:val="darkGray"/>
        </w:rPr>
        <w:t xml:space="preserve"> </w:t>
      </w:r>
      <w:bookmarkStart w:id="23" w:name="Text24"/>
      <w:r w:rsidR="000E0376" w:rsidRPr="003E4699">
        <w:rPr>
          <w:rFonts w:ascii="Arial" w:hAnsi="Arial" w:cs="Arial"/>
          <w:b/>
          <w:sz w:val="20"/>
          <w:szCs w:val="20"/>
          <w:highlight w:val="darkGray"/>
        </w:rPr>
        <w:fldChar w:fldCharType="begin">
          <w:ffData>
            <w:name w:val="Text24"/>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23"/>
      <w:r w:rsidR="00444D29" w:rsidRPr="003E4699">
        <w:rPr>
          <w:rFonts w:ascii="Arial" w:hAnsi="Arial" w:cs="Arial"/>
          <w:b/>
          <w:sz w:val="20"/>
          <w:szCs w:val="20"/>
        </w:rPr>
        <w:tab/>
      </w:r>
      <w:r w:rsidR="00444D29" w:rsidRPr="003E4699">
        <w:rPr>
          <w:rFonts w:ascii="Arial" w:hAnsi="Arial" w:cs="Arial"/>
          <w:b/>
          <w:sz w:val="20"/>
          <w:szCs w:val="20"/>
        </w:rPr>
        <w:tab/>
      </w:r>
      <w:r w:rsidRPr="003E4699">
        <w:rPr>
          <w:rFonts w:ascii="Arial" w:hAnsi="Arial" w:cs="Arial"/>
          <w:sz w:val="20"/>
        </w:rPr>
        <w:tab/>
      </w:r>
      <w:r w:rsidRPr="003E4699">
        <w:rPr>
          <w:rFonts w:ascii="Arial" w:hAnsi="Arial" w:cs="Arial"/>
          <w:sz w:val="20"/>
        </w:rPr>
        <w:tab/>
        <w:t xml:space="preserve">Telephone No: </w:t>
      </w:r>
      <w:bookmarkStart w:id="24" w:name="Text25"/>
      <w:r w:rsidR="000E0376" w:rsidRPr="003E4699">
        <w:rPr>
          <w:rFonts w:ascii="Arial" w:hAnsi="Arial" w:cs="Arial"/>
          <w:b/>
          <w:sz w:val="20"/>
          <w:szCs w:val="20"/>
          <w:highlight w:val="darkGray"/>
        </w:rPr>
        <w:fldChar w:fldCharType="begin">
          <w:ffData>
            <w:name w:val="Text25"/>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24"/>
      <w:r w:rsidRPr="003E4699">
        <w:rPr>
          <w:rFonts w:ascii="Arial" w:hAnsi="Arial" w:cs="Arial"/>
          <w:sz w:val="20"/>
        </w:rPr>
        <w:br/>
        <w:t>Office Contact:</w:t>
      </w:r>
      <w:r w:rsidRPr="003E4699">
        <w:rPr>
          <w:rFonts w:ascii="Arial" w:hAnsi="Arial" w:cs="Arial"/>
          <w:b/>
          <w:sz w:val="20"/>
          <w:szCs w:val="20"/>
          <w:highlight w:val="darkGray"/>
        </w:rPr>
        <w:t xml:space="preserve"> </w:t>
      </w:r>
      <w:bookmarkStart w:id="25" w:name="Text26"/>
      <w:r w:rsidR="000E0376" w:rsidRPr="003E4699">
        <w:rPr>
          <w:rFonts w:ascii="Arial" w:hAnsi="Arial" w:cs="Arial"/>
          <w:b/>
          <w:sz w:val="20"/>
          <w:szCs w:val="20"/>
          <w:highlight w:val="darkGray"/>
        </w:rPr>
        <w:fldChar w:fldCharType="begin">
          <w:ffData>
            <w:name w:val="Text26"/>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25"/>
      <w:r w:rsidR="00444D29" w:rsidRPr="003E4699">
        <w:rPr>
          <w:rFonts w:ascii="Arial" w:hAnsi="Arial" w:cs="Arial"/>
          <w:b/>
          <w:sz w:val="20"/>
          <w:szCs w:val="20"/>
        </w:rPr>
        <w:tab/>
      </w:r>
      <w:r w:rsidR="00444D29" w:rsidRPr="003E4699">
        <w:rPr>
          <w:rFonts w:ascii="Arial" w:hAnsi="Arial" w:cs="Arial"/>
          <w:b/>
          <w:sz w:val="20"/>
          <w:szCs w:val="20"/>
        </w:rPr>
        <w:tab/>
      </w:r>
      <w:r w:rsidRPr="003E4699">
        <w:rPr>
          <w:rFonts w:ascii="Arial" w:hAnsi="Arial" w:cs="Arial"/>
          <w:sz w:val="20"/>
        </w:rPr>
        <w:tab/>
      </w:r>
      <w:r w:rsidRPr="003E4699">
        <w:rPr>
          <w:rFonts w:ascii="Arial" w:hAnsi="Arial" w:cs="Arial"/>
          <w:sz w:val="20"/>
        </w:rPr>
        <w:tab/>
        <w:t xml:space="preserve">Office Contract: </w:t>
      </w:r>
      <w:bookmarkStart w:id="26" w:name="Text27"/>
      <w:r w:rsidR="000E0376" w:rsidRPr="003E4699">
        <w:rPr>
          <w:rFonts w:ascii="Arial" w:hAnsi="Arial" w:cs="Arial"/>
          <w:b/>
          <w:sz w:val="20"/>
          <w:szCs w:val="20"/>
          <w:highlight w:val="darkGray"/>
        </w:rPr>
        <w:fldChar w:fldCharType="begin">
          <w:ffData>
            <w:name w:val="Text27"/>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26"/>
      <w:r w:rsidRPr="003E4699">
        <w:rPr>
          <w:rFonts w:ascii="Arial" w:hAnsi="Arial" w:cs="Arial"/>
          <w:sz w:val="20"/>
        </w:rPr>
        <w:br/>
        <w:t>Office Telephone No:</w:t>
      </w:r>
      <w:r w:rsidR="000E0376" w:rsidRPr="003E4699">
        <w:rPr>
          <w:rFonts w:ascii="Arial" w:hAnsi="Arial" w:cs="Arial"/>
          <w:b/>
          <w:sz w:val="20"/>
          <w:szCs w:val="20"/>
          <w:highlight w:val="darkGray"/>
        </w:rPr>
        <w:fldChar w:fldCharType="begin">
          <w:ffData>
            <w:name w:val="Text30"/>
            <w:enabled/>
            <w:calcOnExit w:val="0"/>
            <w:textInput/>
          </w:ffData>
        </w:fldChar>
      </w:r>
      <w:bookmarkStart w:id="27" w:name="Text30"/>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27"/>
      <w:r w:rsidR="00444D29" w:rsidRPr="003E4699">
        <w:rPr>
          <w:rFonts w:ascii="Arial" w:hAnsi="Arial" w:cs="Arial"/>
          <w:b/>
          <w:sz w:val="20"/>
          <w:szCs w:val="20"/>
        </w:rPr>
        <w:tab/>
      </w:r>
      <w:r w:rsidRPr="003E4699">
        <w:rPr>
          <w:rFonts w:ascii="Arial" w:hAnsi="Arial" w:cs="Arial"/>
          <w:sz w:val="20"/>
        </w:rPr>
        <w:tab/>
      </w:r>
      <w:r w:rsidRPr="003E4699">
        <w:rPr>
          <w:rFonts w:ascii="Arial" w:hAnsi="Arial" w:cs="Arial"/>
          <w:sz w:val="20"/>
        </w:rPr>
        <w:tab/>
        <w:t xml:space="preserve">Office Telephone No: </w:t>
      </w:r>
      <w:bookmarkStart w:id="28" w:name="Text29"/>
      <w:r w:rsidR="000E0376" w:rsidRPr="003E4699">
        <w:rPr>
          <w:rFonts w:ascii="Arial" w:hAnsi="Arial" w:cs="Arial"/>
          <w:b/>
          <w:sz w:val="20"/>
          <w:szCs w:val="20"/>
          <w:highlight w:val="darkGray"/>
        </w:rPr>
        <w:fldChar w:fldCharType="begin">
          <w:ffData>
            <w:name w:val="Text29"/>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28"/>
      <w:r w:rsidRPr="003E4699">
        <w:rPr>
          <w:rFonts w:ascii="Arial" w:hAnsi="Arial" w:cs="Arial"/>
          <w:sz w:val="20"/>
        </w:rPr>
        <w:br/>
        <w:t>Office Fax No:</w:t>
      </w:r>
      <w:r w:rsidR="000E0376" w:rsidRPr="003E4699">
        <w:rPr>
          <w:rFonts w:ascii="Arial" w:hAnsi="Arial" w:cs="Arial"/>
          <w:b/>
          <w:sz w:val="20"/>
          <w:szCs w:val="20"/>
          <w:highlight w:val="darkGray"/>
        </w:rPr>
        <w:fldChar w:fldCharType="begin">
          <w:ffData>
            <w:name w:val="Text31"/>
            <w:enabled/>
            <w:calcOnExit w:val="0"/>
            <w:textInput/>
          </w:ffData>
        </w:fldChar>
      </w:r>
      <w:bookmarkStart w:id="29" w:name="Text31"/>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29"/>
      <w:r w:rsidR="00444D29" w:rsidRPr="003E4699">
        <w:rPr>
          <w:rFonts w:ascii="Arial" w:hAnsi="Arial" w:cs="Arial"/>
          <w:b/>
          <w:sz w:val="20"/>
          <w:szCs w:val="20"/>
        </w:rPr>
        <w:tab/>
      </w:r>
      <w:r w:rsidR="00444D29" w:rsidRPr="003E4699">
        <w:rPr>
          <w:rFonts w:ascii="Arial" w:hAnsi="Arial" w:cs="Arial"/>
          <w:b/>
          <w:sz w:val="20"/>
          <w:szCs w:val="20"/>
        </w:rPr>
        <w:tab/>
      </w:r>
      <w:r w:rsidRPr="003E4699">
        <w:rPr>
          <w:rFonts w:ascii="Arial" w:hAnsi="Arial" w:cs="Arial"/>
          <w:sz w:val="20"/>
        </w:rPr>
        <w:tab/>
      </w:r>
      <w:r w:rsidRPr="003E4699">
        <w:rPr>
          <w:rFonts w:ascii="Arial" w:hAnsi="Arial" w:cs="Arial"/>
          <w:sz w:val="20"/>
        </w:rPr>
        <w:tab/>
        <w:t xml:space="preserve">Office Fax No: </w:t>
      </w:r>
      <w:bookmarkStart w:id="30" w:name="Text32"/>
      <w:r w:rsidR="000E0376" w:rsidRPr="003E4699">
        <w:rPr>
          <w:rFonts w:ascii="Arial" w:hAnsi="Arial" w:cs="Arial"/>
          <w:b/>
          <w:sz w:val="20"/>
          <w:szCs w:val="20"/>
          <w:highlight w:val="darkGray"/>
        </w:rPr>
        <w:fldChar w:fldCharType="begin">
          <w:ffData>
            <w:name w:val="Text32"/>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30"/>
      <w:r w:rsidRPr="003E4699">
        <w:rPr>
          <w:rFonts w:ascii="Arial" w:hAnsi="Arial" w:cs="Arial"/>
          <w:sz w:val="20"/>
        </w:rPr>
        <w:br/>
        <w:t xml:space="preserve">Email: </w:t>
      </w:r>
      <w:bookmarkStart w:id="31" w:name="Text33"/>
      <w:r w:rsidR="000E0376" w:rsidRPr="003E4699">
        <w:rPr>
          <w:rFonts w:ascii="Arial" w:hAnsi="Arial" w:cs="Arial"/>
          <w:b/>
          <w:sz w:val="20"/>
          <w:szCs w:val="20"/>
          <w:highlight w:val="darkGray"/>
        </w:rPr>
        <w:fldChar w:fldCharType="begin">
          <w:ffData>
            <w:name w:val="Text33"/>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31"/>
      <w:r w:rsidR="00444D29" w:rsidRPr="003E4699">
        <w:rPr>
          <w:rFonts w:ascii="Arial" w:hAnsi="Arial" w:cs="Arial"/>
          <w:b/>
          <w:sz w:val="20"/>
          <w:szCs w:val="20"/>
        </w:rPr>
        <w:tab/>
      </w:r>
      <w:r w:rsidR="00444D29" w:rsidRPr="003E4699">
        <w:rPr>
          <w:rFonts w:ascii="Arial" w:hAnsi="Arial" w:cs="Arial"/>
          <w:b/>
          <w:sz w:val="20"/>
          <w:szCs w:val="20"/>
        </w:rPr>
        <w:tab/>
      </w:r>
      <w:r w:rsidRPr="003E4699">
        <w:rPr>
          <w:rFonts w:ascii="Arial" w:hAnsi="Arial" w:cs="Arial"/>
          <w:sz w:val="20"/>
        </w:rPr>
        <w:tab/>
      </w:r>
      <w:r w:rsidRPr="003E4699">
        <w:rPr>
          <w:rFonts w:ascii="Arial" w:hAnsi="Arial" w:cs="Arial"/>
          <w:sz w:val="20"/>
        </w:rPr>
        <w:tab/>
      </w:r>
      <w:r w:rsidRPr="003E4699">
        <w:rPr>
          <w:rFonts w:ascii="Arial" w:hAnsi="Arial" w:cs="Arial"/>
          <w:sz w:val="20"/>
        </w:rPr>
        <w:tab/>
        <w:t xml:space="preserve">Email: </w:t>
      </w:r>
      <w:bookmarkStart w:id="32" w:name="Text34"/>
      <w:r w:rsidR="000E0376" w:rsidRPr="003E4699">
        <w:rPr>
          <w:rFonts w:ascii="Arial" w:hAnsi="Arial" w:cs="Arial"/>
          <w:b/>
          <w:sz w:val="20"/>
          <w:szCs w:val="20"/>
          <w:highlight w:val="darkGray"/>
        </w:rPr>
        <w:fldChar w:fldCharType="begin">
          <w:ffData>
            <w:name w:val="Text34"/>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32"/>
      <w:r w:rsidRPr="003E4699">
        <w:rPr>
          <w:rFonts w:ascii="Arial" w:hAnsi="Arial" w:cs="Arial"/>
          <w:sz w:val="20"/>
        </w:rPr>
        <w:br/>
        <w:t xml:space="preserve">Director Responsible: </w:t>
      </w:r>
      <w:bookmarkStart w:id="33" w:name="Text35"/>
      <w:r w:rsidR="000E0376" w:rsidRPr="003E4699">
        <w:rPr>
          <w:rFonts w:ascii="Arial" w:hAnsi="Arial" w:cs="Arial"/>
          <w:b/>
          <w:sz w:val="20"/>
          <w:szCs w:val="20"/>
          <w:highlight w:val="darkGray"/>
        </w:rPr>
        <w:fldChar w:fldCharType="begin">
          <w:ffData>
            <w:name w:val="Text35"/>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33"/>
      <w:r w:rsidR="00444D29" w:rsidRPr="003E4699">
        <w:rPr>
          <w:rFonts w:ascii="Arial" w:hAnsi="Arial" w:cs="Arial"/>
          <w:b/>
          <w:sz w:val="20"/>
          <w:szCs w:val="20"/>
        </w:rPr>
        <w:tab/>
      </w:r>
      <w:r w:rsidRPr="003E4699">
        <w:rPr>
          <w:rFonts w:ascii="Arial" w:hAnsi="Arial" w:cs="Arial"/>
          <w:sz w:val="20"/>
        </w:rPr>
        <w:tab/>
      </w:r>
      <w:r w:rsidRPr="003E4699">
        <w:rPr>
          <w:rFonts w:ascii="Arial" w:hAnsi="Arial" w:cs="Arial"/>
          <w:sz w:val="20"/>
        </w:rPr>
        <w:tab/>
        <w:t xml:space="preserve">Director Responsible: </w:t>
      </w:r>
      <w:bookmarkStart w:id="34" w:name="Text36"/>
      <w:r w:rsidR="000E0376" w:rsidRPr="003E4699">
        <w:rPr>
          <w:rFonts w:ascii="Arial" w:hAnsi="Arial" w:cs="Arial"/>
          <w:b/>
          <w:sz w:val="20"/>
          <w:szCs w:val="20"/>
          <w:highlight w:val="darkGray"/>
        </w:rPr>
        <w:fldChar w:fldCharType="begin">
          <w:ffData>
            <w:name w:val="Text36"/>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34"/>
      <w:r w:rsidR="00636865" w:rsidRPr="003E4699">
        <w:rPr>
          <w:rFonts w:ascii="Arial" w:hAnsi="Arial" w:cs="Arial"/>
          <w:sz w:val="20"/>
        </w:rPr>
        <w:br/>
      </w:r>
      <w:r w:rsidRPr="003E4699">
        <w:rPr>
          <w:rFonts w:ascii="Arial" w:hAnsi="Arial" w:cs="Arial"/>
          <w:sz w:val="20"/>
        </w:rPr>
        <w:t>Health &amp; Safety Manager</w:t>
      </w:r>
      <w:r w:rsidR="00444D29" w:rsidRPr="003E4699">
        <w:rPr>
          <w:rFonts w:ascii="Arial" w:hAnsi="Arial" w:cs="Arial"/>
          <w:sz w:val="20"/>
        </w:rPr>
        <w:t xml:space="preserve">: </w:t>
      </w:r>
      <w:r w:rsidR="000E0376" w:rsidRPr="003E4699">
        <w:rPr>
          <w:rFonts w:ascii="Arial" w:hAnsi="Arial" w:cs="Arial"/>
          <w:sz w:val="20"/>
          <w:highlight w:val="darkGray"/>
        </w:rPr>
        <w:fldChar w:fldCharType="begin">
          <w:ffData>
            <w:name w:val="Text37"/>
            <w:enabled/>
            <w:calcOnExit w:val="0"/>
            <w:textInput/>
          </w:ffData>
        </w:fldChar>
      </w:r>
      <w:bookmarkStart w:id="35" w:name="Text37"/>
      <w:r w:rsidR="00444D29" w:rsidRPr="003E4699">
        <w:rPr>
          <w:rFonts w:ascii="Arial" w:hAnsi="Arial" w:cs="Arial"/>
          <w:sz w:val="20"/>
          <w:highlight w:val="darkGray"/>
        </w:rPr>
        <w:instrText xml:space="preserve"> FORMTEXT </w:instrText>
      </w:r>
      <w:r w:rsidR="000E0376" w:rsidRPr="003E4699">
        <w:rPr>
          <w:rFonts w:ascii="Arial" w:hAnsi="Arial" w:cs="Arial"/>
          <w:sz w:val="20"/>
          <w:highlight w:val="darkGray"/>
        </w:rPr>
      </w:r>
      <w:r w:rsidR="000E0376" w:rsidRPr="003E4699">
        <w:rPr>
          <w:rFonts w:ascii="Arial" w:hAnsi="Arial" w:cs="Arial"/>
          <w:sz w:val="20"/>
          <w:highlight w:val="darkGray"/>
        </w:rPr>
        <w:fldChar w:fldCharType="separate"/>
      </w:r>
      <w:r w:rsidR="00444D29" w:rsidRPr="003E4699">
        <w:rPr>
          <w:rFonts w:ascii="Arial" w:hAnsi="Arial" w:cs="Arial"/>
          <w:noProof/>
          <w:sz w:val="20"/>
          <w:highlight w:val="darkGray"/>
        </w:rPr>
        <w:t> </w:t>
      </w:r>
      <w:r w:rsidR="00444D29" w:rsidRPr="003E4699">
        <w:rPr>
          <w:rFonts w:ascii="Arial" w:hAnsi="Arial" w:cs="Arial"/>
          <w:noProof/>
          <w:sz w:val="20"/>
          <w:highlight w:val="darkGray"/>
        </w:rPr>
        <w:t> </w:t>
      </w:r>
      <w:r w:rsidR="00444D29" w:rsidRPr="003E4699">
        <w:rPr>
          <w:rFonts w:ascii="Arial" w:hAnsi="Arial" w:cs="Arial"/>
          <w:noProof/>
          <w:sz w:val="20"/>
          <w:highlight w:val="darkGray"/>
        </w:rPr>
        <w:t> </w:t>
      </w:r>
      <w:r w:rsidR="00444D29" w:rsidRPr="003E4699">
        <w:rPr>
          <w:rFonts w:ascii="Arial" w:hAnsi="Arial" w:cs="Arial"/>
          <w:noProof/>
          <w:sz w:val="20"/>
          <w:highlight w:val="darkGray"/>
        </w:rPr>
        <w:t> </w:t>
      </w:r>
      <w:r w:rsidR="00444D29" w:rsidRPr="003E4699">
        <w:rPr>
          <w:rFonts w:ascii="Arial" w:hAnsi="Arial" w:cs="Arial"/>
          <w:noProof/>
          <w:sz w:val="20"/>
          <w:highlight w:val="darkGray"/>
        </w:rPr>
        <w:t> </w:t>
      </w:r>
      <w:r w:rsidR="000E0376" w:rsidRPr="003E4699">
        <w:rPr>
          <w:rFonts w:ascii="Arial" w:hAnsi="Arial" w:cs="Arial"/>
          <w:sz w:val="20"/>
          <w:highlight w:val="darkGray"/>
        </w:rPr>
        <w:fldChar w:fldCharType="end"/>
      </w:r>
      <w:bookmarkEnd w:id="35"/>
      <w:r w:rsidRPr="003E4699">
        <w:rPr>
          <w:rFonts w:ascii="Arial" w:hAnsi="Arial" w:cs="Arial"/>
          <w:sz w:val="20"/>
        </w:rPr>
        <w:tab/>
      </w:r>
      <w:r w:rsidR="00444D29" w:rsidRPr="003E4699">
        <w:rPr>
          <w:rFonts w:ascii="Arial" w:hAnsi="Arial" w:cs="Arial"/>
          <w:sz w:val="20"/>
        </w:rPr>
        <w:tab/>
      </w:r>
      <w:r w:rsidRPr="003E4699">
        <w:rPr>
          <w:rFonts w:ascii="Arial" w:hAnsi="Arial" w:cs="Arial"/>
          <w:sz w:val="20"/>
        </w:rPr>
        <w:t xml:space="preserve">Health &amp; Safety Manager: </w:t>
      </w:r>
      <w:bookmarkStart w:id="36" w:name="Text38"/>
      <w:r w:rsidR="000E0376" w:rsidRPr="003E4699">
        <w:rPr>
          <w:rFonts w:ascii="Arial" w:hAnsi="Arial" w:cs="Arial"/>
          <w:b/>
          <w:sz w:val="20"/>
          <w:szCs w:val="20"/>
          <w:highlight w:val="darkGray"/>
        </w:rPr>
        <w:fldChar w:fldCharType="begin">
          <w:ffData>
            <w:name w:val="Text38"/>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36"/>
    </w:p>
    <w:p w14:paraId="1D8685C7" w14:textId="77777777" w:rsidR="00B50F8D" w:rsidRPr="003E4699" w:rsidRDefault="00D751B4" w:rsidP="00D03289">
      <w:pPr>
        <w:spacing w:line="360" w:lineRule="auto"/>
        <w:rPr>
          <w:rFonts w:ascii="Arial" w:hAnsi="Arial" w:cs="Arial"/>
          <w:sz w:val="20"/>
        </w:rPr>
      </w:pPr>
      <w:r w:rsidRPr="003E4699">
        <w:rPr>
          <w:rFonts w:ascii="Arial" w:hAnsi="Arial" w:cs="Arial"/>
          <w:sz w:val="20"/>
        </w:rPr>
        <w:lastRenderedPageBreak/>
        <w:t xml:space="preserve">Telephone No: </w:t>
      </w:r>
      <w:bookmarkStart w:id="37" w:name="Text39"/>
      <w:r w:rsidR="000E0376" w:rsidRPr="003E4699">
        <w:rPr>
          <w:rFonts w:ascii="Arial" w:hAnsi="Arial" w:cs="Arial"/>
          <w:b/>
          <w:sz w:val="20"/>
          <w:szCs w:val="20"/>
          <w:highlight w:val="darkGray"/>
        </w:rPr>
        <w:fldChar w:fldCharType="begin">
          <w:ffData>
            <w:name w:val="Text39"/>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37"/>
      <w:r w:rsidR="00444D29" w:rsidRPr="003E4699">
        <w:rPr>
          <w:rFonts w:ascii="Arial" w:hAnsi="Arial" w:cs="Arial"/>
          <w:b/>
          <w:sz w:val="20"/>
          <w:szCs w:val="20"/>
        </w:rPr>
        <w:tab/>
      </w:r>
      <w:r w:rsidR="00444D29" w:rsidRPr="003E4699">
        <w:rPr>
          <w:rFonts w:ascii="Arial" w:hAnsi="Arial" w:cs="Arial"/>
          <w:b/>
          <w:sz w:val="20"/>
          <w:szCs w:val="20"/>
        </w:rPr>
        <w:tab/>
      </w:r>
      <w:r w:rsidRPr="003E4699">
        <w:rPr>
          <w:rFonts w:ascii="Arial" w:hAnsi="Arial" w:cs="Arial"/>
          <w:sz w:val="20"/>
        </w:rPr>
        <w:tab/>
      </w:r>
      <w:r w:rsidRPr="003E4699">
        <w:rPr>
          <w:rFonts w:ascii="Arial" w:hAnsi="Arial" w:cs="Arial"/>
          <w:sz w:val="20"/>
        </w:rPr>
        <w:tab/>
        <w:t xml:space="preserve">Telephone No: </w:t>
      </w:r>
      <w:bookmarkStart w:id="38" w:name="Text40"/>
      <w:r w:rsidR="000E0376" w:rsidRPr="003E4699">
        <w:rPr>
          <w:rFonts w:ascii="Arial" w:hAnsi="Arial" w:cs="Arial"/>
          <w:b/>
          <w:sz w:val="20"/>
          <w:szCs w:val="20"/>
          <w:highlight w:val="darkGray"/>
        </w:rPr>
        <w:fldChar w:fldCharType="begin">
          <w:ffData>
            <w:name w:val="Text40"/>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38"/>
    </w:p>
    <w:p w14:paraId="1D8685C8" w14:textId="77777777" w:rsidR="002E0F72" w:rsidRPr="003E4699" w:rsidRDefault="002E0F72">
      <w:pPr>
        <w:jc w:val="both"/>
        <w:rPr>
          <w:rFonts w:ascii="Arial" w:hAnsi="Arial" w:cs="Arial"/>
          <w:sz w:val="20"/>
        </w:rPr>
      </w:pPr>
    </w:p>
    <w:p w14:paraId="1D8685C9" w14:textId="77777777" w:rsidR="002E0F72" w:rsidRPr="003E4699" w:rsidRDefault="00314C7E" w:rsidP="00B50F8D">
      <w:pPr>
        <w:numPr>
          <w:ilvl w:val="0"/>
          <w:numId w:val="17"/>
        </w:numPr>
        <w:ind w:left="567" w:hanging="567"/>
        <w:jc w:val="both"/>
        <w:rPr>
          <w:rFonts w:ascii="Arial" w:hAnsi="Arial" w:cs="Arial"/>
          <w:b/>
          <w:caps/>
          <w:sz w:val="20"/>
          <w:u w:val="single"/>
        </w:rPr>
      </w:pPr>
      <w:r w:rsidRPr="003E4699">
        <w:rPr>
          <w:rFonts w:ascii="Arial" w:hAnsi="Arial" w:cs="Arial"/>
          <w:b/>
          <w:caps/>
          <w:sz w:val="20"/>
          <w:u w:val="single"/>
        </w:rPr>
        <w:t>Purpose of the meeting:</w:t>
      </w:r>
    </w:p>
    <w:p w14:paraId="1D8685CA" w14:textId="77777777" w:rsidR="00B50F8D" w:rsidRPr="003E4699" w:rsidRDefault="00B50F8D" w:rsidP="00B50F8D">
      <w:pPr>
        <w:ind w:left="720"/>
        <w:jc w:val="both"/>
        <w:rPr>
          <w:rFonts w:ascii="Arial" w:hAnsi="Arial" w:cs="Arial"/>
          <w:sz w:val="20"/>
          <w:u w:val="single"/>
        </w:rPr>
      </w:pPr>
    </w:p>
    <w:p w14:paraId="1D8685CB" w14:textId="77777777" w:rsidR="002E0F72" w:rsidRPr="003E4699" w:rsidRDefault="00005EEE" w:rsidP="002B657E">
      <w:pPr>
        <w:numPr>
          <w:ilvl w:val="1"/>
          <w:numId w:val="17"/>
        </w:numPr>
        <w:ind w:left="709" w:hanging="709"/>
        <w:jc w:val="both"/>
        <w:rPr>
          <w:rFonts w:ascii="Arial" w:hAnsi="Arial" w:cs="Arial"/>
          <w:bCs/>
          <w:iCs/>
          <w:sz w:val="20"/>
        </w:rPr>
      </w:pPr>
      <w:r w:rsidRPr="003E4699">
        <w:rPr>
          <w:rFonts w:ascii="Arial" w:hAnsi="Arial" w:cs="Arial"/>
          <w:bCs/>
          <w:iCs/>
          <w:sz w:val="20"/>
        </w:rPr>
        <w:t xml:space="preserve">The purpose of the </w:t>
      </w:r>
      <w:r w:rsidR="00B37C5A" w:rsidRPr="003E4699">
        <w:rPr>
          <w:rFonts w:ascii="Arial" w:hAnsi="Arial" w:cs="Arial"/>
          <w:bCs/>
          <w:iCs/>
          <w:sz w:val="20"/>
        </w:rPr>
        <w:t>Sub-Contract</w:t>
      </w:r>
      <w:r w:rsidRPr="003E4699">
        <w:rPr>
          <w:rFonts w:ascii="Arial" w:hAnsi="Arial" w:cs="Arial"/>
          <w:bCs/>
          <w:iCs/>
          <w:sz w:val="20"/>
        </w:rPr>
        <w:t xml:space="preserve"> or Pre-Let</w:t>
      </w:r>
      <w:r w:rsidR="002E0F72" w:rsidRPr="003E4699">
        <w:rPr>
          <w:rFonts w:ascii="Arial" w:hAnsi="Arial" w:cs="Arial"/>
          <w:bCs/>
          <w:iCs/>
          <w:sz w:val="20"/>
        </w:rPr>
        <w:t xml:space="preserve"> Meeting is to fully discuss the proposed </w:t>
      </w:r>
      <w:r w:rsidR="00B37C5A" w:rsidRPr="003E4699">
        <w:rPr>
          <w:rFonts w:ascii="Arial" w:hAnsi="Arial" w:cs="Arial"/>
          <w:bCs/>
          <w:iCs/>
          <w:sz w:val="20"/>
        </w:rPr>
        <w:t>Sub-Contract</w:t>
      </w:r>
      <w:r w:rsidR="002E0F72" w:rsidRPr="003E4699">
        <w:rPr>
          <w:rFonts w:ascii="Arial" w:hAnsi="Arial" w:cs="Arial"/>
          <w:bCs/>
          <w:iCs/>
          <w:sz w:val="20"/>
        </w:rPr>
        <w:t xml:space="preserve"> </w:t>
      </w:r>
      <w:r w:rsidR="006A4FF6" w:rsidRPr="003E4699">
        <w:rPr>
          <w:rFonts w:ascii="Arial" w:hAnsi="Arial" w:cs="Arial"/>
          <w:bCs/>
          <w:iCs/>
          <w:sz w:val="20"/>
        </w:rPr>
        <w:t xml:space="preserve">Works </w:t>
      </w:r>
      <w:r w:rsidR="002E0F72" w:rsidRPr="003E4699">
        <w:rPr>
          <w:rFonts w:ascii="Arial" w:hAnsi="Arial" w:cs="Arial"/>
          <w:bCs/>
          <w:iCs/>
          <w:sz w:val="20"/>
        </w:rPr>
        <w:t xml:space="preserve">and to agree a mutually acceptable </w:t>
      </w:r>
      <w:r w:rsidR="00B37C5A" w:rsidRPr="003E4699">
        <w:rPr>
          <w:rFonts w:ascii="Arial" w:hAnsi="Arial" w:cs="Arial"/>
          <w:bCs/>
          <w:iCs/>
          <w:sz w:val="20"/>
        </w:rPr>
        <w:t>sub-</w:t>
      </w:r>
      <w:r w:rsidR="00042687" w:rsidRPr="003E4699">
        <w:rPr>
          <w:rFonts w:ascii="Arial" w:hAnsi="Arial" w:cs="Arial"/>
          <w:bCs/>
          <w:iCs/>
          <w:sz w:val="20"/>
        </w:rPr>
        <w:t>c</w:t>
      </w:r>
      <w:r w:rsidR="00B37C5A" w:rsidRPr="003E4699">
        <w:rPr>
          <w:rFonts w:ascii="Arial" w:hAnsi="Arial" w:cs="Arial"/>
          <w:bCs/>
          <w:iCs/>
          <w:sz w:val="20"/>
        </w:rPr>
        <w:t>ontract</w:t>
      </w:r>
      <w:r w:rsidR="002E0F72" w:rsidRPr="003E4699">
        <w:rPr>
          <w:rFonts w:ascii="Arial" w:hAnsi="Arial" w:cs="Arial"/>
          <w:bCs/>
          <w:iCs/>
          <w:sz w:val="20"/>
        </w:rPr>
        <w:t>.</w:t>
      </w:r>
    </w:p>
    <w:p w14:paraId="1D8685CC" w14:textId="77777777" w:rsidR="002B657E" w:rsidRPr="003E4699" w:rsidRDefault="002B657E">
      <w:pPr>
        <w:pStyle w:val="BodyTextIndent"/>
        <w:ind w:left="0"/>
        <w:rPr>
          <w:sz w:val="20"/>
        </w:rPr>
      </w:pPr>
    </w:p>
    <w:p w14:paraId="1D8685CD" w14:textId="77777777" w:rsidR="002B657E" w:rsidRPr="003E4699" w:rsidRDefault="002B657E" w:rsidP="002B657E">
      <w:pPr>
        <w:numPr>
          <w:ilvl w:val="1"/>
          <w:numId w:val="17"/>
        </w:numPr>
        <w:ind w:left="709" w:hanging="709"/>
        <w:jc w:val="both"/>
        <w:rPr>
          <w:rFonts w:ascii="Arial" w:hAnsi="Arial" w:cs="Arial"/>
          <w:sz w:val="16"/>
        </w:rPr>
      </w:pPr>
      <w:r w:rsidRPr="003E4699">
        <w:rPr>
          <w:rFonts w:ascii="Arial" w:hAnsi="Arial" w:cs="Arial"/>
          <w:bCs/>
          <w:iCs/>
          <w:sz w:val="20"/>
        </w:rPr>
        <w:t>The parties agree that this meeting alone shall not be treated as an order nor an instruction to commence any services. Nor does it constitute a subcontract or purchase order. It is agreed that where any such contract is entered into, the information and agreements recorded herein will apply to such contract.</w:t>
      </w:r>
    </w:p>
    <w:p w14:paraId="1D8685CE" w14:textId="77777777" w:rsidR="002B657E" w:rsidRPr="003E4699" w:rsidRDefault="002B657E" w:rsidP="002B657E">
      <w:pPr>
        <w:ind w:left="709"/>
        <w:jc w:val="both"/>
        <w:rPr>
          <w:rFonts w:ascii="Arial" w:hAnsi="Arial" w:cs="Arial"/>
          <w:sz w:val="16"/>
        </w:rPr>
      </w:pPr>
    </w:p>
    <w:p w14:paraId="1D8685CF" w14:textId="77777777" w:rsidR="002B657E" w:rsidRPr="003E4699" w:rsidRDefault="002B657E" w:rsidP="002B657E">
      <w:pPr>
        <w:numPr>
          <w:ilvl w:val="1"/>
          <w:numId w:val="17"/>
        </w:numPr>
        <w:ind w:left="709" w:hanging="709"/>
        <w:jc w:val="both"/>
        <w:rPr>
          <w:rFonts w:ascii="Arial" w:hAnsi="Arial" w:cs="Arial"/>
          <w:sz w:val="16"/>
        </w:rPr>
      </w:pPr>
      <w:r w:rsidRPr="003E4699">
        <w:rPr>
          <w:rFonts w:ascii="Arial" w:hAnsi="Arial" w:cs="Arial"/>
          <w:bCs/>
          <w:iCs/>
          <w:sz w:val="20"/>
        </w:rPr>
        <w:t>The subcontractor acknowledges that any of its standard or project specific terms and conditions, quoted or otherwise, shall be superseded in full by the terms and conditions of any subcontract that might follow.</w:t>
      </w:r>
    </w:p>
    <w:p w14:paraId="1D8685D0" w14:textId="77777777" w:rsidR="002B657E" w:rsidRPr="003E4699" w:rsidRDefault="002B657E">
      <w:pPr>
        <w:pStyle w:val="BodyTextIndent"/>
        <w:ind w:left="0"/>
        <w:rPr>
          <w:sz w:val="20"/>
        </w:rPr>
      </w:pPr>
    </w:p>
    <w:p w14:paraId="1D8685D1" w14:textId="77777777" w:rsidR="002E0F72" w:rsidRPr="003E4699" w:rsidRDefault="002E0F72">
      <w:pPr>
        <w:jc w:val="both"/>
        <w:rPr>
          <w:rFonts w:ascii="Arial" w:hAnsi="Arial" w:cs="Arial"/>
          <w:sz w:val="20"/>
        </w:rPr>
      </w:pPr>
    </w:p>
    <w:p w14:paraId="1D8685D2" w14:textId="77777777" w:rsidR="00B50F8D" w:rsidRPr="003E4699" w:rsidRDefault="00314C7E" w:rsidP="00B50F8D">
      <w:pPr>
        <w:numPr>
          <w:ilvl w:val="0"/>
          <w:numId w:val="17"/>
        </w:numPr>
        <w:ind w:left="567" w:hanging="567"/>
        <w:jc w:val="both"/>
        <w:rPr>
          <w:rFonts w:ascii="Arial" w:hAnsi="Arial" w:cs="Arial"/>
          <w:b/>
          <w:caps/>
          <w:sz w:val="20"/>
          <w:u w:val="single"/>
        </w:rPr>
      </w:pPr>
      <w:r w:rsidRPr="003E4699">
        <w:rPr>
          <w:rFonts w:ascii="Arial" w:hAnsi="Arial" w:cs="Arial"/>
          <w:b/>
          <w:caps/>
          <w:sz w:val="20"/>
          <w:u w:val="single"/>
        </w:rPr>
        <w:t xml:space="preserve">Details of </w:t>
      </w:r>
      <w:r w:rsidR="00B37C5A" w:rsidRPr="003E4699">
        <w:rPr>
          <w:rFonts w:ascii="Arial" w:hAnsi="Arial" w:cs="Arial"/>
          <w:b/>
          <w:caps/>
          <w:sz w:val="20"/>
          <w:u w:val="single"/>
        </w:rPr>
        <w:t>Sub-Contract</w:t>
      </w:r>
    </w:p>
    <w:p w14:paraId="1D8685D3" w14:textId="77777777" w:rsidR="00B50F8D" w:rsidRPr="003E4699" w:rsidRDefault="00B50F8D" w:rsidP="00B50F8D">
      <w:pPr>
        <w:ind w:left="567"/>
        <w:jc w:val="both"/>
        <w:rPr>
          <w:rFonts w:ascii="Arial" w:hAnsi="Arial" w:cs="Arial"/>
          <w:b/>
          <w:caps/>
          <w:sz w:val="20"/>
          <w:u w:val="single"/>
        </w:rPr>
      </w:pPr>
    </w:p>
    <w:p w14:paraId="1D8685D4" w14:textId="0D0B82B9" w:rsidR="00FC4377" w:rsidRPr="003E4699" w:rsidRDefault="002E0F72" w:rsidP="00444D29">
      <w:pPr>
        <w:numPr>
          <w:ilvl w:val="1"/>
          <w:numId w:val="17"/>
        </w:numPr>
        <w:ind w:left="709" w:hanging="709"/>
        <w:rPr>
          <w:rFonts w:ascii="Arial" w:hAnsi="Arial" w:cs="Arial"/>
          <w:b/>
          <w:caps/>
          <w:sz w:val="20"/>
          <w:u w:val="single"/>
        </w:rPr>
      </w:pPr>
      <w:r w:rsidRPr="003E4699">
        <w:rPr>
          <w:rFonts w:ascii="Arial" w:hAnsi="Arial" w:cs="Arial"/>
          <w:sz w:val="20"/>
        </w:rPr>
        <w:t xml:space="preserve">It is agreed that should an acceptable </w:t>
      </w:r>
      <w:r w:rsidR="00B37C5A" w:rsidRPr="003E4699">
        <w:rPr>
          <w:rFonts w:ascii="Arial" w:hAnsi="Arial" w:cs="Arial"/>
          <w:sz w:val="20"/>
        </w:rPr>
        <w:t>sub-contract</w:t>
      </w:r>
      <w:r w:rsidRPr="003E4699">
        <w:rPr>
          <w:rFonts w:ascii="Arial" w:hAnsi="Arial" w:cs="Arial"/>
          <w:sz w:val="20"/>
        </w:rPr>
        <w:t xml:space="preserve"> be negotiated between the Contractor and the </w:t>
      </w:r>
      <w:r w:rsidR="0061090C" w:rsidRPr="003E4699">
        <w:rPr>
          <w:rFonts w:ascii="Arial" w:hAnsi="Arial" w:cs="Arial"/>
          <w:sz w:val="20"/>
        </w:rPr>
        <w:t>P</w:t>
      </w:r>
      <w:r w:rsidRPr="003E4699">
        <w:rPr>
          <w:rFonts w:ascii="Arial" w:hAnsi="Arial" w:cs="Arial"/>
          <w:sz w:val="20"/>
        </w:rPr>
        <w:t xml:space="preserve">roposed </w:t>
      </w:r>
      <w:r w:rsidR="00B37C5A" w:rsidRPr="003E4699">
        <w:rPr>
          <w:rFonts w:ascii="Arial" w:hAnsi="Arial" w:cs="Arial"/>
          <w:sz w:val="20"/>
        </w:rPr>
        <w:t>Sub-Contract</w:t>
      </w:r>
      <w:r w:rsidRPr="003E4699">
        <w:rPr>
          <w:rFonts w:ascii="Arial" w:hAnsi="Arial" w:cs="Arial"/>
          <w:sz w:val="20"/>
        </w:rPr>
        <w:t xml:space="preserve">or, a binding </w:t>
      </w:r>
      <w:r w:rsidR="00B37C5A" w:rsidRPr="003E4699">
        <w:rPr>
          <w:rFonts w:ascii="Arial" w:hAnsi="Arial" w:cs="Arial"/>
          <w:sz w:val="20"/>
        </w:rPr>
        <w:t>sub-contract</w:t>
      </w:r>
      <w:r w:rsidR="004F26AD" w:rsidRPr="003E4699">
        <w:rPr>
          <w:rFonts w:ascii="Arial" w:hAnsi="Arial" w:cs="Arial"/>
          <w:sz w:val="20"/>
        </w:rPr>
        <w:t xml:space="preserve"> (the </w:t>
      </w:r>
      <w:r w:rsidR="00B37C5A" w:rsidRPr="003E4699">
        <w:rPr>
          <w:rFonts w:ascii="Arial" w:hAnsi="Arial" w:cs="Arial"/>
          <w:sz w:val="20"/>
        </w:rPr>
        <w:t>Sub-Contract</w:t>
      </w:r>
      <w:r w:rsidR="004F26AD" w:rsidRPr="003E4699">
        <w:rPr>
          <w:rFonts w:ascii="Arial" w:hAnsi="Arial" w:cs="Arial"/>
          <w:sz w:val="20"/>
        </w:rPr>
        <w:t>)</w:t>
      </w:r>
      <w:r w:rsidRPr="003E4699">
        <w:rPr>
          <w:rFonts w:ascii="Arial" w:hAnsi="Arial" w:cs="Arial"/>
          <w:sz w:val="20"/>
        </w:rPr>
        <w:t xml:space="preserve"> shall only be created by issue of a </w:t>
      </w:r>
      <w:r w:rsidR="00B37C5A" w:rsidRPr="003E4699">
        <w:rPr>
          <w:rFonts w:ascii="Arial" w:hAnsi="Arial" w:cs="Arial"/>
          <w:sz w:val="20"/>
        </w:rPr>
        <w:t>sub-contract</w:t>
      </w:r>
      <w:r w:rsidRPr="003E4699">
        <w:rPr>
          <w:rFonts w:ascii="Arial" w:hAnsi="Arial" w:cs="Arial"/>
          <w:sz w:val="20"/>
        </w:rPr>
        <w:t xml:space="preserve"> order</w:t>
      </w:r>
      <w:r w:rsidR="00E41D23" w:rsidRPr="003E4699">
        <w:rPr>
          <w:rFonts w:ascii="Arial" w:hAnsi="Arial" w:cs="Arial"/>
          <w:sz w:val="20"/>
        </w:rPr>
        <w:t xml:space="preserve"> (the </w:t>
      </w:r>
      <w:r w:rsidR="00B37C5A" w:rsidRPr="003E4699">
        <w:rPr>
          <w:rFonts w:ascii="Arial" w:hAnsi="Arial" w:cs="Arial"/>
          <w:sz w:val="20"/>
        </w:rPr>
        <w:t>Sub-Contract</w:t>
      </w:r>
      <w:r w:rsidR="00E41D23" w:rsidRPr="003E4699">
        <w:rPr>
          <w:rFonts w:ascii="Arial" w:hAnsi="Arial" w:cs="Arial"/>
          <w:sz w:val="20"/>
        </w:rPr>
        <w:t xml:space="preserve"> Order)</w:t>
      </w:r>
      <w:r w:rsidRPr="003E4699">
        <w:rPr>
          <w:rFonts w:ascii="Arial" w:hAnsi="Arial" w:cs="Arial"/>
          <w:sz w:val="20"/>
        </w:rPr>
        <w:t>.  The</w:t>
      </w:r>
      <w:r w:rsidR="004F26AD" w:rsidRPr="003E4699">
        <w:rPr>
          <w:rFonts w:ascii="Arial" w:hAnsi="Arial" w:cs="Arial"/>
          <w:sz w:val="20"/>
        </w:rPr>
        <w:t xml:space="preserve"> </w:t>
      </w:r>
      <w:r w:rsidR="00B37C5A" w:rsidRPr="003E4699">
        <w:rPr>
          <w:rFonts w:ascii="Arial" w:hAnsi="Arial" w:cs="Arial"/>
          <w:sz w:val="20"/>
        </w:rPr>
        <w:t>Sub-Contract</w:t>
      </w:r>
      <w:r w:rsidR="004F26AD" w:rsidRPr="003E4699">
        <w:rPr>
          <w:rFonts w:ascii="Arial" w:hAnsi="Arial" w:cs="Arial"/>
          <w:sz w:val="20"/>
        </w:rPr>
        <w:t xml:space="preserve"> Order and these</w:t>
      </w:r>
      <w:r w:rsidRPr="003E4699">
        <w:rPr>
          <w:rFonts w:ascii="Arial" w:hAnsi="Arial" w:cs="Arial"/>
          <w:sz w:val="20"/>
        </w:rPr>
        <w:t xml:space="preserve"> minutes shall be included in that </w:t>
      </w:r>
      <w:r w:rsidR="00E41D23" w:rsidRPr="003E4699">
        <w:rPr>
          <w:rFonts w:ascii="Arial" w:hAnsi="Arial" w:cs="Arial"/>
          <w:sz w:val="20"/>
        </w:rPr>
        <w:t>Sub</w:t>
      </w:r>
      <w:r w:rsidR="00042687" w:rsidRPr="003E4699">
        <w:rPr>
          <w:rFonts w:ascii="Arial" w:hAnsi="Arial" w:cs="Arial"/>
          <w:sz w:val="20"/>
        </w:rPr>
        <w:t>-C</w:t>
      </w:r>
      <w:r w:rsidR="00E41D23" w:rsidRPr="003E4699">
        <w:rPr>
          <w:rFonts w:ascii="Arial" w:hAnsi="Arial" w:cs="Arial"/>
          <w:sz w:val="20"/>
        </w:rPr>
        <w:t>ontract</w:t>
      </w:r>
      <w:r w:rsidRPr="003E4699">
        <w:rPr>
          <w:rFonts w:ascii="Arial" w:hAnsi="Arial" w:cs="Arial"/>
          <w:sz w:val="20"/>
        </w:rPr>
        <w:t>.</w:t>
      </w:r>
      <w:r w:rsidR="00D03289" w:rsidRPr="003E4699">
        <w:rPr>
          <w:rFonts w:ascii="Arial" w:hAnsi="Arial" w:cs="Arial"/>
          <w:sz w:val="20"/>
        </w:rPr>
        <w:br/>
      </w:r>
      <w:r w:rsidR="00D03289" w:rsidRPr="003E4699">
        <w:rPr>
          <w:rFonts w:ascii="Arial" w:hAnsi="Arial" w:cs="Arial"/>
          <w:sz w:val="20"/>
        </w:rPr>
        <w:br/>
        <w:t>Sub</w:t>
      </w:r>
      <w:r w:rsidR="008479D9" w:rsidRPr="003E4699">
        <w:rPr>
          <w:rFonts w:ascii="Arial" w:hAnsi="Arial" w:cs="Arial"/>
          <w:sz w:val="20"/>
        </w:rPr>
        <w:t>-C</w:t>
      </w:r>
      <w:r w:rsidR="00D03289" w:rsidRPr="003E4699">
        <w:rPr>
          <w:rFonts w:ascii="Arial" w:hAnsi="Arial" w:cs="Arial"/>
          <w:sz w:val="20"/>
        </w:rPr>
        <w:t xml:space="preserve">ontractor Registered as Approved </w:t>
      </w:r>
      <w:r w:rsidR="00FE30E9" w:rsidRPr="00D059FD">
        <w:rPr>
          <w:rFonts w:ascii="Arial" w:hAnsi="Arial" w:cs="Arial"/>
          <w:bCs/>
          <w:sz w:val="20"/>
          <w:highlight w:val="red"/>
        </w:rPr>
        <w:t>COMPANY NAME</w:t>
      </w:r>
      <w:r w:rsidR="00FE30E9" w:rsidRPr="003E4699">
        <w:rPr>
          <w:rFonts w:ascii="Arial" w:hAnsi="Arial" w:cs="Arial"/>
          <w:bCs/>
          <w:sz w:val="20"/>
        </w:rPr>
        <w:t xml:space="preserve"> </w:t>
      </w:r>
      <w:r w:rsidR="00D03289" w:rsidRPr="003E4699">
        <w:rPr>
          <w:rFonts w:ascii="Arial" w:hAnsi="Arial" w:cs="Arial"/>
          <w:sz w:val="20"/>
        </w:rPr>
        <w:t>Contractor</w:t>
      </w:r>
      <w:r w:rsidR="00D03289" w:rsidRPr="003E4699">
        <w:rPr>
          <w:rFonts w:ascii="Arial" w:hAnsi="Arial" w:cs="Arial"/>
          <w:sz w:val="20"/>
        </w:rPr>
        <w:tab/>
      </w:r>
      <w:bookmarkStart w:id="39" w:name="Text41"/>
      <w:r w:rsidR="000E0376" w:rsidRPr="003E4699">
        <w:rPr>
          <w:rFonts w:ascii="Arial" w:hAnsi="Arial" w:cs="Arial"/>
          <w:b/>
          <w:sz w:val="20"/>
          <w:szCs w:val="20"/>
          <w:highlight w:val="darkGray"/>
        </w:rPr>
        <w:fldChar w:fldCharType="begin">
          <w:ffData>
            <w:name w:val="Text41"/>
            <w:enabled/>
            <w:calcOnExit w:val="0"/>
            <w:textInput>
              <w:default w:val="Yes / No"/>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Yes / No</w:t>
      </w:r>
      <w:r w:rsidR="000E0376" w:rsidRPr="003E4699">
        <w:rPr>
          <w:rFonts w:ascii="Arial" w:hAnsi="Arial" w:cs="Arial"/>
          <w:b/>
          <w:sz w:val="20"/>
          <w:szCs w:val="20"/>
          <w:highlight w:val="darkGray"/>
        </w:rPr>
        <w:fldChar w:fldCharType="end"/>
      </w:r>
      <w:bookmarkEnd w:id="39"/>
      <w:r w:rsidR="00D03289" w:rsidRPr="003E4699">
        <w:rPr>
          <w:rFonts w:ascii="Arial" w:hAnsi="Arial" w:cs="Arial"/>
          <w:sz w:val="20"/>
        </w:rPr>
        <w:br/>
        <w:t xml:space="preserve">Is the </w:t>
      </w:r>
      <w:r w:rsidR="008479D9" w:rsidRPr="003E4699">
        <w:rPr>
          <w:rFonts w:ascii="Arial" w:hAnsi="Arial" w:cs="Arial"/>
          <w:sz w:val="20"/>
        </w:rPr>
        <w:t>S</w:t>
      </w:r>
      <w:r w:rsidR="00D03289" w:rsidRPr="003E4699">
        <w:rPr>
          <w:rFonts w:ascii="Arial" w:hAnsi="Arial" w:cs="Arial"/>
          <w:sz w:val="20"/>
        </w:rPr>
        <w:t>ub</w:t>
      </w:r>
      <w:r w:rsidR="008479D9" w:rsidRPr="003E4699">
        <w:rPr>
          <w:rFonts w:ascii="Arial" w:hAnsi="Arial" w:cs="Arial"/>
          <w:sz w:val="20"/>
        </w:rPr>
        <w:t>-C</w:t>
      </w:r>
      <w:r w:rsidR="00D03289" w:rsidRPr="003E4699">
        <w:rPr>
          <w:rFonts w:ascii="Arial" w:hAnsi="Arial" w:cs="Arial"/>
          <w:sz w:val="20"/>
        </w:rPr>
        <w:t xml:space="preserve">ontractor </w:t>
      </w:r>
      <w:r w:rsidR="008479D9" w:rsidRPr="003E4699">
        <w:rPr>
          <w:rFonts w:ascii="Arial" w:hAnsi="Arial" w:cs="Arial"/>
          <w:sz w:val="20"/>
        </w:rPr>
        <w:t>r</w:t>
      </w:r>
      <w:r w:rsidR="00D03289" w:rsidRPr="003E4699">
        <w:rPr>
          <w:rFonts w:ascii="Arial" w:hAnsi="Arial" w:cs="Arial"/>
          <w:sz w:val="20"/>
        </w:rPr>
        <w:t xml:space="preserve">esponsible for </w:t>
      </w:r>
      <w:r w:rsidR="008479D9" w:rsidRPr="003E4699">
        <w:rPr>
          <w:rFonts w:ascii="Arial" w:hAnsi="Arial" w:cs="Arial"/>
          <w:sz w:val="20"/>
        </w:rPr>
        <w:t>d</w:t>
      </w:r>
      <w:r w:rsidR="00D03289" w:rsidRPr="003E4699">
        <w:rPr>
          <w:rFonts w:ascii="Arial" w:hAnsi="Arial" w:cs="Arial"/>
          <w:sz w:val="20"/>
        </w:rPr>
        <w:t>esign</w:t>
      </w:r>
      <w:r w:rsidR="00D03289" w:rsidRPr="003E4699">
        <w:rPr>
          <w:rFonts w:ascii="Arial" w:hAnsi="Arial" w:cs="Arial"/>
          <w:sz w:val="20"/>
        </w:rPr>
        <w:tab/>
      </w:r>
      <w:r w:rsidR="00D03289" w:rsidRPr="003E4699">
        <w:rPr>
          <w:rFonts w:ascii="Arial" w:hAnsi="Arial" w:cs="Arial"/>
          <w:sz w:val="20"/>
        </w:rPr>
        <w:tab/>
      </w:r>
      <w:r w:rsidR="00D03289" w:rsidRPr="003E4699">
        <w:rPr>
          <w:rFonts w:ascii="Arial" w:hAnsi="Arial" w:cs="Arial"/>
          <w:sz w:val="20"/>
        </w:rPr>
        <w:tab/>
      </w:r>
      <w:r w:rsidR="00D968C8" w:rsidRPr="003E4699">
        <w:rPr>
          <w:rFonts w:ascii="Arial" w:hAnsi="Arial" w:cs="Arial"/>
          <w:sz w:val="20"/>
        </w:rPr>
        <w:tab/>
      </w:r>
      <w:r w:rsidR="00D968C8" w:rsidRPr="003E4699">
        <w:rPr>
          <w:rFonts w:ascii="Arial" w:hAnsi="Arial" w:cs="Arial"/>
          <w:sz w:val="20"/>
        </w:rPr>
        <w:tab/>
      </w:r>
      <w:r w:rsidR="000E0376" w:rsidRPr="003E4699">
        <w:rPr>
          <w:rFonts w:ascii="Arial" w:hAnsi="Arial" w:cs="Arial"/>
          <w:b/>
          <w:sz w:val="20"/>
          <w:szCs w:val="20"/>
          <w:highlight w:val="darkGray"/>
        </w:rPr>
        <w:fldChar w:fldCharType="begin">
          <w:ffData>
            <w:name w:val="Text41"/>
            <w:enabled/>
            <w:calcOnExit w:val="0"/>
            <w:textInput>
              <w:default w:val="Yes / No"/>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Yes / No</w:t>
      </w:r>
      <w:r w:rsidR="000E0376" w:rsidRPr="003E4699">
        <w:rPr>
          <w:rFonts w:ascii="Arial" w:hAnsi="Arial" w:cs="Arial"/>
          <w:b/>
          <w:sz w:val="20"/>
          <w:szCs w:val="20"/>
          <w:highlight w:val="darkGray"/>
        </w:rPr>
        <w:fldChar w:fldCharType="end"/>
      </w:r>
      <w:r w:rsidR="00D03289" w:rsidRPr="003E4699">
        <w:rPr>
          <w:rFonts w:ascii="Arial" w:hAnsi="Arial" w:cs="Arial"/>
          <w:sz w:val="20"/>
        </w:rPr>
        <w:br/>
      </w:r>
      <w:r w:rsidR="00D03289" w:rsidRPr="003E4699">
        <w:rPr>
          <w:rFonts w:ascii="Arial" w:hAnsi="Arial" w:cs="Arial"/>
          <w:sz w:val="20"/>
        </w:rPr>
        <w:br/>
      </w:r>
    </w:p>
    <w:p w14:paraId="1D8685D5" w14:textId="77777777" w:rsidR="00B50F8D" w:rsidRPr="003E4699" w:rsidRDefault="002E0F72" w:rsidP="00B50F8D">
      <w:pPr>
        <w:numPr>
          <w:ilvl w:val="1"/>
          <w:numId w:val="17"/>
        </w:numPr>
        <w:ind w:left="709" w:hanging="709"/>
        <w:jc w:val="both"/>
        <w:rPr>
          <w:rFonts w:ascii="Arial" w:hAnsi="Arial" w:cs="Arial"/>
          <w:b/>
          <w:caps/>
          <w:sz w:val="20"/>
          <w:u w:val="single"/>
        </w:rPr>
      </w:pPr>
      <w:r w:rsidRPr="003E4699">
        <w:rPr>
          <w:rFonts w:ascii="Arial" w:hAnsi="Arial" w:cs="Arial"/>
          <w:sz w:val="20"/>
        </w:rPr>
        <w:t xml:space="preserve">The </w:t>
      </w:r>
      <w:r w:rsidR="00A31FD3" w:rsidRPr="003E4699">
        <w:rPr>
          <w:rFonts w:ascii="Arial" w:hAnsi="Arial" w:cs="Arial"/>
          <w:sz w:val="20"/>
        </w:rPr>
        <w:t>Main Contract is comprised of the following m</w:t>
      </w:r>
      <w:r w:rsidRPr="003E4699">
        <w:rPr>
          <w:rFonts w:ascii="Arial" w:hAnsi="Arial" w:cs="Arial"/>
          <w:sz w:val="20"/>
        </w:rPr>
        <w:t xml:space="preserve">ain </w:t>
      </w:r>
      <w:r w:rsidR="00A31FD3" w:rsidRPr="003E4699">
        <w:rPr>
          <w:rFonts w:ascii="Arial" w:hAnsi="Arial" w:cs="Arial"/>
          <w:sz w:val="20"/>
        </w:rPr>
        <w:t>c</w:t>
      </w:r>
      <w:r w:rsidRPr="003E4699">
        <w:rPr>
          <w:rFonts w:ascii="Arial" w:hAnsi="Arial" w:cs="Arial"/>
          <w:sz w:val="20"/>
        </w:rPr>
        <w:t>ontract documents</w:t>
      </w:r>
      <w:r w:rsidR="00B50F8D" w:rsidRPr="003E4699">
        <w:rPr>
          <w:rFonts w:ascii="Arial" w:hAnsi="Arial" w:cs="Arial"/>
          <w:sz w:val="20"/>
        </w:rPr>
        <w:t xml:space="preserve"> (the Main Contract Documents)</w:t>
      </w:r>
      <w:r w:rsidR="00FC75F2" w:rsidRPr="003E4699">
        <w:rPr>
          <w:rFonts w:ascii="Arial" w:hAnsi="Arial" w:cs="Arial"/>
          <w:sz w:val="20"/>
        </w:rPr>
        <w:t>:</w:t>
      </w:r>
      <w:r w:rsidRPr="003E4699">
        <w:rPr>
          <w:rFonts w:ascii="Arial" w:hAnsi="Arial" w:cs="Arial"/>
          <w:sz w:val="20"/>
        </w:rPr>
        <w:t>-</w:t>
      </w:r>
    </w:p>
    <w:p w14:paraId="1D8685D6" w14:textId="77777777" w:rsidR="00B50F8D" w:rsidRPr="003E4699" w:rsidRDefault="00B50F8D" w:rsidP="00B50F8D">
      <w:pPr>
        <w:pStyle w:val="ListParagraph"/>
        <w:rPr>
          <w:rFonts w:ascii="Arial" w:hAnsi="Arial" w:cs="Arial"/>
          <w:sz w:val="20"/>
        </w:rPr>
      </w:pPr>
    </w:p>
    <w:p w14:paraId="1D8685D7" w14:textId="77777777" w:rsidR="00E41D23" w:rsidRPr="003E4699" w:rsidRDefault="002E0F72" w:rsidP="00636865">
      <w:pPr>
        <w:numPr>
          <w:ilvl w:val="2"/>
          <w:numId w:val="17"/>
        </w:numPr>
        <w:ind w:left="1418" w:hanging="567"/>
        <w:jc w:val="both"/>
        <w:rPr>
          <w:rFonts w:ascii="Arial" w:hAnsi="Arial" w:cs="Arial"/>
          <w:b/>
          <w:caps/>
          <w:sz w:val="20"/>
          <w:u w:val="single"/>
        </w:rPr>
      </w:pPr>
      <w:r w:rsidRPr="003E4699">
        <w:rPr>
          <w:rFonts w:ascii="Arial" w:hAnsi="Arial" w:cs="Arial"/>
          <w:sz w:val="20"/>
        </w:rPr>
        <w:t>The Form of Tender and Appendix thereto.</w:t>
      </w:r>
    </w:p>
    <w:p w14:paraId="1D8685D8" w14:textId="77777777" w:rsidR="00FC4377" w:rsidRPr="003E4699" w:rsidRDefault="00FC4377">
      <w:pPr>
        <w:jc w:val="both"/>
        <w:rPr>
          <w:rFonts w:ascii="Arial" w:hAnsi="Arial" w:cs="Arial"/>
          <w:sz w:val="20"/>
        </w:rPr>
      </w:pPr>
    </w:p>
    <w:p w14:paraId="1D8685D9" w14:textId="77777777" w:rsidR="002E0F72" w:rsidRPr="003E4699" w:rsidRDefault="002E0F72" w:rsidP="00636865">
      <w:pPr>
        <w:numPr>
          <w:ilvl w:val="2"/>
          <w:numId w:val="17"/>
        </w:numPr>
        <w:ind w:left="1418" w:hanging="567"/>
        <w:jc w:val="both"/>
        <w:rPr>
          <w:rFonts w:ascii="Arial" w:hAnsi="Arial" w:cs="Arial"/>
          <w:sz w:val="20"/>
        </w:rPr>
      </w:pPr>
      <w:r w:rsidRPr="003E4699">
        <w:rPr>
          <w:rFonts w:ascii="Arial" w:hAnsi="Arial" w:cs="Arial"/>
          <w:sz w:val="20"/>
        </w:rPr>
        <w:t xml:space="preserve">The Conditions of Main Contract namely: </w:t>
      </w:r>
      <w:bookmarkStart w:id="40" w:name="Text42"/>
      <w:r w:rsidR="000E0376" w:rsidRPr="003E4699">
        <w:rPr>
          <w:rFonts w:ascii="Arial" w:hAnsi="Arial" w:cs="Arial"/>
          <w:b/>
          <w:sz w:val="20"/>
          <w:szCs w:val="20"/>
          <w:highlight w:val="darkGray"/>
        </w:rPr>
        <w:fldChar w:fldCharType="begin">
          <w:ffData>
            <w:name w:val="Text42"/>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40"/>
    </w:p>
    <w:p w14:paraId="1D8685DA" w14:textId="77777777" w:rsidR="002E0F72" w:rsidRPr="003E4699" w:rsidRDefault="002E0F72" w:rsidP="00B50F8D">
      <w:pPr>
        <w:ind w:left="1224"/>
        <w:jc w:val="both"/>
        <w:rPr>
          <w:rFonts w:ascii="Arial" w:hAnsi="Arial" w:cs="Arial"/>
          <w:sz w:val="20"/>
        </w:rPr>
      </w:pPr>
    </w:p>
    <w:p w14:paraId="1D8685DB" w14:textId="77777777" w:rsidR="002E0F72" w:rsidRPr="003E4699" w:rsidRDefault="002E0F72" w:rsidP="00636865">
      <w:pPr>
        <w:numPr>
          <w:ilvl w:val="2"/>
          <w:numId w:val="17"/>
        </w:numPr>
        <w:ind w:left="1418" w:hanging="567"/>
        <w:jc w:val="both"/>
        <w:rPr>
          <w:rFonts w:ascii="Arial" w:hAnsi="Arial" w:cs="Arial"/>
          <w:sz w:val="20"/>
        </w:rPr>
      </w:pPr>
      <w:r w:rsidRPr="003E4699">
        <w:rPr>
          <w:rFonts w:ascii="Arial" w:hAnsi="Arial" w:cs="Arial"/>
          <w:sz w:val="20"/>
        </w:rPr>
        <w:t xml:space="preserve">The Specification namely: </w:t>
      </w:r>
      <w:bookmarkStart w:id="41" w:name="Text43"/>
      <w:r w:rsidR="000E0376" w:rsidRPr="003E4699">
        <w:rPr>
          <w:rFonts w:ascii="Arial" w:hAnsi="Arial" w:cs="Arial"/>
          <w:b/>
          <w:sz w:val="20"/>
          <w:szCs w:val="20"/>
          <w:highlight w:val="darkGray"/>
        </w:rPr>
        <w:fldChar w:fldCharType="begin">
          <w:ffData>
            <w:name w:val="Text43"/>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41"/>
    </w:p>
    <w:p w14:paraId="1D8685DC" w14:textId="77777777" w:rsidR="002E0F72" w:rsidRPr="003E4699" w:rsidRDefault="002E0F72" w:rsidP="00B50F8D">
      <w:pPr>
        <w:ind w:left="1224"/>
        <w:jc w:val="both"/>
        <w:rPr>
          <w:rFonts w:ascii="Arial" w:hAnsi="Arial" w:cs="Arial"/>
          <w:sz w:val="20"/>
        </w:rPr>
      </w:pPr>
    </w:p>
    <w:p w14:paraId="1D8685DD" w14:textId="77777777" w:rsidR="002E0F72" w:rsidRPr="003E4699" w:rsidRDefault="002E0F72" w:rsidP="00636865">
      <w:pPr>
        <w:numPr>
          <w:ilvl w:val="2"/>
          <w:numId w:val="17"/>
        </w:numPr>
        <w:ind w:left="1418" w:hanging="567"/>
        <w:jc w:val="both"/>
        <w:rPr>
          <w:rFonts w:ascii="Arial" w:hAnsi="Arial" w:cs="Arial"/>
          <w:sz w:val="20"/>
        </w:rPr>
      </w:pPr>
      <w:r w:rsidRPr="003E4699">
        <w:rPr>
          <w:rFonts w:ascii="Arial" w:hAnsi="Arial" w:cs="Arial"/>
          <w:sz w:val="20"/>
        </w:rPr>
        <w:t>The Drawings namely:</w:t>
      </w:r>
      <w:r w:rsidR="004A0B30" w:rsidRPr="003E4699">
        <w:rPr>
          <w:rFonts w:ascii="Arial" w:hAnsi="Arial" w:cs="Arial"/>
          <w:sz w:val="20"/>
        </w:rPr>
        <w:t xml:space="preserve"> </w:t>
      </w:r>
      <w:bookmarkStart w:id="42" w:name="Text44"/>
      <w:r w:rsidR="000E0376" w:rsidRPr="003E4699">
        <w:rPr>
          <w:rFonts w:ascii="Arial" w:hAnsi="Arial" w:cs="Arial"/>
          <w:b/>
          <w:sz w:val="20"/>
          <w:szCs w:val="20"/>
          <w:highlight w:val="darkGray"/>
        </w:rPr>
        <w:fldChar w:fldCharType="begin">
          <w:ffData>
            <w:name w:val="Text44"/>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42"/>
    </w:p>
    <w:p w14:paraId="1D8685DE" w14:textId="77777777" w:rsidR="002E0F72" w:rsidRPr="003E4699" w:rsidRDefault="002E0F72" w:rsidP="00B50F8D">
      <w:pPr>
        <w:ind w:left="1224"/>
        <w:jc w:val="both"/>
        <w:rPr>
          <w:rFonts w:ascii="Arial" w:hAnsi="Arial" w:cs="Arial"/>
          <w:sz w:val="20"/>
        </w:rPr>
      </w:pPr>
    </w:p>
    <w:p w14:paraId="1D8685DF" w14:textId="77777777" w:rsidR="002E0F72" w:rsidRPr="003E4699" w:rsidRDefault="002E0F72" w:rsidP="00636865">
      <w:pPr>
        <w:numPr>
          <w:ilvl w:val="2"/>
          <w:numId w:val="17"/>
        </w:numPr>
        <w:ind w:left="1418" w:hanging="567"/>
        <w:jc w:val="both"/>
        <w:rPr>
          <w:rFonts w:ascii="Arial" w:hAnsi="Arial" w:cs="Arial"/>
          <w:sz w:val="20"/>
        </w:rPr>
      </w:pPr>
      <w:r w:rsidRPr="003E4699">
        <w:rPr>
          <w:rFonts w:ascii="Arial" w:hAnsi="Arial" w:cs="Arial"/>
          <w:sz w:val="20"/>
        </w:rPr>
        <w:t>The priced bill of Quantities (including the preambles thereto) and the standard method of measurement used therein.</w:t>
      </w:r>
    </w:p>
    <w:p w14:paraId="1D8685E0" w14:textId="77777777" w:rsidR="002E0F72" w:rsidRPr="003E4699" w:rsidRDefault="002E0F72" w:rsidP="00B50F8D">
      <w:pPr>
        <w:ind w:left="1224"/>
        <w:jc w:val="both"/>
        <w:rPr>
          <w:rFonts w:ascii="Arial" w:hAnsi="Arial" w:cs="Arial"/>
          <w:sz w:val="20"/>
        </w:rPr>
      </w:pPr>
    </w:p>
    <w:p w14:paraId="1D8685E1" w14:textId="77777777" w:rsidR="002E0F72" w:rsidRPr="003E4699" w:rsidRDefault="002E0F72" w:rsidP="00636865">
      <w:pPr>
        <w:numPr>
          <w:ilvl w:val="2"/>
          <w:numId w:val="17"/>
        </w:numPr>
        <w:ind w:left="1418" w:hanging="567"/>
        <w:jc w:val="both"/>
        <w:rPr>
          <w:rFonts w:ascii="Arial" w:hAnsi="Arial" w:cs="Arial"/>
          <w:sz w:val="20"/>
        </w:rPr>
      </w:pPr>
      <w:r w:rsidRPr="003E4699">
        <w:rPr>
          <w:rFonts w:ascii="Arial" w:hAnsi="Arial" w:cs="Arial"/>
          <w:sz w:val="20"/>
        </w:rPr>
        <w:t>The Contract Agreement (if completed)</w:t>
      </w:r>
      <w:r w:rsidR="004A0B30" w:rsidRPr="003E4699">
        <w:rPr>
          <w:rFonts w:ascii="Arial" w:hAnsi="Arial" w:cs="Arial"/>
          <w:sz w:val="20"/>
        </w:rPr>
        <w:t xml:space="preserve"> dated </w:t>
      </w:r>
      <w:bookmarkStart w:id="43" w:name="Text45"/>
      <w:r w:rsidR="000E0376" w:rsidRPr="003E4699">
        <w:rPr>
          <w:rFonts w:ascii="Arial" w:hAnsi="Arial" w:cs="Arial"/>
          <w:b/>
          <w:sz w:val="20"/>
          <w:szCs w:val="20"/>
          <w:highlight w:val="darkGray"/>
        </w:rPr>
        <w:fldChar w:fldCharType="begin">
          <w:ffData>
            <w:name w:val="Text45"/>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43"/>
    </w:p>
    <w:p w14:paraId="1D8685E2" w14:textId="77777777" w:rsidR="002E0F72" w:rsidRPr="003E4699" w:rsidRDefault="002E0F72" w:rsidP="00F76576">
      <w:pPr>
        <w:jc w:val="both"/>
        <w:rPr>
          <w:rFonts w:ascii="Arial" w:hAnsi="Arial" w:cs="Arial"/>
          <w:sz w:val="20"/>
        </w:rPr>
      </w:pPr>
    </w:p>
    <w:p w14:paraId="1D8685E3" w14:textId="77777777" w:rsidR="002E0F72" w:rsidRPr="003E4699" w:rsidRDefault="00FC75F2" w:rsidP="00636865">
      <w:pPr>
        <w:numPr>
          <w:ilvl w:val="2"/>
          <w:numId w:val="17"/>
        </w:numPr>
        <w:ind w:left="1418" w:hanging="567"/>
        <w:jc w:val="both"/>
        <w:rPr>
          <w:rFonts w:ascii="Arial" w:hAnsi="Arial" w:cs="Arial"/>
          <w:sz w:val="20"/>
        </w:rPr>
      </w:pPr>
      <w:r w:rsidRPr="003E4699">
        <w:rPr>
          <w:rFonts w:ascii="Arial" w:hAnsi="Arial" w:cs="Arial"/>
          <w:sz w:val="20"/>
        </w:rPr>
        <w:t>Other here specified:</w:t>
      </w:r>
      <w:r w:rsidR="002E0F72" w:rsidRPr="003E4699">
        <w:rPr>
          <w:rFonts w:ascii="Arial" w:hAnsi="Arial" w:cs="Arial"/>
          <w:sz w:val="20"/>
        </w:rPr>
        <w:t>-</w:t>
      </w:r>
      <w:r w:rsidR="00F76576" w:rsidRPr="003E4699">
        <w:rPr>
          <w:rFonts w:ascii="Arial" w:hAnsi="Arial" w:cs="Arial"/>
          <w:sz w:val="20"/>
        </w:rPr>
        <w:t xml:space="preserve"> </w:t>
      </w:r>
      <w:bookmarkStart w:id="44" w:name="Text46"/>
      <w:r w:rsidR="000E0376" w:rsidRPr="003E4699">
        <w:rPr>
          <w:rFonts w:ascii="Arial" w:hAnsi="Arial" w:cs="Arial"/>
          <w:b/>
          <w:sz w:val="20"/>
          <w:szCs w:val="20"/>
          <w:highlight w:val="darkGray"/>
        </w:rPr>
        <w:fldChar w:fldCharType="begin">
          <w:ffData>
            <w:name w:val="Text46"/>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44"/>
    </w:p>
    <w:p w14:paraId="1D8685E4" w14:textId="77777777" w:rsidR="002E0F72" w:rsidRPr="003E4699" w:rsidRDefault="002E0F72">
      <w:pPr>
        <w:jc w:val="both"/>
        <w:rPr>
          <w:rFonts w:ascii="Arial" w:hAnsi="Arial" w:cs="Arial"/>
          <w:sz w:val="20"/>
        </w:rPr>
      </w:pPr>
    </w:p>
    <w:p w14:paraId="1D8685E5" w14:textId="77777777" w:rsidR="000449B8" w:rsidRPr="003E4699" w:rsidRDefault="002E0F72" w:rsidP="000449B8">
      <w:pPr>
        <w:numPr>
          <w:ilvl w:val="1"/>
          <w:numId w:val="17"/>
        </w:numPr>
        <w:ind w:left="709" w:hanging="709"/>
        <w:jc w:val="both"/>
        <w:rPr>
          <w:rFonts w:ascii="Arial" w:hAnsi="Arial" w:cs="Arial"/>
          <w:sz w:val="20"/>
        </w:rPr>
      </w:pPr>
      <w:r w:rsidRPr="003E4699">
        <w:rPr>
          <w:rFonts w:ascii="Arial" w:hAnsi="Arial" w:cs="Arial"/>
          <w:sz w:val="20"/>
        </w:rPr>
        <w:t xml:space="preserve">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 xml:space="preserve"> acknowledges his responsibility to inspect all the </w:t>
      </w:r>
      <w:r w:rsidR="00B50F8D" w:rsidRPr="003E4699">
        <w:rPr>
          <w:rFonts w:ascii="Arial" w:hAnsi="Arial" w:cs="Arial"/>
          <w:sz w:val="20"/>
        </w:rPr>
        <w:t>M</w:t>
      </w:r>
      <w:r w:rsidRPr="003E4699">
        <w:rPr>
          <w:rFonts w:ascii="Arial" w:hAnsi="Arial" w:cs="Arial"/>
          <w:sz w:val="20"/>
        </w:rPr>
        <w:t xml:space="preserve">ain </w:t>
      </w:r>
      <w:r w:rsidR="00B50F8D" w:rsidRPr="003E4699">
        <w:rPr>
          <w:rFonts w:ascii="Arial" w:hAnsi="Arial" w:cs="Arial"/>
          <w:sz w:val="20"/>
        </w:rPr>
        <w:t>C</w:t>
      </w:r>
      <w:r w:rsidRPr="003E4699">
        <w:rPr>
          <w:rFonts w:ascii="Arial" w:hAnsi="Arial" w:cs="Arial"/>
          <w:sz w:val="20"/>
        </w:rPr>
        <w:t xml:space="preserve">ontract </w:t>
      </w:r>
      <w:r w:rsidR="00B50F8D" w:rsidRPr="003E4699">
        <w:rPr>
          <w:rFonts w:ascii="Arial" w:hAnsi="Arial" w:cs="Arial"/>
          <w:sz w:val="20"/>
        </w:rPr>
        <w:t>D</w:t>
      </w:r>
      <w:r w:rsidRPr="003E4699">
        <w:rPr>
          <w:rFonts w:ascii="Arial" w:hAnsi="Arial" w:cs="Arial"/>
          <w:sz w:val="20"/>
        </w:rPr>
        <w:t xml:space="preserve">ocuments and is deemed to have full knowledge of the provisions of the </w:t>
      </w:r>
      <w:r w:rsidR="00556D1E" w:rsidRPr="003E4699">
        <w:rPr>
          <w:rFonts w:ascii="Arial" w:hAnsi="Arial" w:cs="Arial"/>
          <w:sz w:val="20"/>
        </w:rPr>
        <w:t>M</w:t>
      </w:r>
      <w:r w:rsidRPr="003E4699">
        <w:rPr>
          <w:rFonts w:ascii="Arial" w:hAnsi="Arial" w:cs="Arial"/>
          <w:sz w:val="20"/>
        </w:rPr>
        <w:t xml:space="preserve">ain </w:t>
      </w:r>
      <w:r w:rsidR="00556D1E" w:rsidRPr="003E4699">
        <w:rPr>
          <w:rFonts w:ascii="Arial" w:hAnsi="Arial" w:cs="Arial"/>
          <w:sz w:val="20"/>
        </w:rPr>
        <w:t>C</w:t>
      </w:r>
      <w:r w:rsidRPr="003E4699">
        <w:rPr>
          <w:rFonts w:ascii="Arial" w:hAnsi="Arial" w:cs="Arial"/>
          <w:sz w:val="20"/>
        </w:rPr>
        <w:t>ontract</w:t>
      </w:r>
      <w:r w:rsidR="00556D1E" w:rsidRPr="003E4699">
        <w:rPr>
          <w:rFonts w:ascii="Arial" w:hAnsi="Arial" w:cs="Arial"/>
          <w:sz w:val="20"/>
        </w:rPr>
        <w:t xml:space="preserve"> </w:t>
      </w:r>
      <w:r w:rsidRPr="003E4699">
        <w:rPr>
          <w:rFonts w:ascii="Arial" w:hAnsi="Arial" w:cs="Arial"/>
          <w:sz w:val="20"/>
        </w:rPr>
        <w:t>(other than details of the Contractor’s prices hereunder).</w:t>
      </w:r>
    </w:p>
    <w:p w14:paraId="1D8685E6" w14:textId="77777777" w:rsidR="000449B8" w:rsidRPr="003E4699" w:rsidRDefault="000449B8" w:rsidP="000449B8">
      <w:pPr>
        <w:ind w:left="709"/>
        <w:jc w:val="both"/>
        <w:rPr>
          <w:rFonts w:ascii="Arial" w:hAnsi="Arial" w:cs="Arial"/>
          <w:sz w:val="20"/>
        </w:rPr>
      </w:pPr>
    </w:p>
    <w:p w14:paraId="1D8685E7" w14:textId="77777777" w:rsidR="000449B8" w:rsidRPr="003E4699" w:rsidRDefault="002E0F72" w:rsidP="000449B8">
      <w:pPr>
        <w:numPr>
          <w:ilvl w:val="1"/>
          <w:numId w:val="17"/>
        </w:numPr>
        <w:ind w:left="709" w:hanging="709"/>
        <w:jc w:val="both"/>
        <w:rPr>
          <w:rFonts w:ascii="Arial" w:hAnsi="Arial" w:cs="Arial"/>
          <w:sz w:val="20"/>
        </w:rPr>
      </w:pPr>
      <w:r w:rsidRPr="003E4699">
        <w:rPr>
          <w:rFonts w:ascii="Arial" w:hAnsi="Arial" w:cs="Arial"/>
          <w:sz w:val="20"/>
        </w:rPr>
        <w:t xml:space="preserve">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 xml:space="preserve"> </w:t>
      </w:r>
      <w:r w:rsidR="00F76576" w:rsidRPr="003E4699">
        <w:rPr>
          <w:rFonts w:ascii="Arial" w:hAnsi="Arial" w:cs="Arial"/>
          <w:sz w:val="20"/>
        </w:rPr>
        <w:t>agrees to be</w:t>
      </w:r>
      <w:r w:rsidRPr="003E4699">
        <w:rPr>
          <w:rFonts w:ascii="Arial" w:hAnsi="Arial" w:cs="Arial"/>
          <w:sz w:val="20"/>
        </w:rPr>
        <w:t xml:space="preserve"> bound by the provisions of the </w:t>
      </w:r>
      <w:r w:rsidR="000449B8" w:rsidRPr="003E4699">
        <w:rPr>
          <w:rFonts w:ascii="Arial" w:hAnsi="Arial" w:cs="Arial"/>
          <w:sz w:val="20"/>
        </w:rPr>
        <w:t>M</w:t>
      </w:r>
      <w:r w:rsidRPr="003E4699">
        <w:rPr>
          <w:rFonts w:ascii="Arial" w:hAnsi="Arial" w:cs="Arial"/>
          <w:sz w:val="20"/>
        </w:rPr>
        <w:t xml:space="preserve">ain </w:t>
      </w:r>
      <w:r w:rsidR="000449B8" w:rsidRPr="003E4699">
        <w:rPr>
          <w:rFonts w:ascii="Arial" w:hAnsi="Arial" w:cs="Arial"/>
          <w:sz w:val="20"/>
        </w:rPr>
        <w:t>C</w:t>
      </w:r>
      <w:r w:rsidRPr="003E4699">
        <w:rPr>
          <w:rFonts w:ascii="Arial" w:hAnsi="Arial" w:cs="Arial"/>
          <w:sz w:val="20"/>
        </w:rPr>
        <w:t xml:space="preserve">ontract in so far as they relate to the </w:t>
      </w:r>
      <w:r w:rsidR="00042687" w:rsidRPr="003E4699">
        <w:rPr>
          <w:rFonts w:ascii="Arial" w:hAnsi="Arial" w:cs="Arial"/>
          <w:sz w:val="20"/>
        </w:rPr>
        <w:t>Sub-Contract</w:t>
      </w:r>
      <w:r w:rsidRPr="003E4699">
        <w:rPr>
          <w:rFonts w:ascii="Arial" w:hAnsi="Arial" w:cs="Arial"/>
          <w:sz w:val="20"/>
        </w:rPr>
        <w:t xml:space="preserve"> </w:t>
      </w:r>
      <w:r w:rsidR="00556D1E" w:rsidRPr="003E4699">
        <w:rPr>
          <w:rFonts w:ascii="Arial" w:hAnsi="Arial" w:cs="Arial"/>
          <w:sz w:val="20"/>
        </w:rPr>
        <w:t>W</w:t>
      </w:r>
      <w:r w:rsidRPr="003E4699">
        <w:rPr>
          <w:rFonts w:ascii="Arial" w:hAnsi="Arial" w:cs="Arial"/>
          <w:sz w:val="20"/>
        </w:rPr>
        <w:t>orks.</w:t>
      </w:r>
      <w:r w:rsidR="000449B8" w:rsidRPr="003E4699">
        <w:rPr>
          <w:rFonts w:ascii="Arial" w:hAnsi="Arial" w:cs="Arial"/>
          <w:sz w:val="20"/>
        </w:rPr>
        <w:t xml:space="preserve"> </w:t>
      </w:r>
    </w:p>
    <w:p w14:paraId="1D8685E8" w14:textId="77777777" w:rsidR="000449B8" w:rsidRPr="003E4699" w:rsidRDefault="000449B8" w:rsidP="000449B8">
      <w:pPr>
        <w:pStyle w:val="ListParagraph"/>
        <w:rPr>
          <w:rFonts w:ascii="Arial" w:hAnsi="Arial" w:cs="Arial"/>
          <w:sz w:val="20"/>
        </w:rPr>
      </w:pPr>
    </w:p>
    <w:p w14:paraId="1D8685E9" w14:textId="77777777" w:rsidR="00556D1E" w:rsidRPr="003E4699" w:rsidRDefault="000449B8" w:rsidP="000449B8">
      <w:pPr>
        <w:numPr>
          <w:ilvl w:val="1"/>
          <w:numId w:val="17"/>
        </w:numPr>
        <w:ind w:left="709" w:hanging="709"/>
        <w:jc w:val="both"/>
        <w:rPr>
          <w:rFonts w:ascii="Arial" w:hAnsi="Arial" w:cs="Arial"/>
          <w:sz w:val="20"/>
          <w:szCs w:val="20"/>
        </w:rPr>
      </w:pPr>
      <w:r w:rsidRPr="003E4699">
        <w:rPr>
          <w:rFonts w:ascii="Arial" w:hAnsi="Arial" w:cs="Arial"/>
          <w:sz w:val="20"/>
          <w:szCs w:val="20"/>
        </w:rPr>
        <w:t xml:space="preserve">The Proposed </w:t>
      </w:r>
      <w:r w:rsidR="00042687" w:rsidRPr="003E4699">
        <w:rPr>
          <w:rFonts w:ascii="Arial" w:hAnsi="Arial" w:cs="Arial"/>
          <w:sz w:val="20"/>
          <w:szCs w:val="20"/>
        </w:rPr>
        <w:t>Sub-Contract</w:t>
      </w:r>
      <w:r w:rsidRPr="003E4699">
        <w:rPr>
          <w:rFonts w:ascii="Arial" w:hAnsi="Arial" w:cs="Arial"/>
          <w:sz w:val="20"/>
          <w:szCs w:val="20"/>
        </w:rPr>
        <w:t xml:space="preserve">or acknowledges that any breach of the </w:t>
      </w:r>
      <w:r w:rsidR="00042687" w:rsidRPr="003E4699">
        <w:rPr>
          <w:rFonts w:ascii="Arial" w:hAnsi="Arial" w:cs="Arial"/>
          <w:sz w:val="20"/>
          <w:szCs w:val="20"/>
        </w:rPr>
        <w:t>Sub-Contract</w:t>
      </w:r>
      <w:r w:rsidRPr="003E4699">
        <w:rPr>
          <w:rFonts w:ascii="Arial" w:hAnsi="Arial" w:cs="Arial"/>
          <w:sz w:val="20"/>
          <w:szCs w:val="20"/>
        </w:rPr>
        <w:t xml:space="preserve"> may result in the Contractor committing breaches of and becoming liable for damages under the Main Contract and all such damages are hereby agreed to be included as being in the contemplation of the parties.</w:t>
      </w:r>
    </w:p>
    <w:p w14:paraId="1D8685EA" w14:textId="77777777" w:rsidR="00EF1596" w:rsidRPr="003E4699" w:rsidRDefault="00EF1596" w:rsidP="00EF1596">
      <w:pPr>
        <w:ind w:left="709"/>
        <w:jc w:val="both"/>
        <w:rPr>
          <w:rFonts w:ascii="Arial" w:hAnsi="Arial" w:cs="Arial"/>
          <w:sz w:val="20"/>
        </w:rPr>
      </w:pPr>
    </w:p>
    <w:p w14:paraId="1D8685EB" w14:textId="77777777" w:rsidR="00556D1E" w:rsidRPr="003E4699" w:rsidRDefault="002E0F72" w:rsidP="00556D1E">
      <w:pPr>
        <w:numPr>
          <w:ilvl w:val="1"/>
          <w:numId w:val="17"/>
        </w:numPr>
        <w:ind w:left="709" w:hanging="709"/>
        <w:jc w:val="both"/>
        <w:rPr>
          <w:rFonts w:ascii="Arial" w:hAnsi="Arial" w:cs="Arial"/>
          <w:sz w:val="20"/>
        </w:rPr>
      </w:pPr>
      <w:r w:rsidRPr="003E4699">
        <w:rPr>
          <w:rFonts w:ascii="Arial" w:hAnsi="Arial" w:cs="Arial"/>
          <w:sz w:val="20"/>
        </w:rPr>
        <w:t xml:space="preserve">In addition to the provisions of the </w:t>
      </w:r>
      <w:r w:rsidR="000449B8" w:rsidRPr="003E4699">
        <w:rPr>
          <w:rFonts w:ascii="Arial" w:hAnsi="Arial" w:cs="Arial"/>
          <w:sz w:val="20"/>
        </w:rPr>
        <w:t>M</w:t>
      </w:r>
      <w:r w:rsidRPr="003E4699">
        <w:rPr>
          <w:rFonts w:ascii="Arial" w:hAnsi="Arial" w:cs="Arial"/>
          <w:sz w:val="20"/>
        </w:rPr>
        <w:t xml:space="preserve">ain </w:t>
      </w:r>
      <w:r w:rsidR="000449B8" w:rsidRPr="003E4699">
        <w:rPr>
          <w:rFonts w:ascii="Arial" w:hAnsi="Arial" w:cs="Arial"/>
          <w:sz w:val="20"/>
        </w:rPr>
        <w:t>C</w:t>
      </w:r>
      <w:r w:rsidRPr="003E4699">
        <w:rPr>
          <w:rFonts w:ascii="Arial" w:hAnsi="Arial" w:cs="Arial"/>
          <w:sz w:val="20"/>
        </w:rPr>
        <w:t xml:space="preserve">ontract and the </w:t>
      </w:r>
      <w:r w:rsidR="00042687" w:rsidRPr="003E4699">
        <w:rPr>
          <w:rFonts w:ascii="Arial" w:hAnsi="Arial" w:cs="Arial"/>
          <w:sz w:val="20"/>
        </w:rPr>
        <w:t>Sub-Contract</w:t>
      </w:r>
      <w:r w:rsidRPr="003E4699">
        <w:rPr>
          <w:rFonts w:ascii="Arial" w:hAnsi="Arial" w:cs="Arial"/>
          <w:sz w:val="20"/>
        </w:rPr>
        <w:t xml:space="preserve"> </w:t>
      </w:r>
      <w:r w:rsidR="00E41D23" w:rsidRPr="003E4699">
        <w:rPr>
          <w:rFonts w:ascii="Arial" w:hAnsi="Arial" w:cs="Arial"/>
          <w:sz w:val="20"/>
        </w:rPr>
        <w:t>O</w:t>
      </w:r>
      <w:r w:rsidRPr="003E4699">
        <w:rPr>
          <w:rFonts w:ascii="Arial" w:hAnsi="Arial" w:cs="Arial"/>
          <w:sz w:val="20"/>
        </w:rPr>
        <w:t xml:space="preserve">rder, the following </w:t>
      </w:r>
      <w:r w:rsidR="00042687" w:rsidRPr="003E4699">
        <w:rPr>
          <w:rFonts w:ascii="Arial" w:hAnsi="Arial" w:cs="Arial"/>
          <w:sz w:val="20"/>
        </w:rPr>
        <w:t>sub-contract documents (</w:t>
      </w:r>
      <w:r w:rsidR="000449B8" w:rsidRPr="003E4699">
        <w:rPr>
          <w:rFonts w:ascii="Arial" w:hAnsi="Arial" w:cs="Arial"/>
          <w:sz w:val="20"/>
        </w:rPr>
        <w:t xml:space="preserve">the </w:t>
      </w:r>
      <w:r w:rsidR="00042687" w:rsidRPr="003E4699">
        <w:rPr>
          <w:rFonts w:ascii="Arial" w:hAnsi="Arial" w:cs="Arial"/>
          <w:sz w:val="20"/>
        </w:rPr>
        <w:t>Sub-Contract</w:t>
      </w:r>
      <w:r w:rsidR="000449B8" w:rsidRPr="003E4699">
        <w:rPr>
          <w:rFonts w:ascii="Arial" w:hAnsi="Arial" w:cs="Arial"/>
          <w:sz w:val="20"/>
        </w:rPr>
        <w:t xml:space="preserve"> Documents) </w:t>
      </w:r>
      <w:r w:rsidRPr="003E4699">
        <w:rPr>
          <w:rFonts w:ascii="Arial" w:hAnsi="Arial" w:cs="Arial"/>
          <w:sz w:val="20"/>
        </w:rPr>
        <w:t>shall also</w:t>
      </w:r>
      <w:r w:rsidR="000449B8" w:rsidRPr="003E4699">
        <w:rPr>
          <w:rFonts w:ascii="Arial" w:hAnsi="Arial" w:cs="Arial"/>
          <w:sz w:val="20"/>
        </w:rPr>
        <w:t xml:space="preserve"> form part of the </w:t>
      </w:r>
      <w:r w:rsidR="00042687" w:rsidRPr="003E4699">
        <w:rPr>
          <w:rFonts w:ascii="Arial" w:hAnsi="Arial" w:cs="Arial"/>
          <w:sz w:val="20"/>
        </w:rPr>
        <w:t>Sub-Contract</w:t>
      </w:r>
      <w:r w:rsidR="00FC75F2" w:rsidRPr="003E4699">
        <w:rPr>
          <w:rFonts w:ascii="Arial" w:hAnsi="Arial" w:cs="Arial"/>
          <w:sz w:val="20"/>
        </w:rPr>
        <w:t>:</w:t>
      </w:r>
      <w:r w:rsidRPr="003E4699">
        <w:rPr>
          <w:rFonts w:ascii="Arial" w:hAnsi="Arial" w:cs="Arial"/>
          <w:sz w:val="20"/>
        </w:rPr>
        <w:t>-</w:t>
      </w:r>
    </w:p>
    <w:p w14:paraId="1D8685EC" w14:textId="77777777" w:rsidR="00556D1E" w:rsidRPr="003E4699" w:rsidRDefault="00556D1E" w:rsidP="00F76576">
      <w:pPr>
        <w:pStyle w:val="ListParagraph"/>
        <w:ind w:left="0"/>
        <w:rPr>
          <w:rFonts w:ascii="Arial" w:hAnsi="Arial" w:cs="Arial"/>
          <w:sz w:val="20"/>
        </w:rPr>
      </w:pPr>
    </w:p>
    <w:p w14:paraId="1D8685ED" w14:textId="77777777" w:rsidR="002E0F72" w:rsidRPr="003E4699" w:rsidRDefault="002E0F72" w:rsidP="00556D1E">
      <w:pPr>
        <w:numPr>
          <w:ilvl w:val="2"/>
          <w:numId w:val="17"/>
        </w:numPr>
        <w:jc w:val="both"/>
        <w:rPr>
          <w:rFonts w:ascii="Arial" w:hAnsi="Arial" w:cs="Arial"/>
          <w:sz w:val="20"/>
        </w:rPr>
      </w:pPr>
      <w:r w:rsidRPr="003E4699">
        <w:rPr>
          <w:rFonts w:ascii="Arial" w:hAnsi="Arial" w:cs="Arial"/>
          <w:sz w:val="20"/>
        </w:rPr>
        <w:lastRenderedPageBreak/>
        <w:t>The minutes of this meeting.</w:t>
      </w:r>
    </w:p>
    <w:p w14:paraId="1D8685EE" w14:textId="77777777" w:rsidR="002E0F72" w:rsidRPr="003E4699" w:rsidRDefault="002E0F72">
      <w:pPr>
        <w:jc w:val="both"/>
        <w:rPr>
          <w:rFonts w:ascii="Arial" w:hAnsi="Arial" w:cs="Arial"/>
          <w:sz w:val="20"/>
        </w:rPr>
      </w:pPr>
    </w:p>
    <w:p w14:paraId="1D8685EF" w14:textId="77777777" w:rsidR="002E0F72" w:rsidRPr="003E4699" w:rsidRDefault="002E0F72" w:rsidP="00556D1E">
      <w:pPr>
        <w:numPr>
          <w:ilvl w:val="2"/>
          <w:numId w:val="17"/>
        </w:numPr>
        <w:jc w:val="both"/>
        <w:rPr>
          <w:rFonts w:ascii="Arial" w:hAnsi="Arial" w:cs="Arial"/>
          <w:sz w:val="20"/>
        </w:rPr>
      </w:pPr>
      <w:r w:rsidRPr="003E4699">
        <w:rPr>
          <w:rFonts w:ascii="Arial" w:hAnsi="Arial" w:cs="Arial"/>
          <w:sz w:val="20"/>
        </w:rPr>
        <w:t>P</w:t>
      </w:r>
      <w:r w:rsidR="00FC75F2" w:rsidRPr="003E4699">
        <w:rPr>
          <w:rFonts w:ascii="Arial" w:hAnsi="Arial" w:cs="Arial"/>
          <w:sz w:val="20"/>
        </w:rPr>
        <w:t>riced BQ pages namely:</w:t>
      </w:r>
      <w:r w:rsidRPr="003E4699">
        <w:rPr>
          <w:rFonts w:ascii="Arial" w:hAnsi="Arial" w:cs="Arial"/>
          <w:sz w:val="20"/>
        </w:rPr>
        <w:t>-</w:t>
      </w:r>
      <w:r w:rsidR="00E41D23" w:rsidRPr="003E4699">
        <w:rPr>
          <w:rFonts w:ascii="Arial" w:hAnsi="Arial" w:cs="Arial"/>
          <w:sz w:val="20"/>
        </w:rPr>
        <w:t xml:space="preserve"> </w:t>
      </w:r>
      <w:bookmarkStart w:id="45" w:name="Text47"/>
      <w:r w:rsidR="000E0376" w:rsidRPr="003E4699">
        <w:rPr>
          <w:rFonts w:ascii="Arial" w:hAnsi="Arial" w:cs="Arial"/>
          <w:b/>
          <w:sz w:val="20"/>
          <w:szCs w:val="20"/>
          <w:highlight w:val="darkGray"/>
        </w:rPr>
        <w:fldChar w:fldCharType="begin">
          <w:ffData>
            <w:name w:val="Text47"/>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45"/>
    </w:p>
    <w:p w14:paraId="1D8685F0" w14:textId="77777777" w:rsidR="002E0F72" w:rsidRPr="003E4699" w:rsidRDefault="002E0F72" w:rsidP="00556D1E">
      <w:pPr>
        <w:ind w:left="1224"/>
        <w:jc w:val="both"/>
        <w:rPr>
          <w:rFonts w:ascii="Arial" w:hAnsi="Arial" w:cs="Arial"/>
          <w:sz w:val="20"/>
        </w:rPr>
      </w:pPr>
    </w:p>
    <w:p w14:paraId="1D8685F1" w14:textId="77777777" w:rsidR="002E0F72" w:rsidRPr="003E4699" w:rsidRDefault="002E0F72" w:rsidP="00556D1E">
      <w:pPr>
        <w:numPr>
          <w:ilvl w:val="2"/>
          <w:numId w:val="17"/>
        </w:numPr>
        <w:jc w:val="both"/>
        <w:rPr>
          <w:rFonts w:ascii="Arial" w:hAnsi="Arial" w:cs="Arial"/>
          <w:sz w:val="20"/>
        </w:rPr>
      </w:pPr>
      <w:r w:rsidRPr="003E4699">
        <w:rPr>
          <w:rFonts w:ascii="Arial" w:hAnsi="Arial" w:cs="Arial"/>
          <w:sz w:val="20"/>
        </w:rPr>
        <w:t>Specification pages namely:-</w:t>
      </w:r>
      <w:r w:rsidR="00E41D23" w:rsidRPr="003E4699">
        <w:rPr>
          <w:rFonts w:ascii="Arial" w:hAnsi="Arial" w:cs="Arial"/>
          <w:sz w:val="20"/>
        </w:rPr>
        <w:t xml:space="preserve"> </w:t>
      </w:r>
      <w:bookmarkStart w:id="46" w:name="Text48"/>
      <w:r w:rsidR="000E0376" w:rsidRPr="003E4699">
        <w:rPr>
          <w:rFonts w:ascii="Arial" w:hAnsi="Arial" w:cs="Arial"/>
          <w:b/>
          <w:sz w:val="20"/>
          <w:szCs w:val="20"/>
          <w:highlight w:val="darkGray"/>
        </w:rPr>
        <w:fldChar w:fldCharType="begin">
          <w:ffData>
            <w:name w:val="Text48"/>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46"/>
    </w:p>
    <w:p w14:paraId="1D8685F2" w14:textId="77777777" w:rsidR="002E0F72" w:rsidRPr="003E4699" w:rsidRDefault="002E0F72" w:rsidP="00556D1E">
      <w:pPr>
        <w:ind w:left="1224"/>
        <w:jc w:val="both"/>
        <w:rPr>
          <w:rFonts w:ascii="Arial" w:hAnsi="Arial" w:cs="Arial"/>
          <w:sz w:val="20"/>
        </w:rPr>
      </w:pPr>
    </w:p>
    <w:p w14:paraId="1D8685F3" w14:textId="77777777" w:rsidR="002E0F72" w:rsidRPr="003E4699" w:rsidRDefault="00FC75F2" w:rsidP="00556D1E">
      <w:pPr>
        <w:numPr>
          <w:ilvl w:val="2"/>
          <w:numId w:val="17"/>
        </w:numPr>
        <w:jc w:val="both"/>
        <w:rPr>
          <w:rFonts w:ascii="Arial" w:hAnsi="Arial" w:cs="Arial"/>
          <w:sz w:val="20"/>
        </w:rPr>
      </w:pPr>
      <w:r w:rsidRPr="003E4699">
        <w:rPr>
          <w:rFonts w:ascii="Arial" w:hAnsi="Arial" w:cs="Arial"/>
          <w:sz w:val="20"/>
        </w:rPr>
        <w:t>Drawings numbered:</w:t>
      </w:r>
      <w:r w:rsidR="002E0F72" w:rsidRPr="003E4699">
        <w:rPr>
          <w:rFonts w:ascii="Arial" w:hAnsi="Arial" w:cs="Arial"/>
          <w:sz w:val="20"/>
        </w:rPr>
        <w:t>-</w:t>
      </w:r>
      <w:r w:rsidR="00E41D23" w:rsidRPr="003E4699">
        <w:rPr>
          <w:rFonts w:ascii="Arial" w:hAnsi="Arial" w:cs="Arial"/>
          <w:sz w:val="20"/>
        </w:rPr>
        <w:t xml:space="preserve"> </w:t>
      </w:r>
      <w:bookmarkStart w:id="47" w:name="Text49"/>
      <w:r w:rsidR="000E0376" w:rsidRPr="003E4699">
        <w:rPr>
          <w:rFonts w:ascii="Arial" w:hAnsi="Arial" w:cs="Arial"/>
          <w:b/>
          <w:sz w:val="20"/>
          <w:szCs w:val="20"/>
          <w:highlight w:val="darkGray"/>
        </w:rPr>
        <w:fldChar w:fldCharType="begin">
          <w:ffData>
            <w:name w:val="Text49"/>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47"/>
    </w:p>
    <w:p w14:paraId="1D8685F4" w14:textId="77777777" w:rsidR="002E0F72" w:rsidRPr="003E4699" w:rsidRDefault="002E0F72" w:rsidP="00556D1E">
      <w:pPr>
        <w:jc w:val="both"/>
        <w:rPr>
          <w:rFonts w:ascii="Arial" w:hAnsi="Arial" w:cs="Arial"/>
          <w:sz w:val="20"/>
        </w:rPr>
      </w:pPr>
    </w:p>
    <w:p w14:paraId="1D8685F5" w14:textId="77777777" w:rsidR="002E0F72" w:rsidRPr="003E4699" w:rsidRDefault="002E0F72" w:rsidP="00556D1E">
      <w:pPr>
        <w:numPr>
          <w:ilvl w:val="2"/>
          <w:numId w:val="17"/>
        </w:numPr>
        <w:jc w:val="both"/>
        <w:rPr>
          <w:rFonts w:ascii="Arial" w:hAnsi="Arial" w:cs="Arial"/>
          <w:sz w:val="20"/>
        </w:rPr>
      </w:pPr>
      <w:r w:rsidRPr="003E4699">
        <w:rPr>
          <w:rFonts w:ascii="Arial" w:hAnsi="Arial" w:cs="Arial"/>
          <w:sz w:val="20"/>
        </w:rPr>
        <w:t>Programme</w:t>
      </w:r>
      <w:r w:rsidR="00174604" w:rsidRPr="003E4699">
        <w:rPr>
          <w:rFonts w:ascii="Arial" w:hAnsi="Arial" w:cs="Arial"/>
          <w:sz w:val="20"/>
        </w:rPr>
        <w:t>:-</w:t>
      </w:r>
    </w:p>
    <w:p w14:paraId="1D8685F6" w14:textId="77777777" w:rsidR="002E0F72" w:rsidRPr="003E4699" w:rsidRDefault="002E0F72" w:rsidP="00556D1E">
      <w:pPr>
        <w:ind w:left="1224"/>
        <w:jc w:val="both"/>
        <w:rPr>
          <w:rFonts w:ascii="Arial" w:hAnsi="Arial" w:cs="Arial"/>
          <w:sz w:val="20"/>
        </w:rPr>
      </w:pPr>
    </w:p>
    <w:p w14:paraId="1D8685F7" w14:textId="77777777" w:rsidR="00556D1E" w:rsidRPr="003E4699" w:rsidRDefault="002E0F72" w:rsidP="00174604">
      <w:pPr>
        <w:numPr>
          <w:ilvl w:val="3"/>
          <w:numId w:val="17"/>
        </w:numPr>
        <w:jc w:val="both"/>
        <w:rPr>
          <w:rFonts w:ascii="Arial" w:hAnsi="Arial" w:cs="Arial"/>
          <w:sz w:val="20"/>
        </w:rPr>
      </w:pPr>
      <w:r w:rsidRPr="003E4699">
        <w:rPr>
          <w:rFonts w:ascii="Arial" w:hAnsi="Arial" w:cs="Arial"/>
          <w:sz w:val="20"/>
        </w:rPr>
        <w:t xml:space="preserve">As Contractor’s </w:t>
      </w:r>
      <w:r w:rsidR="00174604" w:rsidRPr="003E4699">
        <w:rPr>
          <w:rFonts w:ascii="Arial" w:hAnsi="Arial" w:cs="Arial"/>
          <w:sz w:val="20"/>
        </w:rPr>
        <w:t>p</w:t>
      </w:r>
      <w:r w:rsidRPr="003E4699">
        <w:rPr>
          <w:rFonts w:ascii="Arial" w:hAnsi="Arial" w:cs="Arial"/>
          <w:sz w:val="20"/>
        </w:rPr>
        <w:t>rogramme referenced:</w:t>
      </w:r>
      <w:r w:rsidR="00E41D23" w:rsidRPr="003E4699">
        <w:rPr>
          <w:rFonts w:ascii="Arial" w:hAnsi="Arial" w:cs="Arial"/>
          <w:sz w:val="20"/>
        </w:rPr>
        <w:t xml:space="preserve"> </w:t>
      </w:r>
      <w:bookmarkStart w:id="48" w:name="Text50"/>
      <w:r w:rsidR="000E0376" w:rsidRPr="003E4699">
        <w:rPr>
          <w:rFonts w:ascii="Arial" w:hAnsi="Arial" w:cs="Arial"/>
          <w:b/>
          <w:sz w:val="20"/>
          <w:szCs w:val="20"/>
          <w:highlight w:val="darkGray"/>
        </w:rPr>
        <w:fldChar w:fldCharType="begin">
          <w:ffData>
            <w:name w:val="Text50"/>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48"/>
    </w:p>
    <w:p w14:paraId="1D8685F8" w14:textId="77777777" w:rsidR="00556D1E" w:rsidRPr="003E4699" w:rsidRDefault="00556D1E" w:rsidP="00556D1E">
      <w:pPr>
        <w:pStyle w:val="ListParagraph"/>
        <w:rPr>
          <w:rFonts w:ascii="Arial" w:hAnsi="Arial" w:cs="Arial"/>
          <w:sz w:val="20"/>
        </w:rPr>
      </w:pPr>
    </w:p>
    <w:p w14:paraId="1D8685F9" w14:textId="77777777" w:rsidR="00556D1E" w:rsidRPr="003E4699" w:rsidRDefault="002E0F72" w:rsidP="00174604">
      <w:pPr>
        <w:numPr>
          <w:ilvl w:val="3"/>
          <w:numId w:val="17"/>
        </w:numPr>
        <w:jc w:val="both"/>
        <w:rPr>
          <w:rFonts w:ascii="Arial" w:hAnsi="Arial" w:cs="Arial"/>
          <w:sz w:val="20"/>
        </w:rPr>
      </w:pPr>
      <w:r w:rsidRPr="003E4699">
        <w:rPr>
          <w:rFonts w:ascii="Arial" w:hAnsi="Arial" w:cs="Arial"/>
          <w:sz w:val="20"/>
        </w:rPr>
        <w:t xml:space="preserve">Commencement </w:t>
      </w:r>
      <w:r w:rsidR="00174604" w:rsidRPr="003E4699">
        <w:rPr>
          <w:rFonts w:ascii="Arial" w:hAnsi="Arial" w:cs="Arial"/>
          <w:sz w:val="20"/>
        </w:rPr>
        <w:t>d</w:t>
      </w:r>
      <w:r w:rsidRPr="003E4699">
        <w:rPr>
          <w:rFonts w:ascii="Arial" w:hAnsi="Arial" w:cs="Arial"/>
          <w:sz w:val="20"/>
        </w:rPr>
        <w:t>ate (</w:t>
      </w:r>
      <w:r w:rsidR="00174604" w:rsidRPr="003E4699">
        <w:rPr>
          <w:rFonts w:ascii="Arial" w:hAnsi="Arial" w:cs="Arial"/>
          <w:sz w:val="20"/>
        </w:rPr>
        <w:t>s</w:t>
      </w:r>
      <w:r w:rsidRPr="003E4699">
        <w:rPr>
          <w:rFonts w:ascii="Arial" w:hAnsi="Arial" w:cs="Arial"/>
          <w:sz w:val="20"/>
        </w:rPr>
        <w:t>tart on site):</w:t>
      </w:r>
      <w:r w:rsidR="00E41D23" w:rsidRPr="003E4699">
        <w:rPr>
          <w:rFonts w:ascii="Arial" w:hAnsi="Arial" w:cs="Arial"/>
          <w:sz w:val="20"/>
        </w:rPr>
        <w:t xml:space="preserve"> </w:t>
      </w:r>
      <w:bookmarkStart w:id="49" w:name="Text51"/>
      <w:r w:rsidR="000E0376" w:rsidRPr="003E4699">
        <w:rPr>
          <w:rFonts w:ascii="Arial" w:hAnsi="Arial" w:cs="Arial"/>
          <w:b/>
          <w:sz w:val="20"/>
          <w:szCs w:val="20"/>
          <w:highlight w:val="darkGray"/>
        </w:rPr>
        <w:fldChar w:fldCharType="begin">
          <w:ffData>
            <w:name w:val="Text51"/>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49"/>
    </w:p>
    <w:p w14:paraId="1D8685FA" w14:textId="77777777" w:rsidR="00556D1E" w:rsidRPr="003E4699" w:rsidRDefault="00556D1E" w:rsidP="00556D1E">
      <w:pPr>
        <w:pStyle w:val="ListParagraph"/>
        <w:rPr>
          <w:rFonts w:ascii="Arial" w:hAnsi="Arial" w:cs="Arial"/>
          <w:sz w:val="20"/>
        </w:rPr>
      </w:pPr>
    </w:p>
    <w:p w14:paraId="1D8685FB" w14:textId="77777777" w:rsidR="00556D1E" w:rsidRPr="003E4699" w:rsidRDefault="002E0F72" w:rsidP="00174604">
      <w:pPr>
        <w:numPr>
          <w:ilvl w:val="3"/>
          <w:numId w:val="17"/>
        </w:numPr>
        <w:jc w:val="both"/>
        <w:rPr>
          <w:rFonts w:ascii="Arial" w:hAnsi="Arial" w:cs="Arial"/>
          <w:sz w:val="20"/>
        </w:rPr>
      </w:pPr>
      <w:r w:rsidRPr="003E4699">
        <w:rPr>
          <w:rFonts w:ascii="Arial" w:hAnsi="Arial" w:cs="Arial"/>
          <w:sz w:val="20"/>
        </w:rPr>
        <w:t xml:space="preserve">Period for </w:t>
      </w:r>
      <w:r w:rsidR="00174604" w:rsidRPr="003E4699">
        <w:rPr>
          <w:rFonts w:ascii="Arial" w:hAnsi="Arial" w:cs="Arial"/>
          <w:sz w:val="20"/>
        </w:rPr>
        <w:t>c</w:t>
      </w:r>
      <w:r w:rsidRPr="003E4699">
        <w:rPr>
          <w:rFonts w:ascii="Arial" w:hAnsi="Arial" w:cs="Arial"/>
          <w:sz w:val="20"/>
        </w:rPr>
        <w:t xml:space="preserve">ompletion: </w:t>
      </w:r>
      <w:bookmarkStart w:id="50" w:name="Text52"/>
      <w:r w:rsidR="000E0376" w:rsidRPr="003E4699">
        <w:rPr>
          <w:rFonts w:ascii="Arial" w:hAnsi="Arial" w:cs="Arial"/>
          <w:b/>
          <w:sz w:val="20"/>
          <w:szCs w:val="20"/>
          <w:highlight w:val="darkGray"/>
        </w:rPr>
        <w:fldChar w:fldCharType="begin">
          <w:ffData>
            <w:name w:val="Text52"/>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50"/>
      <w:r w:rsidR="00444D29" w:rsidRPr="003E4699">
        <w:rPr>
          <w:rFonts w:ascii="Arial" w:hAnsi="Arial" w:cs="Arial"/>
          <w:b/>
          <w:sz w:val="20"/>
          <w:szCs w:val="20"/>
        </w:rPr>
        <w:t xml:space="preserve"> </w:t>
      </w:r>
      <w:r w:rsidRPr="003E4699">
        <w:rPr>
          <w:rFonts w:ascii="Arial" w:hAnsi="Arial" w:cs="Arial"/>
          <w:sz w:val="20"/>
        </w:rPr>
        <w:t>weeks</w:t>
      </w:r>
      <w:r w:rsidR="00174604" w:rsidRPr="003E4699">
        <w:rPr>
          <w:rFonts w:ascii="Arial" w:hAnsi="Arial" w:cs="Arial"/>
          <w:sz w:val="20"/>
        </w:rPr>
        <w:t>.</w:t>
      </w:r>
    </w:p>
    <w:p w14:paraId="1D8685FC" w14:textId="77777777" w:rsidR="00556D1E" w:rsidRPr="003E4699" w:rsidRDefault="00556D1E" w:rsidP="00556D1E">
      <w:pPr>
        <w:pStyle w:val="ListParagraph"/>
        <w:rPr>
          <w:rFonts w:ascii="Arial" w:hAnsi="Arial" w:cs="Arial"/>
          <w:sz w:val="20"/>
        </w:rPr>
      </w:pPr>
    </w:p>
    <w:p w14:paraId="1D8685FD" w14:textId="77777777" w:rsidR="00556D1E" w:rsidRPr="003E4699" w:rsidRDefault="002E0F72" w:rsidP="00174604">
      <w:pPr>
        <w:numPr>
          <w:ilvl w:val="3"/>
          <w:numId w:val="17"/>
        </w:numPr>
        <w:jc w:val="both"/>
        <w:rPr>
          <w:rFonts w:ascii="Arial" w:hAnsi="Arial" w:cs="Arial"/>
          <w:sz w:val="20"/>
        </w:rPr>
      </w:pPr>
      <w:r w:rsidRPr="003E4699">
        <w:rPr>
          <w:rFonts w:ascii="Arial" w:hAnsi="Arial" w:cs="Arial"/>
          <w:sz w:val="20"/>
        </w:rPr>
        <w:t xml:space="preserve">Completion </w:t>
      </w:r>
      <w:r w:rsidR="00174604" w:rsidRPr="003E4699">
        <w:rPr>
          <w:rFonts w:ascii="Arial" w:hAnsi="Arial" w:cs="Arial"/>
          <w:sz w:val="20"/>
        </w:rPr>
        <w:t>d</w:t>
      </w:r>
      <w:r w:rsidRPr="003E4699">
        <w:rPr>
          <w:rFonts w:ascii="Arial" w:hAnsi="Arial" w:cs="Arial"/>
          <w:sz w:val="20"/>
        </w:rPr>
        <w:t>ate:</w:t>
      </w:r>
      <w:r w:rsidR="00FD6B11" w:rsidRPr="003E4699">
        <w:rPr>
          <w:rFonts w:ascii="Arial" w:hAnsi="Arial" w:cs="Arial"/>
          <w:sz w:val="20"/>
        </w:rPr>
        <w:t xml:space="preserve"> </w:t>
      </w:r>
      <w:bookmarkStart w:id="51" w:name="Text53"/>
      <w:r w:rsidR="000E0376" w:rsidRPr="003E4699">
        <w:rPr>
          <w:rFonts w:ascii="Arial" w:hAnsi="Arial" w:cs="Arial"/>
          <w:b/>
          <w:sz w:val="20"/>
          <w:szCs w:val="20"/>
          <w:highlight w:val="darkGray"/>
        </w:rPr>
        <w:fldChar w:fldCharType="begin">
          <w:ffData>
            <w:name w:val="Text53"/>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51"/>
    </w:p>
    <w:p w14:paraId="1D8685FE" w14:textId="77777777" w:rsidR="00556D1E" w:rsidRPr="003E4699" w:rsidRDefault="00556D1E" w:rsidP="00556D1E">
      <w:pPr>
        <w:pStyle w:val="ListParagraph"/>
        <w:rPr>
          <w:rFonts w:ascii="Arial" w:hAnsi="Arial" w:cs="Arial"/>
          <w:sz w:val="20"/>
        </w:rPr>
      </w:pPr>
    </w:p>
    <w:p w14:paraId="1D8685FF" w14:textId="77777777" w:rsidR="002E0F72" w:rsidRPr="003E4699" w:rsidRDefault="00FC75F2" w:rsidP="00174604">
      <w:pPr>
        <w:numPr>
          <w:ilvl w:val="3"/>
          <w:numId w:val="17"/>
        </w:numPr>
        <w:jc w:val="both"/>
        <w:rPr>
          <w:rFonts w:ascii="Arial" w:hAnsi="Arial" w:cs="Arial"/>
          <w:sz w:val="20"/>
        </w:rPr>
      </w:pPr>
      <w:r w:rsidRPr="003E4699">
        <w:rPr>
          <w:rFonts w:ascii="Arial" w:hAnsi="Arial" w:cs="Arial"/>
          <w:sz w:val="20"/>
        </w:rPr>
        <w:t xml:space="preserve">Sectional </w:t>
      </w:r>
      <w:r w:rsidR="00174604" w:rsidRPr="003E4699">
        <w:rPr>
          <w:rFonts w:ascii="Arial" w:hAnsi="Arial" w:cs="Arial"/>
          <w:sz w:val="20"/>
        </w:rPr>
        <w:t>c</w:t>
      </w:r>
      <w:r w:rsidRPr="003E4699">
        <w:rPr>
          <w:rFonts w:ascii="Arial" w:hAnsi="Arial" w:cs="Arial"/>
          <w:sz w:val="20"/>
        </w:rPr>
        <w:t>ompletion dates</w:t>
      </w:r>
      <w:r w:rsidR="00FD6B11" w:rsidRPr="003E4699">
        <w:rPr>
          <w:rFonts w:ascii="Arial" w:hAnsi="Arial" w:cs="Arial"/>
          <w:sz w:val="20"/>
        </w:rPr>
        <w:t xml:space="preserve"> (if applicable)</w:t>
      </w:r>
      <w:r w:rsidR="002E0F72" w:rsidRPr="003E4699">
        <w:rPr>
          <w:rFonts w:ascii="Arial" w:hAnsi="Arial" w:cs="Arial"/>
          <w:sz w:val="20"/>
        </w:rPr>
        <w:t>:-</w:t>
      </w:r>
    </w:p>
    <w:p w14:paraId="1D868600" w14:textId="77777777" w:rsidR="002E0F72" w:rsidRPr="003E4699" w:rsidRDefault="002E0F72">
      <w:pPr>
        <w:jc w:val="both"/>
        <w:rPr>
          <w:rFonts w:ascii="Arial" w:hAnsi="Arial" w:cs="Arial"/>
          <w:sz w:val="20"/>
        </w:rPr>
      </w:pPr>
    </w:p>
    <w:p w14:paraId="1D868601" w14:textId="77777777" w:rsidR="002E0F72" w:rsidRPr="003E4699" w:rsidRDefault="002E0F72" w:rsidP="00556D1E">
      <w:pPr>
        <w:ind w:left="720" w:firstLine="720"/>
        <w:jc w:val="both"/>
        <w:rPr>
          <w:rFonts w:ascii="Arial" w:hAnsi="Arial" w:cs="Arial"/>
          <w:sz w:val="20"/>
          <w:u w:val="single"/>
        </w:rPr>
      </w:pPr>
      <w:r w:rsidRPr="003E4699">
        <w:rPr>
          <w:rFonts w:ascii="Arial" w:hAnsi="Arial" w:cs="Arial"/>
          <w:sz w:val="20"/>
          <w:u w:val="single"/>
        </w:rPr>
        <w:t>Section</w:t>
      </w:r>
      <w:r w:rsidRPr="003E4699">
        <w:rPr>
          <w:rFonts w:ascii="Arial" w:hAnsi="Arial" w:cs="Arial"/>
          <w:sz w:val="20"/>
        </w:rPr>
        <w:tab/>
      </w:r>
      <w:r w:rsidRPr="003E4699">
        <w:rPr>
          <w:rFonts w:ascii="Arial" w:hAnsi="Arial" w:cs="Arial"/>
          <w:sz w:val="20"/>
        </w:rPr>
        <w:tab/>
      </w:r>
      <w:r w:rsidRPr="003E4699">
        <w:rPr>
          <w:rFonts w:ascii="Arial" w:hAnsi="Arial" w:cs="Arial"/>
          <w:sz w:val="20"/>
        </w:rPr>
        <w:tab/>
      </w:r>
      <w:r w:rsidRPr="003E4699">
        <w:rPr>
          <w:rFonts w:ascii="Arial" w:hAnsi="Arial" w:cs="Arial"/>
          <w:sz w:val="20"/>
        </w:rPr>
        <w:tab/>
      </w:r>
      <w:r w:rsidRPr="003E4699">
        <w:rPr>
          <w:rFonts w:ascii="Arial" w:hAnsi="Arial" w:cs="Arial"/>
          <w:sz w:val="20"/>
          <w:u w:val="single"/>
        </w:rPr>
        <w:t>Duration</w:t>
      </w:r>
      <w:r w:rsidRPr="003E4699">
        <w:rPr>
          <w:rFonts w:ascii="Arial" w:hAnsi="Arial" w:cs="Arial"/>
          <w:sz w:val="20"/>
        </w:rPr>
        <w:tab/>
      </w:r>
      <w:r w:rsidRPr="003E4699">
        <w:rPr>
          <w:rFonts w:ascii="Arial" w:hAnsi="Arial" w:cs="Arial"/>
          <w:sz w:val="20"/>
        </w:rPr>
        <w:tab/>
      </w:r>
      <w:r w:rsidRPr="003E4699">
        <w:rPr>
          <w:rFonts w:ascii="Arial" w:hAnsi="Arial" w:cs="Arial"/>
          <w:sz w:val="20"/>
          <w:u w:val="single"/>
        </w:rPr>
        <w:t>Completion</w:t>
      </w:r>
    </w:p>
    <w:p w14:paraId="1D868602" w14:textId="77777777" w:rsidR="002E0F72" w:rsidRPr="003E4699" w:rsidRDefault="002E0F72">
      <w:pPr>
        <w:jc w:val="both"/>
        <w:rPr>
          <w:rFonts w:ascii="Arial" w:hAnsi="Arial" w:cs="Arial"/>
          <w:sz w:val="20"/>
          <w:u w:val="single"/>
        </w:rPr>
      </w:pPr>
    </w:p>
    <w:bookmarkStart w:id="52" w:name="Text54"/>
    <w:p w14:paraId="1D868603" w14:textId="77777777" w:rsidR="002E0F72" w:rsidRPr="003E4699" w:rsidRDefault="000E0376" w:rsidP="00FD6B11">
      <w:pPr>
        <w:ind w:left="1440"/>
        <w:jc w:val="both"/>
        <w:rPr>
          <w:rFonts w:ascii="Arial" w:hAnsi="Arial" w:cs="Arial"/>
          <w:sz w:val="20"/>
        </w:rPr>
      </w:pPr>
      <w:r w:rsidRPr="003E4699">
        <w:rPr>
          <w:rFonts w:ascii="Arial" w:hAnsi="Arial" w:cs="Arial"/>
          <w:b/>
          <w:sz w:val="20"/>
          <w:szCs w:val="20"/>
          <w:highlight w:val="darkGray"/>
        </w:rPr>
        <w:fldChar w:fldCharType="begin">
          <w:ffData>
            <w:name w:val="Text54"/>
            <w:enabled/>
            <w:calcOnExit w:val="0"/>
            <w:textInput/>
          </w:ffData>
        </w:fldChar>
      </w:r>
      <w:r w:rsidR="00444D29" w:rsidRPr="003E4699">
        <w:rPr>
          <w:rFonts w:ascii="Arial" w:hAnsi="Arial" w:cs="Arial"/>
          <w:b/>
          <w:sz w:val="20"/>
          <w:szCs w:val="20"/>
          <w:highlight w:val="darkGray"/>
        </w:rPr>
        <w:instrText xml:space="preserve"> FORMTEXT </w:instrText>
      </w:r>
      <w:r w:rsidRPr="003E4699">
        <w:rPr>
          <w:rFonts w:ascii="Arial" w:hAnsi="Arial" w:cs="Arial"/>
          <w:b/>
          <w:sz w:val="20"/>
          <w:szCs w:val="20"/>
          <w:highlight w:val="darkGray"/>
        </w:rPr>
      </w:r>
      <w:r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Pr="003E4699">
        <w:rPr>
          <w:rFonts w:ascii="Arial" w:hAnsi="Arial" w:cs="Arial"/>
          <w:b/>
          <w:sz w:val="20"/>
          <w:szCs w:val="20"/>
          <w:highlight w:val="darkGray"/>
        </w:rPr>
        <w:fldChar w:fldCharType="end"/>
      </w:r>
      <w:bookmarkEnd w:id="52"/>
      <w:r w:rsidR="00444D29" w:rsidRPr="003E4699">
        <w:rPr>
          <w:rFonts w:ascii="Arial" w:hAnsi="Arial" w:cs="Arial"/>
          <w:b/>
          <w:sz w:val="20"/>
          <w:szCs w:val="20"/>
        </w:rPr>
        <w:tab/>
      </w:r>
      <w:r w:rsidR="00444D29" w:rsidRPr="003E4699">
        <w:rPr>
          <w:rFonts w:ascii="Arial" w:hAnsi="Arial" w:cs="Arial"/>
          <w:b/>
          <w:sz w:val="20"/>
          <w:szCs w:val="20"/>
        </w:rPr>
        <w:tab/>
      </w:r>
      <w:r w:rsidR="00FD6B11" w:rsidRPr="003E4699">
        <w:rPr>
          <w:rFonts w:ascii="Arial" w:hAnsi="Arial" w:cs="Arial"/>
          <w:b/>
          <w:sz w:val="20"/>
          <w:szCs w:val="20"/>
        </w:rPr>
        <w:tab/>
      </w:r>
      <w:r w:rsidR="00FD6B11" w:rsidRPr="003E4699">
        <w:rPr>
          <w:rFonts w:ascii="Arial" w:hAnsi="Arial" w:cs="Arial"/>
          <w:b/>
          <w:sz w:val="20"/>
          <w:szCs w:val="20"/>
        </w:rPr>
        <w:tab/>
      </w:r>
      <w:r w:rsidR="002E0F72" w:rsidRPr="003E4699">
        <w:rPr>
          <w:rFonts w:ascii="Arial" w:hAnsi="Arial" w:cs="Arial"/>
          <w:sz w:val="20"/>
        </w:rPr>
        <w:t>weeks</w:t>
      </w:r>
      <w:r w:rsidR="002E0F72" w:rsidRPr="003E4699">
        <w:rPr>
          <w:rFonts w:ascii="Arial" w:hAnsi="Arial" w:cs="Arial"/>
          <w:sz w:val="20"/>
        </w:rPr>
        <w:tab/>
      </w:r>
      <w:r w:rsidR="002E0F72" w:rsidRPr="003E4699">
        <w:rPr>
          <w:rFonts w:ascii="Arial" w:hAnsi="Arial" w:cs="Arial"/>
          <w:sz w:val="20"/>
        </w:rPr>
        <w:tab/>
      </w:r>
      <w:r w:rsidR="00FD6B11" w:rsidRPr="003E4699">
        <w:rPr>
          <w:rFonts w:ascii="Arial" w:hAnsi="Arial" w:cs="Arial"/>
          <w:sz w:val="20"/>
        </w:rPr>
        <w:tab/>
      </w:r>
      <w:bookmarkStart w:id="53" w:name="Text55"/>
      <w:r w:rsidRPr="003E4699">
        <w:rPr>
          <w:rFonts w:ascii="Arial" w:hAnsi="Arial" w:cs="Arial"/>
          <w:b/>
          <w:sz w:val="20"/>
          <w:szCs w:val="20"/>
          <w:highlight w:val="darkGray"/>
        </w:rPr>
        <w:fldChar w:fldCharType="begin">
          <w:ffData>
            <w:name w:val="Text55"/>
            <w:enabled/>
            <w:calcOnExit w:val="0"/>
            <w:textInput/>
          </w:ffData>
        </w:fldChar>
      </w:r>
      <w:r w:rsidR="00444D29" w:rsidRPr="003E4699">
        <w:rPr>
          <w:rFonts w:ascii="Arial" w:hAnsi="Arial" w:cs="Arial"/>
          <w:b/>
          <w:sz w:val="20"/>
          <w:szCs w:val="20"/>
          <w:highlight w:val="darkGray"/>
        </w:rPr>
        <w:instrText xml:space="preserve"> FORMTEXT </w:instrText>
      </w:r>
      <w:r w:rsidRPr="003E4699">
        <w:rPr>
          <w:rFonts w:ascii="Arial" w:hAnsi="Arial" w:cs="Arial"/>
          <w:b/>
          <w:sz w:val="20"/>
          <w:szCs w:val="20"/>
          <w:highlight w:val="darkGray"/>
        </w:rPr>
      </w:r>
      <w:r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Pr="003E4699">
        <w:rPr>
          <w:rFonts w:ascii="Arial" w:hAnsi="Arial" w:cs="Arial"/>
          <w:b/>
          <w:sz w:val="20"/>
          <w:szCs w:val="20"/>
          <w:highlight w:val="darkGray"/>
        </w:rPr>
        <w:fldChar w:fldCharType="end"/>
      </w:r>
      <w:bookmarkEnd w:id="53"/>
    </w:p>
    <w:p w14:paraId="1D868604" w14:textId="77777777" w:rsidR="002E0F72" w:rsidRPr="003E4699" w:rsidRDefault="002E0F72">
      <w:pPr>
        <w:jc w:val="both"/>
        <w:rPr>
          <w:rFonts w:ascii="Arial" w:hAnsi="Arial" w:cs="Arial"/>
          <w:sz w:val="20"/>
        </w:rPr>
      </w:pPr>
    </w:p>
    <w:bookmarkStart w:id="54" w:name="Text56"/>
    <w:p w14:paraId="1D868605" w14:textId="77777777" w:rsidR="00FD6B11" w:rsidRPr="003E4699" w:rsidRDefault="000E0376" w:rsidP="00FD6B11">
      <w:pPr>
        <w:ind w:left="1440"/>
        <w:jc w:val="both"/>
        <w:rPr>
          <w:rFonts w:ascii="Arial" w:hAnsi="Arial" w:cs="Arial"/>
          <w:sz w:val="20"/>
        </w:rPr>
      </w:pPr>
      <w:r w:rsidRPr="003E4699">
        <w:rPr>
          <w:rFonts w:ascii="Arial" w:hAnsi="Arial" w:cs="Arial"/>
          <w:b/>
          <w:sz w:val="20"/>
          <w:szCs w:val="20"/>
          <w:highlight w:val="darkGray"/>
        </w:rPr>
        <w:fldChar w:fldCharType="begin">
          <w:ffData>
            <w:name w:val="Text56"/>
            <w:enabled/>
            <w:calcOnExit w:val="0"/>
            <w:textInput/>
          </w:ffData>
        </w:fldChar>
      </w:r>
      <w:r w:rsidR="00444D29" w:rsidRPr="003E4699">
        <w:rPr>
          <w:rFonts w:ascii="Arial" w:hAnsi="Arial" w:cs="Arial"/>
          <w:b/>
          <w:sz w:val="20"/>
          <w:szCs w:val="20"/>
          <w:highlight w:val="darkGray"/>
        </w:rPr>
        <w:instrText xml:space="preserve"> FORMTEXT </w:instrText>
      </w:r>
      <w:r w:rsidRPr="003E4699">
        <w:rPr>
          <w:rFonts w:ascii="Arial" w:hAnsi="Arial" w:cs="Arial"/>
          <w:b/>
          <w:sz w:val="20"/>
          <w:szCs w:val="20"/>
          <w:highlight w:val="darkGray"/>
        </w:rPr>
      </w:r>
      <w:r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Pr="003E4699">
        <w:rPr>
          <w:rFonts w:ascii="Arial" w:hAnsi="Arial" w:cs="Arial"/>
          <w:b/>
          <w:sz w:val="20"/>
          <w:szCs w:val="20"/>
          <w:highlight w:val="darkGray"/>
        </w:rPr>
        <w:fldChar w:fldCharType="end"/>
      </w:r>
      <w:bookmarkEnd w:id="54"/>
      <w:r w:rsidR="00444D29" w:rsidRPr="003E4699">
        <w:rPr>
          <w:rFonts w:ascii="Arial" w:hAnsi="Arial" w:cs="Arial"/>
          <w:b/>
          <w:sz w:val="20"/>
          <w:szCs w:val="20"/>
        </w:rPr>
        <w:tab/>
      </w:r>
      <w:r w:rsidR="00444D29" w:rsidRPr="003E4699">
        <w:rPr>
          <w:rFonts w:ascii="Arial" w:hAnsi="Arial" w:cs="Arial"/>
          <w:b/>
          <w:sz w:val="20"/>
          <w:szCs w:val="20"/>
        </w:rPr>
        <w:tab/>
      </w:r>
      <w:r w:rsidR="00FD6B11" w:rsidRPr="003E4699">
        <w:rPr>
          <w:rFonts w:ascii="Arial" w:hAnsi="Arial" w:cs="Arial"/>
          <w:b/>
          <w:sz w:val="20"/>
          <w:szCs w:val="20"/>
        </w:rPr>
        <w:tab/>
      </w:r>
      <w:r w:rsidR="00FD6B11" w:rsidRPr="003E4699">
        <w:rPr>
          <w:rFonts w:ascii="Arial" w:hAnsi="Arial" w:cs="Arial"/>
          <w:b/>
          <w:sz w:val="20"/>
          <w:szCs w:val="20"/>
        </w:rPr>
        <w:tab/>
      </w:r>
      <w:r w:rsidR="00FD6B11" w:rsidRPr="003E4699">
        <w:rPr>
          <w:rFonts w:ascii="Arial" w:hAnsi="Arial" w:cs="Arial"/>
          <w:sz w:val="20"/>
        </w:rPr>
        <w:t>weeks</w:t>
      </w:r>
      <w:r w:rsidR="00FD6B11" w:rsidRPr="003E4699">
        <w:rPr>
          <w:rFonts w:ascii="Arial" w:hAnsi="Arial" w:cs="Arial"/>
          <w:sz w:val="20"/>
        </w:rPr>
        <w:tab/>
      </w:r>
      <w:r w:rsidR="00FD6B11" w:rsidRPr="003E4699">
        <w:rPr>
          <w:rFonts w:ascii="Arial" w:hAnsi="Arial" w:cs="Arial"/>
          <w:sz w:val="20"/>
        </w:rPr>
        <w:tab/>
      </w:r>
      <w:r w:rsidR="00FD6B11" w:rsidRPr="003E4699">
        <w:rPr>
          <w:rFonts w:ascii="Arial" w:hAnsi="Arial" w:cs="Arial"/>
          <w:sz w:val="20"/>
        </w:rPr>
        <w:tab/>
      </w:r>
      <w:bookmarkStart w:id="55" w:name="Text57"/>
      <w:r w:rsidRPr="003E4699">
        <w:rPr>
          <w:rFonts w:ascii="Arial" w:hAnsi="Arial" w:cs="Arial"/>
          <w:b/>
          <w:sz w:val="20"/>
          <w:szCs w:val="20"/>
          <w:highlight w:val="darkGray"/>
        </w:rPr>
        <w:fldChar w:fldCharType="begin">
          <w:ffData>
            <w:name w:val="Text57"/>
            <w:enabled/>
            <w:calcOnExit w:val="0"/>
            <w:textInput/>
          </w:ffData>
        </w:fldChar>
      </w:r>
      <w:r w:rsidR="00444D29" w:rsidRPr="003E4699">
        <w:rPr>
          <w:rFonts w:ascii="Arial" w:hAnsi="Arial" w:cs="Arial"/>
          <w:b/>
          <w:sz w:val="20"/>
          <w:szCs w:val="20"/>
          <w:highlight w:val="darkGray"/>
        </w:rPr>
        <w:instrText xml:space="preserve"> FORMTEXT </w:instrText>
      </w:r>
      <w:r w:rsidRPr="003E4699">
        <w:rPr>
          <w:rFonts w:ascii="Arial" w:hAnsi="Arial" w:cs="Arial"/>
          <w:b/>
          <w:sz w:val="20"/>
          <w:szCs w:val="20"/>
          <w:highlight w:val="darkGray"/>
        </w:rPr>
      </w:r>
      <w:r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Pr="003E4699">
        <w:rPr>
          <w:rFonts w:ascii="Arial" w:hAnsi="Arial" w:cs="Arial"/>
          <w:b/>
          <w:sz w:val="20"/>
          <w:szCs w:val="20"/>
          <w:highlight w:val="darkGray"/>
        </w:rPr>
        <w:fldChar w:fldCharType="end"/>
      </w:r>
      <w:bookmarkEnd w:id="55"/>
    </w:p>
    <w:p w14:paraId="1D868606" w14:textId="77777777" w:rsidR="00FD6B11" w:rsidRPr="003E4699" w:rsidRDefault="00FD6B11" w:rsidP="00556D1E">
      <w:pPr>
        <w:ind w:left="3600" w:firstLine="720"/>
        <w:jc w:val="both"/>
        <w:rPr>
          <w:rFonts w:ascii="Arial" w:hAnsi="Arial" w:cs="Arial"/>
          <w:sz w:val="20"/>
        </w:rPr>
      </w:pPr>
    </w:p>
    <w:bookmarkStart w:id="56" w:name="Text58"/>
    <w:p w14:paraId="1D868607" w14:textId="77777777" w:rsidR="00FD6B11" w:rsidRPr="003E4699" w:rsidRDefault="000E0376" w:rsidP="00FD6B11">
      <w:pPr>
        <w:ind w:left="1440"/>
        <w:jc w:val="both"/>
        <w:rPr>
          <w:rFonts w:ascii="Arial" w:hAnsi="Arial" w:cs="Arial"/>
          <w:sz w:val="20"/>
        </w:rPr>
      </w:pPr>
      <w:r w:rsidRPr="003E4699">
        <w:rPr>
          <w:rFonts w:ascii="Arial" w:hAnsi="Arial" w:cs="Arial"/>
          <w:b/>
          <w:sz w:val="20"/>
          <w:szCs w:val="20"/>
          <w:highlight w:val="darkGray"/>
        </w:rPr>
        <w:fldChar w:fldCharType="begin">
          <w:ffData>
            <w:name w:val="Text58"/>
            <w:enabled/>
            <w:calcOnExit w:val="0"/>
            <w:textInput/>
          </w:ffData>
        </w:fldChar>
      </w:r>
      <w:r w:rsidR="00444D29" w:rsidRPr="003E4699">
        <w:rPr>
          <w:rFonts w:ascii="Arial" w:hAnsi="Arial" w:cs="Arial"/>
          <w:b/>
          <w:sz w:val="20"/>
          <w:szCs w:val="20"/>
          <w:highlight w:val="darkGray"/>
        </w:rPr>
        <w:instrText xml:space="preserve"> FORMTEXT </w:instrText>
      </w:r>
      <w:r w:rsidRPr="003E4699">
        <w:rPr>
          <w:rFonts w:ascii="Arial" w:hAnsi="Arial" w:cs="Arial"/>
          <w:b/>
          <w:sz w:val="20"/>
          <w:szCs w:val="20"/>
          <w:highlight w:val="darkGray"/>
        </w:rPr>
      </w:r>
      <w:r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Pr="003E4699">
        <w:rPr>
          <w:rFonts w:ascii="Arial" w:hAnsi="Arial" w:cs="Arial"/>
          <w:b/>
          <w:sz w:val="20"/>
          <w:szCs w:val="20"/>
          <w:highlight w:val="darkGray"/>
        </w:rPr>
        <w:fldChar w:fldCharType="end"/>
      </w:r>
      <w:bookmarkEnd w:id="56"/>
      <w:r w:rsidR="00444D29" w:rsidRPr="003E4699">
        <w:rPr>
          <w:rFonts w:ascii="Arial" w:hAnsi="Arial" w:cs="Arial"/>
          <w:b/>
          <w:sz w:val="20"/>
          <w:szCs w:val="20"/>
        </w:rPr>
        <w:tab/>
      </w:r>
      <w:r w:rsidR="00444D29" w:rsidRPr="003E4699">
        <w:rPr>
          <w:rFonts w:ascii="Arial" w:hAnsi="Arial" w:cs="Arial"/>
          <w:b/>
          <w:sz w:val="20"/>
          <w:szCs w:val="20"/>
        </w:rPr>
        <w:tab/>
      </w:r>
      <w:r w:rsidR="00FD6B11" w:rsidRPr="003E4699">
        <w:rPr>
          <w:rFonts w:ascii="Arial" w:hAnsi="Arial" w:cs="Arial"/>
          <w:b/>
          <w:sz w:val="20"/>
          <w:szCs w:val="20"/>
        </w:rPr>
        <w:tab/>
      </w:r>
      <w:r w:rsidR="00FD6B11" w:rsidRPr="003E4699">
        <w:rPr>
          <w:rFonts w:ascii="Arial" w:hAnsi="Arial" w:cs="Arial"/>
          <w:b/>
          <w:sz w:val="20"/>
          <w:szCs w:val="20"/>
        </w:rPr>
        <w:tab/>
      </w:r>
      <w:r w:rsidR="00FD6B11" w:rsidRPr="003E4699">
        <w:rPr>
          <w:rFonts w:ascii="Arial" w:hAnsi="Arial" w:cs="Arial"/>
          <w:sz w:val="20"/>
        </w:rPr>
        <w:t>weeks</w:t>
      </w:r>
      <w:r w:rsidR="00FD6B11" w:rsidRPr="003E4699">
        <w:rPr>
          <w:rFonts w:ascii="Arial" w:hAnsi="Arial" w:cs="Arial"/>
          <w:sz w:val="20"/>
        </w:rPr>
        <w:tab/>
      </w:r>
      <w:r w:rsidR="00FD6B11" w:rsidRPr="003E4699">
        <w:rPr>
          <w:rFonts w:ascii="Arial" w:hAnsi="Arial" w:cs="Arial"/>
          <w:sz w:val="20"/>
        </w:rPr>
        <w:tab/>
      </w:r>
      <w:r w:rsidR="00FD6B11" w:rsidRPr="003E4699">
        <w:rPr>
          <w:rFonts w:ascii="Arial" w:hAnsi="Arial" w:cs="Arial"/>
          <w:sz w:val="20"/>
        </w:rPr>
        <w:tab/>
      </w:r>
      <w:bookmarkStart w:id="57" w:name="Text59"/>
      <w:r w:rsidRPr="003E4699">
        <w:rPr>
          <w:rFonts w:ascii="Arial" w:hAnsi="Arial" w:cs="Arial"/>
          <w:b/>
          <w:sz w:val="20"/>
          <w:szCs w:val="20"/>
          <w:highlight w:val="darkGray"/>
        </w:rPr>
        <w:fldChar w:fldCharType="begin">
          <w:ffData>
            <w:name w:val="Text59"/>
            <w:enabled/>
            <w:calcOnExit w:val="0"/>
            <w:textInput/>
          </w:ffData>
        </w:fldChar>
      </w:r>
      <w:r w:rsidR="00444D29" w:rsidRPr="003E4699">
        <w:rPr>
          <w:rFonts w:ascii="Arial" w:hAnsi="Arial" w:cs="Arial"/>
          <w:b/>
          <w:sz w:val="20"/>
          <w:szCs w:val="20"/>
          <w:highlight w:val="darkGray"/>
        </w:rPr>
        <w:instrText xml:space="preserve"> FORMTEXT </w:instrText>
      </w:r>
      <w:r w:rsidRPr="003E4699">
        <w:rPr>
          <w:rFonts w:ascii="Arial" w:hAnsi="Arial" w:cs="Arial"/>
          <w:b/>
          <w:sz w:val="20"/>
          <w:szCs w:val="20"/>
          <w:highlight w:val="darkGray"/>
        </w:rPr>
      </w:r>
      <w:r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Pr="003E4699">
        <w:rPr>
          <w:rFonts w:ascii="Arial" w:hAnsi="Arial" w:cs="Arial"/>
          <w:b/>
          <w:sz w:val="20"/>
          <w:szCs w:val="20"/>
          <w:highlight w:val="darkGray"/>
        </w:rPr>
        <w:fldChar w:fldCharType="end"/>
      </w:r>
      <w:bookmarkEnd w:id="57"/>
    </w:p>
    <w:p w14:paraId="1D868608" w14:textId="77777777" w:rsidR="002E0F72" w:rsidRPr="003E4699" w:rsidRDefault="002E0F72" w:rsidP="00556D1E">
      <w:pPr>
        <w:ind w:left="3600" w:firstLine="720"/>
        <w:jc w:val="both"/>
        <w:rPr>
          <w:rFonts w:ascii="Arial" w:hAnsi="Arial" w:cs="Arial"/>
          <w:sz w:val="20"/>
        </w:rPr>
      </w:pPr>
      <w:r w:rsidRPr="003E4699">
        <w:rPr>
          <w:rFonts w:ascii="Arial" w:hAnsi="Arial" w:cs="Arial"/>
          <w:sz w:val="20"/>
        </w:rPr>
        <w:tab/>
      </w:r>
    </w:p>
    <w:bookmarkStart w:id="58" w:name="Text60"/>
    <w:p w14:paraId="1D868609" w14:textId="77777777" w:rsidR="00FD6B11" w:rsidRPr="003E4699" w:rsidRDefault="000E0376" w:rsidP="00FD6B11">
      <w:pPr>
        <w:ind w:left="1440"/>
        <w:jc w:val="both"/>
        <w:rPr>
          <w:rFonts w:ascii="Arial" w:hAnsi="Arial" w:cs="Arial"/>
          <w:sz w:val="20"/>
        </w:rPr>
      </w:pPr>
      <w:r w:rsidRPr="003E4699">
        <w:rPr>
          <w:rFonts w:ascii="Arial" w:hAnsi="Arial" w:cs="Arial"/>
          <w:b/>
          <w:sz w:val="20"/>
          <w:szCs w:val="20"/>
          <w:highlight w:val="darkGray"/>
        </w:rPr>
        <w:fldChar w:fldCharType="begin">
          <w:ffData>
            <w:name w:val="Text60"/>
            <w:enabled/>
            <w:calcOnExit w:val="0"/>
            <w:textInput/>
          </w:ffData>
        </w:fldChar>
      </w:r>
      <w:r w:rsidR="00444D29" w:rsidRPr="003E4699">
        <w:rPr>
          <w:rFonts w:ascii="Arial" w:hAnsi="Arial" w:cs="Arial"/>
          <w:b/>
          <w:sz w:val="20"/>
          <w:szCs w:val="20"/>
          <w:highlight w:val="darkGray"/>
        </w:rPr>
        <w:instrText xml:space="preserve"> FORMTEXT </w:instrText>
      </w:r>
      <w:r w:rsidRPr="003E4699">
        <w:rPr>
          <w:rFonts w:ascii="Arial" w:hAnsi="Arial" w:cs="Arial"/>
          <w:b/>
          <w:sz w:val="20"/>
          <w:szCs w:val="20"/>
          <w:highlight w:val="darkGray"/>
        </w:rPr>
      </w:r>
      <w:r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Pr="003E4699">
        <w:rPr>
          <w:rFonts w:ascii="Arial" w:hAnsi="Arial" w:cs="Arial"/>
          <w:b/>
          <w:sz w:val="20"/>
          <w:szCs w:val="20"/>
          <w:highlight w:val="darkGray"/>
        </w:rPr>
        <w:fldChar w:fldCharType="end"/>
      </w:r>
      <w:bookmarkEnd w:id="58"/>
      <w:r w:rsidR="00444D29" w:rsidRPr="003E4699">
        <w:rPr>
          <w:rFonts w:ascii="Arial" w:hAnsi="Arial" w:cs="Arial"/>
          <w:b/>
          <w:sz w:val="20"/>
          <w:szCs w:val="20"/>
        </w:rPr>
        <w:tab/>
      </w:r>
      <w:r w:rsidR="00444D29" w:rsidRPr="003E4699">
        <w:rPr>
          <w:rFonts w:ascii="Arial" w:hAnsi="Arial" w:cs="Arial"/>
          <w:b/>
          <w:sz w:val="20"/>
          <w:szCs w:val="20"/>
        </w:rPr>
        <w:tab/>
      </w:r>
      <w:r w:rsidR="00FD6B11" w:rsidRPr="003E4699">
        <w:rPr>
          <w:rFonts w:ascii="Arial" w:hAnsi="Arial" w:cs="Arial"/>
          <w:b/>
          <w:sz w:val="20"/>
          <w:szCs w:val="20"/>
        </w:rPr>
        <w:tab/>
      </w:r>
      <w:r w:rsidR="00FD6B11" w:rsidRPr="003E4699">
        <w:rPr>
          <w:rFonts w:ascii="Arial" w:hAnsi="Arial" w:cs="Arial"/>
          <w:b/>
          <w:sz w:val="20"/>
          <w:szCs w:val="20"/>
        </w:rPr>
        <w:tab/>
      </w:r>
      <w:r w:rsidR="00FD6B11" w:rsidRPr="003E4699">
        <w:rPr>
          <w:rFonts w:ascii="Arial" w:hAnsi="Arial" w:cs="Arial"/>
          <w:sz w:val="20"/>
        </w:rPr>
        <w:t>weeks</w:t>
      </w:r>
      <w:r w:rsidR="00FD6B11" w:rsidRPr="003E4699">
        <w:rPr>
          <w:rFonts w:ascii="Arial" w:hAnsi="Arial" w:cs="Arial"/>
          <w:sz w:val="20"/>
        </w:rPr>
        <w:tab/>
      </w:r>
      <w:r w:rsidR="00FD6B11" w:rsidRPr="003E4699">
        <w:rPr>
          <w:rFonts w:ascii="Arial" w:hAnsi="Arial" w:cs="Arial"/>
          <w:sz w:val="20"/>
        </w:rPr>
        <w:tab/>
      </w:r>
      <w:r w:rsidR="00FD6B11" w:rsidRPr="003E4699">
        <w:rPr>
          <w:rFonts w:ascii="Arial" w:hAnsi="Arial" w:cs="Arial"/>
          <w:sz w:val="20"/>
        </w:rPr>
        <w:tab/>
      </w:r>
      <w:bookmarkStart w:id="59" w:name="Text61"/>
      <w:r w:rsidRPr="003E4699">
        <w:rPr>
          <w:rFonts w:ascii="Arial" w:hAnsi="Arial" w:cs="Arial"/>
          <w:b/>
          <w:sz w:val="20"/>
          <w:szCs w:val="20"/>
          <w:highlight w:val="darkGray"/>
        </w:rPr>
        <w:fldChar w:fldCharType="begin">
          <w:ffData>
            <w:name w:val="Text61"/>
            <w:enabled/>
            <w:calcOnExit w:val="0"/>
            <w:textInput/>
          </w:ffData>
        </w:fldChar>
      </w:r>
      <w:r w:rsidR="00444D29" w:rsidRPr="003E4699">
        <w:rPr>
          <w:rFonts w:ascii="Arial" w:hAnsi="Arial" w:cs="Arial"/>
          <w:b/>
          <w:sz w:val="20"/>
          <w:szCs w:val="20"/>
          <w:highlight w:val="darkGray"/>
        </w:rPr>
        <w:instrText xml:space="preserve"> FORMTEXT </w:instrText>
      </w:r>
      <w:r w:rsidRPr="003E4699">
        <w:rPr>
          <w:rFonts w:ascii="Arial" w:hAnsi="Arial" w:cs="Arial"/>
          <w:b/>
          <w:sz w:val="20"/>
          <w:szCs w:val="20"/>
          <w:highlight w:val="darkGray"/>
        </w:rPr>
      </w:r>
      <w:r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Pr="003E4699">
        <w:rPr>
          <w:rFonts w:ascii="Arial" w:hAnsi="Arial" w:cs="Arial"/>
          <w:b/>
          <w:sz w:val="20"/>
          <w:szCs w:val="20"/>
          <w:highlight w:val="darkGray"/>
        </w:rPr>
        <w:fldChar w:fldCharType="end"/>
      </w:r>
      <w:bookmarkEnd w:id="59"/>
    </w:p>
    <w:p w14:paraId="1D86860A" w14:textId="77777777" w:rsidR="002E0F72" w:rsidRPr="003E4699" w:rsidRDefault="002E0F72">
      <w:pPr>
        <w:jc w:val="both"/>
        <w:rPr>
          <w:rFonts w:ascii="Arial" w:hAnsi="Arial" w:cs="Arial"/>
          <w:sz w:val="20"/>
        </w:rPr>
      </w:pPr>
    </w:p>
    <w:p w14:paraId="1D86860B" w14:textId="77777777" w:rsidR="002E0F72" w:rsidRPr="003E4699" w:rsidRDefault="002E0F72">
      <w:pPr>
        <w:jc w:val="both"/>
        <w:rPr>
          <w:rFonts w:ascii="Arial" w:hAnsi="Arial" w:cs="Arial"/>
          <w:sz w:val="20"/>
        </w:rPr>
      </w:pPr>
    </w:p>
    <w:p w14:paraId="1D86860C" w14:textId="77777777" w:rsidR="002E0F72" w:rsidRPr="003E4699" w:rsidRDefault="002E0F72">
      <w:pPr>
        <w:jc w:val="both"/>
        <w:rPr>
          <w:rFonts w:ascii="Arial" w:hAnsi="Arial" w:cs="Arial"/>
          <w:sz w:val="20"/>
        </w:rPr>
      </w:pPr>
    </w:p>
    <w:p w14:paraId="1D86860D" w14:textId="77777777" w:rsidR="00FC4377" w:rsidRPr="003E4699" w:rsidRDefault="002E0F72">
      <w:pPr>
        <w:numPr>
          <w:ilvl w:val="2"/>
          <w:numId w:val="17"/>
        </w:numPr>
        <w:rPr>
          <w:rFonts w:ascii="Arial" w:hAnsi="Arial" w:cs="Arial"/>
          <w:sz w:val="20"/>
        </w:rPr>
      </w:pPr>
      <w:r w:rsidRPr="003E4699">
        <w:rPr>
          <w:rFonts w:ascii="Arial" w:hAnsi="Arial" w:cs="Arial"/>
          <w:sz w:val="20"/>
        </w:rPr>
        <w:t xml:space="preserve">Schedule of </w:t>
      </w:r>
      <w:r w:rsidR="00FD6B11" w:rsidRPr="003E4699">
        <w:rPr>
          <w:rFonts w:ascii="Arial" w:hAnsi="Arial" w:cs="Arial"/>
          <w:sz w:val="20"/>
        </w:rPr>
        <w:t>attendances</w:t>
      </w:r>
      <w:r w:rsidRPr="003E4699">
        <w:rPr>
          <w:rFonts w:ascii="Arial" w:hAnsi="Arial" w:cs="Arial"/>
          <w:sz w:val="20"/>
        </w:rPr>
        <w:t xml:space="preserve"> as attached.</w:t>
      </w:r>
      <w:r w:rsidR="00D03289" w:rsidRPr="003E4699">
        <w:rPr>
          <w:rFonts w:ascii="Arial" w:hAnsi="Arial" w:cs="Arial"/>
          <w:sz w:val="20"/>
        </w:rPr>
        <w:br/>
      </w:r>
    </w:p>
    <w:p w14:paraId="1D86860E" w14:textId="77777777" w:rsidR="00556D1E" w:rsidRPr="003E4699" w:rsidRDefault="00D03289" w:rsidP="00042687">
      <w:pPr>
        <w:numPr>
          <w:ilvl w:val="2"/>
          <w:numId w:val="17"/>
        </w:numPr>
        <w:jc w:val="both"/>
        <w:rPr>
          <w:rFonts w:ascii="Arial" w:hAnsi="Arial" w:cs="Arial"/>
          <w:sz w:val="20"/>
        </w:rPr>
      </w:pPr>
      <w:r w:rsidRPr="003E4699">
        <w:rPr>
          <w:rFonts w:ascii="Arial" w:hAnsi="Arial" w:cs="Arial"/>
          <w:sz w:val="20"/>
        </w:rPr>
        <w:t xml:space="preserve"> The </w:t>
      </w:r>
      <w:r w:rsidR="008479D9" w:rsidRPr="003E4699">
        <w:rPr>
          <w:rFonts w:ascii="Arial" w:hAnsi="Arial" w:cs="Arial"/>
          <w:sz w:val="20"/>
        </w:rPr>
        <w:t>S</w:t>
      </w:r>
      <w:r w:rsidRPr="003E4699">
        <w:rPr>
          <w:rFonts w:ascii="Arial" w:hAnsi="Arial" w:cs="Arial"/>
          <w:sz w:val="20"/>
        </w:rPr>
        <w:t>ub</w:t>
      </w:r>
      <w:r w:rsidR="008479D9" w:rsidRPr="003E4699">
        <w:rPr>
          <w:rFonts w:ascii="Arial" w:hAnsi="Arial" w:cs="Arial"/>
          <w:sz w:val="20"/>
        </w:rPr>
        <w:t>-C</w:t>
      </w:r>
      <w:r w:rsidRPr="003E4699">
        <w:rPr>
          <w:rFonts w:ascii="Arial" w:hAnsi="Arial" w:cs="Arial"/>
          <w:sz w:val="20"/>
        </w:rPr>
        <w:t>ontractor shall ensure that all Goods and Services provided shall be suitable for use and compliant with relevant standards.</w:t>
      </w:r>
    </w:p>
    <w:p w14:paraId="1D86860F" w14:textId="77777777" w:rsidR="002E0F72" w:rsidRPr="003E4699" w:rsidRDefault="002E0F72">
      <w:pPr>
        <w:jc w:val="both"/>
        <w:rPr>
          <w:rFonts w:ascii="Arial" w:hAnsi="Arial" w:cs="Arial"/>
          <w:sz w:val="20"/>
        </w:rPr>
      </w:pPr>
    </w:p>
    <w:p w14:paraId="1D868610" w14:textId="77777777" w:rsidR="002E0F72" w:rsidRPr="003E4699" w:rsidRDefault="002E0F72" w:rsidP="00556D1E">
      <w:pPr>
        <w:numPr>
          <w:ilvl w:val="1"/>
          <w:numId w:val="17"/>
        </w:numPr>
        <w:ind w:left="709" w:hanging="709"/>
        <w:jc w:val="both"/>
        <w:rPr>
          <w:rFonts w:ascii="Arial" w:hAnsi="Arial" w:cs="Arial"/>
          <w:sz w:val="20"/>
        </w:rPr>
      </w:pPr>
      <w:r w:rsidRPr="003E4699">
        <w:rPr>
          <w:rFonts w:ascii="Arial" w:hAnsi="Arial" w:cs="Arial"/>
          <w:sz w:val="20"/>
        </w:rPr>
        <w:t xml:space="preserve">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 xml:space="preserve"> shall be deemed to have inspect</w:t>
      </w:r>
      <w:r w:rsidR="00081208" w:rsidRPr="003E4699">
        <w:rPr>
          <w:rFonts w:ascii="Arial" w:hAnsi="Arial" w:cs="Arial"/>
          <w:sz w:val="20"/>
        </w:rPr>
        <w:t xml:space="preserve">ed and examined the site and </w:t>
      </w:r>
      <w:proofErr w:type="spellStart"/>
      <w:r w:rsidR="00081208" w:rsidRPr="003E4699">
        <w:rPr>
          <w:rFonts w:ascii="Arial" w:hAnsi="Arial" w:cs="Arial"/>
          <w:sz w:val="20"/>
        </w:rPr>
        <w:t>it’</w:t>
      </w:r>
      <w:r w:rsidRPr="003E4699">
        <w:rPr>
          <w:rFonts w:ascii="Arial" w:hAnsi="Arial" w:cs="Arial"/>
          <w:sz w:val="20"/>
        </w:rPr>
        <w:t>s</w:t>
      </w:r>
      <w:proofErr w:type="spellEnd"/>
      <w:r w:rsidRPr="003E4699">
        <w:rPr>
          <w:rFonts w:ascii="Arial" w:hAnsi="Arial" w:cs="Arial"/>
          <w:sz w:val="20"/>
        </w:rPr>
        <w:t xml:space="preserve"> surroundings, the nature and extent of the work and materials necessary for completion and maintenance of the </w:t>
      </w:r>
      <w:r w:rsidR="00042687" w:rsidRPr="003E4699">
        <w:rPr>
          <w:rFonts w:ascii="Arial" w:hAnsi="Arial" w:cs="Arial"/>
          <w:sz w:val="20"/>
        </w:rPr>
        <w:t>Sub-Contract</w:t>
      </w:r>
      <w:r w:rsidR="009A57BA" w:rsidRPr="003E4699">
        <w:rPr>
          <w:rFonts w:ascii="Arial" w:hAnsi="Arial" w:cs="Arial"/>
          <w:sz w:val="20"/>
        </w:rPr>
        <w:t xml:space="preserve"> Works</w:t>
      </w:r>
      <w:r w:rsidRPr="003E4699">
        <w:rPr>
          <w:rFonts w:ascii="Arial" w:hAnsi="Arial" w:cs="Arial"/>
          <w:sz w:val="20"/>
        </w:rPr>
        <w:t xml:space="preserve"> and to have obtained for himself all necessary information as to the risks contingencies and all other circumstances influencing or affecting his tender and has included for these in his rates and prices.</w:t>
      </w:r>
    </w:p>
    <w:p w14:paraId="1D868611" w14:textId="77777777" w:rsidR="002E0F72" w:rsidRPr="003E4699" w:rsidRDefault="002E0F72" w:rsidP="00556D1E">
      <w:pPr>
        <w:ind w:left="709"/>
        <w:jc w:val="both"/>
        <w:rPr>
          <w:rFonts w:ascii="Arial" w:hAnsi="Arial" w:cs="Arial"/>
          <w:sz w:val="20"/>
        </w:rPr>
      </w:pPr>
    </w:p>
    <w:p w14:paraId="1D868612" w14:textId="77777777" w:rsidR="002E0F72" w:rsidRPr="003E4699" w:rsidRDefault="002E0F72" w:rsidP="00556D1E">
      <w:pPr>
        <w:numPr>
          <w:ilvl w:val="1"/>
          <w:numId w:val="17"/>
        </w:numPr>
        <w:ind w:left="709" w:hanging="709"/>
        <w:jc w:val="both"/>
        <w:rPr>
          <w:rFonts w:ascii="Arial" w:hAnsi="Arial" w:cs="Arial"/>
          <w:sz w:val="20"/>
        </w:rPr>
      </w:pPr>
      <w:r w:rsidRPr="003E4699">
        <w:rPr>
          <w:rFonts w:ascii="Arial" w:hAnsi="Arial" w:cs="Arial"/>
          <w:sz w:val="20"/>
        </w:rPr>
        <w:t xml:space="preserve">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 xml:space="preserve"> shall be deemed to have satisfied himself as to the correctness and sufficiency of the rates and prices stated by him in the priced Bill of Quantities / </w:t>
      </w:r>
      <w:r w:rsidR="00042687" w:rsidRPr="003E4699">
        <w:rPr>
          <w:rFonts w:ascii="Arial" w:hAnsi="Arial" w:cs="Arial"/>
          <w:sz w:val="20"/>
        </w:rPr>
        <w:t>Sub-Contract</w:t>
      </w:r>
      <w:r w:rsidRPr="003E4699">
        <w:rPr>
          <w:rFonts w:ascii="Arial" w:hAnsi="Arial" w:cs="Arial"/>
          <w:sz w:val="20"/>
        </w:rPr>
        <w:t xml:space="preserve"> Price Breakdown which shall (except in as far as is otherwise provided in the </w:t>
      </w:r>
      <w:r w:rsidR="00042687" w:rsidRPr="003E4699">
        <w:rPr>
          <w:rFonts w:ascii="Arial" w:hAnsi="Arial" w:cs="Arial"/>
          <w:sz w:val="20"/>
        </w:rPr>
        <w:t>Sub-Contract</w:t>
      </w:r>
      <w:r w:rsidRPr="003E4699">
        <w:rPr>
          <w:rFonts w:ascii="Arial" w:hAnsi="Arial" w:cs="Arial"/>
          <w:sz w:val="20"/>
        </w:rPr>
        <w:t>) cover all his obligations under the sub-contract.</w:t>
      </w:r>
    </w:p>
    <w:p w14:paraId="1D868613" w14:textId="77777777" w:rsidR="002E0F72" w:rsidRPr="003E4699" w:rsidRDefault="002E0F72" w:rsidP="00556D1E">
      <w:pPr>
        <w:ind w:left="709"/>
        <w:jc w:val="both"/>
        <w:rPr>
          <w:rFonts w:ascii="Arial" w:hAnsi="Arial" w:cs="Arial"/>
          <w:sz w:val="20"/>
        </w:rPr>
      </w:pPr>
    </w:p>
    <w:p w14:paraId="1D868614" w14:textId="77777777" w:rsidR="009A57BA" w:rsidRPr="003E4699" w:rsidRDefault="002E0F72" w:rsidP="009A57BA">
      <w:pPr>
        <w:numPr>
          <w:ilvl w:val="1"/>
          <w:numId w:val="17"/>
        </w:numPr>
        <w:ind w:left="709" w:hanging="709"/>
        <w:jc w:val="both"/>
        <w:rPr>
          <w:rFonts w:ascii="Arial" w:hAnsi="Arial" w:cs="Arial"/>
          <w:sz w:val="20"/>
        </w:rPr>
      </w:pPr>
      <w:r w:rsidRPr="003E4699">
        <w:rPr>
          <w:rFonts w:ascii="Arial" w:hAnsi="Arial" w:cs="Arial"/>
          <w:sz w:val="20"/>
        </w:rPr>
        <w:t xml:space="preserve">The Contractor’s programme requirements were discussed and agreed.  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 xml:space="preserve"> undertook to commence the </w:t>
      </w:r>
      <w:r w:rsidR="00042687" w:rsidRPr="003E4699">
        <w:rPr>
          <w:rFonts w:ascii="Arial" w:hAnsi="Arial" w:cs="Arial"/>
          <w:sz w:val="20"/>
        </w:rPr>
        <w:t>Sub-Contract</w:t>
      </w:r>
      <w:r w:rsidRPr="003E4699">
        <w:rPr>
          <w:rFonts w:ascii="Arial" w:hAnsi="Arial" w:cs="Arial"/>
          <w:sz w:val="20"/>
        </w:rPr>
        <w:t xml:space="preserve"> </w:t>
      </w:r>
      <w:r w:rsidR="004F26AD" w:rsidRPr="003E4699">
        <w:rPr>
          <w:rFonts w:ascii="Arial" w:hAnsi="Arial" w:cs="Arial"/>
          <w:sz w:val="20"/>
        </w:rPr>
        <w:t>W</w:t>
      </w:r>
      <w:r w:rsidRPr="003E4699">
        <w:rPr>
          <w:rFonts w:ascii="Arial" w:hAnsi="Arial" w:cs="Arial"/>
          <w:sz w:val="20"/>
        </w:rPr>
        <w:t>orks when so instructed and</w:t>
      </w:r>
      <w:r w:rsidR="008E23E9" w:rsidRPr="003E4699">
        <w:rPr>
          <w:rFonts w:ascii="Arial" w:hAnsi="Arial" w:cs="Arial"/>
          <w:sz w:val="20"/>
        </w:rPr>
        <w:t xml:space="preserve"> to</w:t>
      </w:r>
      <w:r w:rsidRPr="003E4699">
        <w:rPr>
          <w:rFonts w:ascii="Arial" w:hAnsi="Arial" w:cs="Arial"/>
          <w:sz w:val="20"/>
        </w:rPr>
        <w:t xml:space="preserve"> proceed thereafter with due diligence and without delay in accordance with the Contractor’s programme requirements and any revisions there</w:t>
      </w:r>
      <w:r w:rsidR="004F26AD" w:rsidRPr="003E4699">
        <w:rPr>
          <w:rFonts w:ascii="Arial" w:hAnsi="Arial" w:cs="Arial"/>
          <w:sz w:val="20"/>
        </w:rPr>
        <w:t>to</w:t>
      </w:r>
      <w:r w:rsidRPr="003E4699">
        <w:rPr>
          <w:rFonts w:ascii="Arial" w:hAnsi="Arial" w:cs="Arial"/>
          <w:sz w:val="20"/>
        </w:rPr>
        <w:t>.</w:t>
      </w:r>
    </w:p>
    <w:p w14:paraId="1D868615" w14:textId="77777777" w:rsidR="00DA0E45" w:rsidRPr="003E4699" w:rsidRDefault="00DA0E45" w:rsidP="009A57BA">
      <w:pPr>
        <w:pStyle w:val="ListParagraph"/>
        <w:rPr>
          <w:rFonts w:ascii="Arial" w:hAnsi="Arial" w:cs="Arial"/>
          <w:sz w:val="20"/>
        </w:rPr>
      </w:pPr>
    </w:p>
    <w:p w14:paraId="1D868616" w14:textId="77777777" w:rsidR="002E0F72" w:rsidRPr="003E4699" w:rsidRDefault="002E0F72" w:rsidP="004F26AD">
      <w:pPr>
        <w:numPr>
          <w:ilvl w:val="1"/>
          <w:numId w:val="17"/>
        </w:numPr>
        <w:ind w:left="709" w:hanging="709"/>
        <w:jc w:val="both"/>
        <w:rPr>
          <w:rFonts w:ascii="Arial" w:hAnsi="Arial" w:cs="Arial"/>
          <w:sz w:val="20"/>
        </w:rPr>
      </w:pPr>
      <w:r w:rsidRPr="003E4699">
        <w:rPr>
          <w:rFonts w:ascii="Arial" w:hAnsi="Arial" w:cs="Arial"/>
          <w:sz w:val="20"/>
        </w:rPr>
        <w:t xml:space="preserve">The </w:t>
      </w:r>
      <w:r w:rsidR="00042687" w:rsidRPr="003E4699">
        <w:rPr>
          <w:rFonts w:ascii="Arial" w:hAnsi="Arial" w:cs="Arial"/>
          <w:sz w:val="20"/>
        </w:rPr>
        <w:t>sub-contract</w:t>
      </w:r>
      <w:r w:rsidRPr="003E4699">
        <w:rPr>
          <w:rFonts w:ascii="Arial" w:hAnsi="Arial" w:cs="Arial"/>
          <w:sz w:val="20"/>
        </w:rPr>
        <w:t xml:space="preserve"> price is: </w:t>
      </w:r>
      <w:r w:rsidR="00444D29" w:rsidRPr="003E4699">
        <w:rPr>
          <w:rFonts w:ascii="Arial" w:hAnsi="Arial" w:cs="Arial"/>
          <w:sz w:val="20"/>
        </w:rPr>
        <w:t>£</w:t>
      </w:r>
      <w:r w:rsidR="000E0376" w:rsidRPr="003E4699">
        <w:rPr>
          <w:rFonts w:ascii="Arial" w:hAnsi="Arial" w:cs="Arial"/>
          <w:b/>
          <w:sz w:val="20"/>
          <w:szCs w:val="20"/>
          <w:highlight w:val="darkGray"/>
        </w:rPr>
        <w:fldChar w:fldCharType="begin">
          <w:ffData>
            <w:name w:val="Text62"/>
            <w:enabled/>
            <w:calcOnExit w:val="0"/>
            <w:textInput/>
          </w:ffData>
        </w:fldChar>
      </w:r>
      <w:bookmarkStart w:id="60" w:name="Text62"/>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60"/>
      <w:r w:rsidR="00444D29" w:rsidRPr="003E4699">
        <w:rPr>
          <w:rFonts w:ascii="Arial" w:hAnsi="Arial" w:cs="Arial"/>
          <w:b/>
          <w:sz w:val="20"/>
          <w:szCs w:val="20"/>
        </w:rPr>
        <w:t xml:space="preserve"> </w:t>
      </w:r>
      <w:r w:rsidR="00556D1E" w:rsidRPr="003E4699">
        <w:rPr>
          <w:rFonts w:ascii="Arial" w:hAnsi="Arial" w:cs="Arial"/>
          <w:sz w:val="20"/>
        </w:rPr>
        <w:t xml:space="preserve">(the </w:t>
      </w:r>
      <w:r w:rsidR="00042687" w:rsidRPr="003E4699">
        <w:rPr>
          <w:rFonts w:ascii="Arial" w:hAnsi="Arial" w:cs="Arial"/>
          <w:sz w:val="20"/>
        </w:rPr>
        <w:t>Sub-Contract</w:t>
      </w:r>
      <w:r w:rsidR="00556D1E" w:rsidRPr="003E4699">
        <w:rPr>
          <w:rFonts w:ascii="Arial" w:hAnsi="Arial" w:cs="Arial"/>
          <w:sz w:val="20"/>
        </w:rPr>
        <w:t xml:space="preserve"> Price)</w:t>
      </w:r>
    </w:p>
    <w:p w14:paraId="1D868617" w14:textId="77777777" w:rsidR="002E0F72" w:rsidRPr="003E4699" w:rsidRDefault="002E0F72" w:rsidP="00556D1E">
      <w:pPr>
        <w:ind w:left="709"/>
        <w:jc w:val="both"/>
        <w:rPr>
          <w:rFonts w:ascii="Arial" w:hAnsi="Arial" w:cs="Arial"/>
          <w:sz w:val="20"/>
        </w:rPr>
      </w:pPr>
    </w:p>
    <w:p w14:paraId="1D868618" w14:textId="77777777" w:rsidR="002E0F72" w:rsidRPr="003E4699" w:rsidRDefault="00042687" w:rsidP="00556D1E">
      <w:pPr>
        <w:numPr>
          <w:ilvl w:val="1"/>
          <w:numId w:val="17"/>
        </w:numPr>
        <w:ind w:left="709" w:hanging="709"/>
        <w:jc w:val="both"/>
        <w:rPr>
          <w:rFonts w:ascii="Arial" w:hAnsi="Arial" w:cs="Arial"/>
          <w:sz w:val="20"/>
        </w:rPr>
      </w:pPr>
      <w:r w:rsidRPr="003E4699">
        <w:rPr>
          <w:rFonts w:ascii="Arial" w:hAnsi="Arial" w:cs="Arial"/>
          <w:sz w:val="20"/>
        </w:rPr>
        <w:t>Sub-Contract</w:t>
      </w:r>
      <w:r w:rsidR="002E0F72" w:rsidRPr="003E4699">
        <w:rPr>
          <w:rFonts w:ascii="Arial" w:hAnsi="Arial" w:cs="Arial"/>
          <w:sz w:val="20"/>
        </w:rPr>
        <w:t xml:space="preserve"> </w:t>
      </w:r>
      <w:r w:rsidR="00556D1E" w:rsidRPr="003E4699">
        <w:rPr>
          <w:rFonts w:ascii="Arial" w:hAnsi="Arial" w:cs="Arial"/>
          <w:sz w:val="20"/>
        </w:rPr>
        <w:t>Price</w:t>
      </w:r>
      <w:r w:rsidR="002E0F72" w:rsidRPr="003E4699">
        <w:rPr>
          <w:rFonts w:ascii="Arial" w:hAnsi="Arial" w:cs="Arial"/>
          <w:sz w:val="20"/>
        </w:rPr>
        <w:t xml:space="preserve"> in words:</w:t>
      </w:r>
      <w:r w:rsidR="004F26AD" w:rsidRPr="003E4699">
        <w:rPr>
          <w:rFonts w:ascii="Arial" w:hAnsi="Arial" w:cs="Arial"/>
          <w:sz w:val="20"/>
        </w:rPr>
        <w:t xml:space="preserve"> </w:t>
      </w:r>
      <w:bookmarkStart w:id="61" w:name="Text63"/>
      <w:r w:rsidR="000E0376" w:rsidRPr="003E4699">
        <w:rPr>
          <w:rFonts w:ascii="Arial" w:hAnsi="Arial" w:cs="Arial"/>
          <w:b/>
          <w:sz w:val="20"/>
          <w:szCs w:val="20"/>
          <w:highlight w:val="darkGray"/>
        </w:rPr>
        <w:fldChar w:fldCharType="begin">
          <w:ffData>
            <w:name w:val="Text63"/>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61"/>
    </w:p>
    <w:p w14:paraId="1D868619" w14:textId="77777777" w:rsidR="002E0F72" w:rsidRPr="003E4699" w:rsidRDefault="002E0F72" w:rsidP="00556D1E">
      <w:pPr>
        <w:ind w:left="709"/>
        <w:jc w:val="both"/>
        <w:rPr>
          <w:rFonts w:ascii="Arial" w:hAnsi="Arial" w:cs="Arial"/>
          <w:sz w:val="20"/>
        </w:rPr>
      </w:pPr>
    </w:p>
    <w:p w14:paraId="1D86861A" w14:textId="77777777" w:rsidR="002E0F72" w:rsidRPr="003E4699" w:rsidRDefault="00FC75F2" w:rsidP="00174604">
      <w:pPr>
        <w:numPr>
          <w:ilvl w:val="1"/>
          <w:numId w:val="17"/>
        </w:numPr>
        <w:ind w:left="709" w:hanging="709"/>
        <w:jc w:val="both"/>
        <w:rPr>
          <w:rFonts w:ascii="Arial" w:hAnsi="Arial" w:cs="Arial"/>
          <w:sz w:val="20"/>
          <w:highlight w:val="lightGray"/>
        </w:rPr>
      </w:pPr>
      <w:r w:rsidRPr="003E4699">
        <w:rPr>
          <w:rFonts w:ascii="Arial" w:hAnsi="Arial" w:cs="Arial"/>
          <w:sz w:val="20"/>
          <w:highlight w:val="lightGray"/>
        </w:rPr>
        <w:t>[</w:t>
      </w:r>
      <w:r w:rsidR="002E0F72" w:rsidRPr="003E4699">
        <w:rPr>
          <w:rFonts w:ascii="Arial" w:hAnsi="Arial" w:cs="Arial"/>
          <w:sz w:val="20"/>
          <w:highlight w:val="lightGray"/>
        </w:rPr>
        <w:t>Fixed Price Lump Sum</w:t>
      </w:r>
      <w:r w:rsidRPr="003E4699">
        <w:rPr>
          <w:rFonts w:ascii="Arial" w:hAnsi="Arial" w:cs="Arial"/>
          <w:sz w:val="20"/>
          <w:highlight w:val="lightGray"/>
        </w:rPr>
        <w:t>]</w:t>
      </w:r>
      <w:r w:rsidR="00174604" w:rsidRPr="003E4699">
        <w:rPr>
          <w:rFonts w:ascii="Arial" w:hAnsi="Arial" w:cs="Arial"/>
          <w:sz w:val="20"/>
          <w:highlight w:val="lightGray"/>
        </w:rPr>
        <w:t xml:space="preserve"> </w:t>
      </w:r>
      <w:r w:rsidRPr="003E4699">
        <w:rPr>
          <w:rFonts w:ascii="Arial" w:hAnsi="Arial" w:cs="Arial"/>
          <w:sz w:val="20"/>
          <w:highlight w:val="lightGray"/>
        </w:rPr>
        <w:t>[</w:t>
      </w:r>
      <w:r w:rsidR="002E0F72" w:rsidRPr="003E4699">
        <w:rPr>
          <w:rFonts w:ascii="Arial" w:hAnsi="Arial" w:cs="Arial"/>
          <w:sz w:val="20"/>
          <w:highlight w:val="lightGray"/>
        </w:rPr>
        <w:t>Re-measurable in accordance with the schedule of rates ref ………</w:t>
      </w:r>
      <w:r w:rsidRPr="003E4699">
        <w:rPr>
          <w:rFonts w:ascii="Arial" w:hAnsi="Arial" w:cs="Arial"/>
          <w:sz w:val="20"/>
          <w:highlight w:val="lightGray"/>
        </w:rPr>
        <w:t>]</w:t>
      </w:r>
    </w:p>
    <w:p w14:paraId="1D86861B" w14:textId="77777777" w:rsidR="002E0F72" w:rsidRPr="003E4699" w:rsidRDefault="002E0F72" w:rsidP="00556D1E">
      <w:pPr>
        <w:ind w:left="709"/>
        <w:jc w:val="both"/>
        <w:rPr>
          <w:rFonts w:ascii="Arial" w:hAnsi="Arial" w:cs="Arial"/>
          <w:sz w:val="20"/>
        </w:rPr>
      </w:pPr>
    </w:p>
    <w:p w14:paraId="1D86861C" w14:textId="77777777" w:rsidR="002E0F72" w:rsidRPr="003E4699" w:rsidRDefault="002E0F72" w:rsidP="00556D1E">
      <w:pPr>
        <w:numPr>
          <w:ilvl w:val="1"/>
          <w:numId w:val="17"/>
        </w:numPr>
        <w:ind w:left="709" w:hanging="709"/>
        <w:jc w:val="both"/>
        <w:rPr>
          <w:rFonts w:ascii="Arial" w:hAnsi="Arial" w:cs="Arial"/>
          <w:sz w:val="20"/>
        </w:rPr>
      </w:pPr>
      <w:r w:rsidRPr="003E4699">
        <w:rPr>
          <w:rFonts w:ascii="Arial" w:hAnsi="Arial" w:cs="Arial"/>
          <w:sz w:val="20"/>
        </w:rPr>
        <w:t xml:space="preserve">The </w:t>
      </w:r>
      <w:r w:rsidR="00042687" w:rsidRPr="003E4699">
        <w:rPr>
          <w:rFonts w:ascii="Arial" w:hAnsi="Arial" w:cs="Arial"/>
          <w:sz w:val="20"/>
        </w:rPr>
        <w:t>Sub-Contract</w:t>
      </w:r>
      <w:r w:rsidRPr="003E4699">
        <w:rPr>
          <w:rFonts w:ascii="Arial" w:hAnsi="Arial" w:cs="Arial"/>
          <w:sz w:val="20"/>
        </w:rPr>
        <w:t xml:space="preserve"> </w:t>
      </w:r>
      <w:r w:rsidR="00FC75F2" w:rsidRPr="003E4699">
        <w:rPr>
          <w:rFonts w:ascii="Arial" w:hAnsi="Arial" w:cs="Arial"/>
          <w:sz w:val="20"/>
        </w:rPr>
        <w:t>P</w:t>
      </w:r>
      <w:r w:rsidRPr="003E4699">
        <w:rPr>
          <w:rFonts w:ascii="Arial" w:hAnsi="Arial" w:cs="Arial"/>
          <w:sz w:val="20"/>
        </w:rPr>
        <w:t xml:space="preserve">rice is subject to a </w:t>
      </w:r>
      <w:r w:rsidR="00FC75F2" w:rsidRPr="003E4699">
        <w:rPr>
          <w:rFonts w:ascii="Arial" w:hAnsi="Arial" w:cs="Arial"/>
          <w:sz w:val="20"/>
        </w:rPr>
        <w:t>discount of:</w:t>
      </w:r>
      <w:r w:rsidR="004F26AD" w:rsidRPr="003E4699">
        <w:rPr>
          <w:rFonts w:ascii="Arial" w:hAnsi="Arial" w:cs="Arial"/>
          <w:b/>
          <w:sz w:val="20"/>
          <w:szCs w:val="20"/>
          <w:highlight w:val="darkGray"/>
        </w:rPr>
        <w:t xml:space="preserve"> </w:t>
      </w:r>
      <w:bookmarkStart w:id="62" w:name="Text64"/>
      <w:r w:rsidR="000E0376" w:rsidRPr="003E4699">
        <w:rPr>
          <w:rFonts w:ascii="Arial" w:hAnsi="Arial" w:cs="Arial"/>
          <w:b/>
          <w:sz w:val="20"/>
          <w:szCs w:val="20"/>
          <w:highlight w:val="darkGray"/>
        </w:rPr>
        <w:fldChar w:fldCharType="begin">
          <w:ffData>
            <w:name w:val="Text64"/>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62"/>
      <w:r w:rsidR="00FC75F2" w:rsidRPr="003E4699">
        <w:rPr>
          <w:rFonts w:ascii="Arial" w:hAnsi="Arial" w:cs="Arial"/>
          <w:sz w:val="20"/>
        </w:rPr>
        <w:t xml:space="preserve">% that </w:t>
      </w:r>
      <w:r w:rsidRPr="003E4699">
        <w:rPr>
          <w:rFonts w:ascii="Arial" w:hAnsi="Arial" w:cs="Arial"/>
          <w:sz w:val="20"/>
        </w:rPr>
        <w:t xml:space="preserve">shall apply to all amendments to the </w:t>
      </w:r>
      <w:r w:rsidR="00042687" w:rsidRPr="003E4699">
        <w:rPr>
          <w:rFonts w:ascii="Arial" w:hAnsi="Arial" w:cs="Arial"/>
          <w:sz w:val="20"/>
        </w:rPr>
        <w:t>Sub-Contract</w:t>
      </w:r>
      <w:r w:rsidRPr="003E4699">
        <w:rPr>
          <w:rFonts w:ascii="Arial" w:hAnsi="Arial" w:cs="Arial"/>
          <w:sz w:val="20"/>
        </w:rPr>
        <w:t xml:space="preserve"> </w:t>
      </w:r>
      <w:r w:rsidR="00FC75F2" w:rsidRPr="003E4699">
        <w:rPr>
          <w:rFonts w:ascii="Arial" w:hAnsi="Arial" w:cs="Arial"/>
          <w:sz w:val="20"/>
        </w:rPr>
        <w:t>P</w:t>
      </w:r>
      <w:r w:rsidRPr="003E4699">
        <w:rPr>
          <w:rFonts w:ascii="Arial" w:hAnsi="Arial" w:cs="Arial"/>
          <w:sz w:val="20"/>
        </w:rPr>
        <w:t>rice.</w:t>
      </w:r>
    </w:p>
    <w:p w14:paraId="1D86861D" w14:textId="77777777" w:rsidR="002E0F72" w:rsidRPr="003E4699" w:rsidRDefault="002E0F72" w:rsidP="00FC75F2">
      <w:pPr>
        <w:ind w:left="709"/>
        <w:jc w:val="both"/>
        <w:rPr>
          <w:rFonts w:ascii="Arial" w:hAnsi="Arial" w:cs="Arial"/>
          <w:sz w:val="20"/>
        </w:rPr>
      </w:pPr>
    </w:p>
    <w:p w14:paraId="1D86861E" w14:textId="77777777" w:rsidR="002E0F72" w:rsidRPr="003E4699" w:rsidRDefault="002E0F72" w:rsidP="00556D1E">
      <w:pPr>
        <w:numPr>
          <w:ilvl w:val="1"/>
          <w:numId w:val="17"/>
        </w:numPr>
        <w:ind w:left="709" w:hanging="709"/>
        <w:jc w:val="both"/>
        <w:rPr>
          <w:rFonts w:ascii="Arial" w:hAnsi="Arial" w:cs="Arial"/>
          <w:sz w:val="20"/>
        </w:rPr>
      </w:pPr>
      <w:r w:rsidRPr="003E4699">
        <w:rPr>
          <w:rFonts w:ascii="Arial" w:hAnsi="Arial" w:cs="Arial"/>
          <w:sz w:val="20"/>
        </w:rPr>
        <w:t xml:space="preserve">The percentage of retention applicable to the </w:t>
      </w:r>
      <w:r w:rsidR="00042687" w:rsidRPr="003E4699">
        <w:rPr>
          <w:rFonts w:ascii="Arial" w:hAnsi="Arial" w:cs="Arial"/>
          <w:sz w:val="20"/>
        </w:rPr>
        <w:t>Sub-Contract</w:t>
      </w:r>
      <w:r w:rsidRPr="003E4699">
        <w:rPr>
          <w:rFonts w:ascii="Arial" w:hAnsi="Arial" w:cs="Arial"/>
          <w:sz w:val="20"/>
        </w:rPr>
        <w:t xml:space="preserve"> shall be: </w:t>
      </w:r>
      <w:bookmarkStart w:id="63" w:name="Text65"/>
      <w:r w:rsidR="000E0376" w:rsidRPr="003E4699">
        <w:rPr>
          <w:rFonts w:ascii="Arial" w:hAnsi="Arial" w:cs="Arial"/>
          <w:b/>
          <w:sz w:val="20"/>
          <w:szCs w:val="20"/>
          <w:highlight w:val="darkGray"/>
        </w:rPr>
        <w:fldChar w:fldCharType="begin">
          <w:ffData>
            <w:name w:val="Text65"/>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63"/>
      <w:r w:rsidRPr="003E4699">
        <w:rPr>
          <w:rFonts w:ascii="Arial" w:hAnsi="Arial" w:cs="Arial"/>
          <w:sz w:val="20"/>
        </w:rPr>
        <w:t>%</w:t>
      </w:r>
      <w:r w:rsidR="00FC75F2" w:rsidRPr="003E4699">
        <w:rPr>
          <w:rFonts w:ascii="Arial" w:hAnsi="Arial" w:cs="Arial"/>
          <w:sz w:val="20"/>
        </w:rPr>
        <w:t>.</w:t>
      </w:r>
    </w:p>
    <w:p w14:paraId="1D86861F" w14:textId="77777777" w:rsidR="00FC4377" w:rsidRPr="003E4699" w:rsidRDefault="00FC4377">
      <w:pPr>
        <w:pStyle w:val="ListParagraph"/>
        <w:rPr>
          <w:rFonts w:ascii="Arial" w:hAnsi="Arial" w:cs="Arial"/>
          <w:sz w:val="20"/>
        </w:rPr>
      </w:pPr>
    </w:p>
    <w:p w14:paraId="1D868620" w14:textId="18127308" w:rsidR="00FC4377" w:rsidRPr="003E4699" w:rsidRDefault="00E42050" w:rsidP="00026F28">
      <w:pPr>
        <w:numPr>
          <w:ilvl w:val="1"/>
          <w:numId w:val="17"/>
        </w:numPr>
        <w:ind w:left="709" w:hanging="709"/>
        <w:jc w:val="both"/>
        <w:rPr>
          <w:rFonts w:ascii="Arial" w:hAnsi="Arial" w:cs="Arial"/>
          <w:sz w:val="20"/>
        </w:rPr>
      </w:pPr>
      <w:r w:rsidRPr="003E4699">
        <w:rPr>
          <w:rFonts w:ascii="Arial" w:hAnsi="Arial" w:cs="Arial"/>
          <w:sz w:val="20"/>
        </w:rPr>
        <w:t xml:space="preserve">The </w:t>
      </w:r>
      <w:r w:rsidR="00026F28" w:rsidRPr="003E4699">
        <w:rPr>
          <w:rFonts w:ascii="Arial" w:hAnsi="Arial" w:cs="Arial"/>
          <w:sz w:val="20"/>
        </w:rPr>
        <w:t>S</w:t>
      </w:r>
      <w:r w:rsidRPr="003E4699">
        <w:rPr>
          <w:rFonts w:ascii="Arial" w:hAnsi="Arial" w:cs="Arial"/>
          <w:sz w:val="20"/>
        </w:rPr>
        <w:t>ub</w:t>
      </w:r>
      <w:r w:rsidR="00FC4377" w:rsidRPr="003E4699">
        <w:rPr>
          <w:rFonts w:ascii="Arial" w:hAnsi="Arial" w:cs="Arial"/>
          <w:sz w:val="20"/>
        </w:rPr>
        <w:t>-</w:t>
      </w:r>
      <w:r w:rsidR="00026F28" w:rsidRPr="003E4699">
        <w:rPr>
          <w:rFonts w:ascii="Arial" w:hAnsi="Arial" w:cs="Arial"/>
          <w:sz w:val="20"/>
        </w:rPr>
        <w:t>C</w:t>
      </w:r>
      <w:r w:rsidRPr="003E4699">
        <w:rPr>
          <w:rFonts w:ascii="Arial" w:hAnsi="Arial" w:cs="Arial"/>
          <w:sz w:val="20"/>
        </w:rPr>
        <w:t xml:space="preserve">ontractor is permitted to submit </w:t>
      </w:r>
      <w:r w:rsidR="00FC4377" w:rsidRPr="003E4699">
        <w:rPr>
          <w:rFonts w:ascii="Arial" w:hAnsi="Arial" w:cs="Arial"/>
          <w:sz w:val="20"/>
        </w:rPr>
        <w:t>m</w:t>
      </w:r>
      <w:r w:rsidRPr="003E4699">
        <w:rPr>
          <w:rFonts w:ascii="Arial" w:hAnsi="Arial" w:cs="Arial"/>
          <w:sz w:val="20"/>
        </w:rPr>
        <w:t xml:space="preserve">onthly applications for interim payment </w:t>
      </w:r>
      <w:r w:rsidR="00F53E49" w:rsidRPr="003E4699">
        <w:rPr>
          <w:rFonts w:ascii="Arial" w:hAnsi="Arial" w:cs="Arial"/>
          <w:sz w:val="20"/>
        </w:rPr>
        <w:t xml:space="preserve">on the </w:t>
      </w:r>
      <w:del w:id="64" w:author="Author" w:date="2023-07-11T09:01:00Z">
        <w:r w:rsidR="00F53E49" w:rsidRPr="003E4699" w:rsidDel="00605E87">
          <w:rPr>
            <w:rFonts w:ascii="Arial" w:hAnsi="Arial" w:cs="Arial"/>
            <w:sz w:val="20"/>
          </w:rPr>
          <w:delText>26</w:delText>
        </w:r>
        <w:r w:rsidR="00F53E49" w:rsidRPr="003E4699" w:rsidDel="00605E87">
          <w:rPr>
            <w:rFonts w:ascii="Arial" w:hAnsi="Arial" w:cs="Arial"/>
            <w:sz w:val="20"/>
            <w:vertAlign w:val="superscript"/>
          </w:rPr>
          <w:delText>th</w:delText>
        </w:r>
      </w:del>
      <w:ins w:id="65" w:author="Author" w:date="2023-07-11T09:01:00Z">
        <w:r w:rsidR="00605E87">
          <w:rPr>
            <w:rFonts w:ascii="Arial" w:hAnsi="Arial" w:cs="Arial"/>
            <w:sz w:val="20"/>
            <w:vertAlign w:val="superscript"/>
          </w:rPr>
          <w:t xml:space="preserve"> says 22nd in main order</w:t>
        </w:r>
      </w:ins>
      <w:r w:rsidR="00F53E49" w:rsidRPr="003E4699">
        <w:rPr>
          <w:rFonts w:ascii="Arial" w:hAnsi="Arial" w:cs="Arial"/>
          <w:sz w:val="20"/>
        </w:rPr>
        <w:t xml:space="preserve"> day of the month (or on alternative dates agreed between the parties) following commencement of the Sub-Contract Works.</w:t>
      </w:r>
    </w:p>
    <w:p w14:paraId="1D868621" w14:textId="77777777" w:rsidR="00F53E49" w:rsidRPr="003E4699" w:rsidRDefault="00F53E49" w:rsidP="00F53E49">
      <w:pPr>
        <w:pStyle w:val="ListParagraph"/>
        <w:rPr>
          <w:rFonts w:ascii="Arial" w:hAnsi="Arial" w:cs="Arial"/>
          <w:sz w:val="20"/>
        </w:rPr>
      </w:pPr>
    </w:p>
    <w:p w14:paraId="1D868622" w14:textId="77777777" w:rsidR="00F53E49" w:rsidRPr="003E4699" w:rsidRDefault="00F53E49" w:rsidP="00026F28">
      <w:pPr>
        <w:numPr>
          <w:ilvl w:val="1"/>
          <w:numId w:val="17"/>
        </w:numPr>
        <w:ind w:left="709" w:hanging="709"/>
        <w:jc w:val="both"/>
        <w:rPr>
          <w:rFonts w:ascii="Arial" w:hAnsi="Arial" w:cs="Arial"/>
          <w:sz w:val="20"/>
        </w:rPr>
      </w:pPr>
      <w:r w:rsidRPr="003E4699">
        <w:rPr>
          <w:rFonts w:ascii="Arial" w:hAnsi="Arial" w:cs="Arial"/>
          <w:sz w:val="20"/>
        </w:rPr>
        <w:t xml:space="preserve">The due date for payment will be 30 days </w:t>
      </w:r>
      <w:r w:rsidR="00B061DE" w:rsidRPr="003E4699">
        <w:rPr>
          <w:rFonts w:ascii="Arial" w:hAnsi="Arial" w:cs="Arial"/>
          <w:sz w:val="20"/>
        </w:rPr>
        <w:t>from the end of the month following</w:t>
      </w:r>
      <w:r w:rsidRPr="003E4699">
        <w:rPr>
          <w:rFonts w:ascii="Arial" w:hAnsi="Arial" w:cs="Arial"/>
          <w:sz w:val="20"/>
        </w:rPr>
        <w:t xml:space="preserve"> receipt of the Sub-Contractor’s application for payment (which must be received on the</w:t>
      </w:r>
      <w:del w:id="66" w:author="Author" w:date="2023-07-11T09:01:00Z">
        <w:r w:rsidRPr="003E4699" w:rsidDel="00605E87">
          <w:rPr>
            <w:rFonts w:ascii="Arial" w:hAnsi="Arial" w:cs="Arial"/>
            <w:sz w:val="20"/>
          </w:rPr>
          <w:delText xml:space="preserve"> 26</w:delText>
        </w:r>
        <w:r w:rsidRPr="003E4699" w:rsidDel="00605E87">
          <w:rPr>
            <w:rFonts w:ascii="Arial" w:hAnsi="Arial" w:cs="Arial"/>
            <w:sz w:val="20"/>
            <w:vertAlign w:val="superscript"/>
          </w:rPr>
          <w:delText>th</w:delText>
        </w:r>
      </w:del>
      <w:r w:rsidRPr="003E4699">
        <w:rPr>
          <w:rFonts w:ascii="Arial" w:hAnsi="Arial" w:cs="Arial"/>
          <w:sz w:val="20"/>
        </w:rPr>
        <w:t xml:space="preserve"> day of the month (or on alternative dates agreed between the parties)) and the final date for payment is </w:t>
      </w:r>
      <w:bookmarkStart w:id="67" w:name="Text66"/>
      <w:r w:rsidR="000E0376" w:rsidRPr="003E4699">
        <w:rPr>
          <w:rFonts w:ascii="Arial" w:hAnsi="Arial" w:cs="Arial"/>
          <w:b/>
          <w:sz w:val="20"/>
          <w:szCs w:val="20"/>
          <w:highlight w:val="lightGray"/>
        </w:rPr>
        <w:fldChar w:fldCharType="begin">
          <w:ffData>
            <w:name w:val="Text66"/>
            <w:enabled/>
            <w:calcOnExit w:val="0"/>
            <w:textInput>
              <w:default w:val="30 / 15"/>
            </w:textInput>
          </w:ffData>
        </w:fldChar>
      </w:r>
      <w:r w:rsidR="00444D29" w:rsidRPr="003E4699">
        <w:rPr>
          <w:rFonts w:ascii="Arial" w:hAnsi="Arial" w:cs="Arial"/>
          <w:b/>
          <w:sz w:val="20"/>
          <w:szCs w:val="20"/>
          <w:highlight w:val="lightGray"/>
        </w:rPr>
        <w:instrText xml:space="preserve"> FORMTEXT </w:instrText>
      </w:r>
      <w:r w:rsidR="000E0376" w:rsidRPr="003E4699">
        <w:rPr>
          <w:rFonts w:ascii="Arial" w:hAnsi="Arial" w:cs="Arial"/>
          <w:b/>
          <w:sz w:val="20"/>
          <w:szCs w:val="20"/>
          <w:highlight w:val="lightGray"/>
        </w:rPr>
      </w:r>
      <w:r w:rsidR="000E0376" w:rsidRPr="003E4699">
        <w:rPr>
          <w:rFonts w:ascii="Arial" w:hAnsi="Arial" w:cs="Arial"/>
          <w:b/>
          <w:sz w:val="20"/>
          <w:szCs w:val="20"/>
          <w:highlight w:val="lightGray"/>
        </w:rPr>
        <w:fldChar w:fldCharType="separate"/>
      </w:r>
      <w:r w:rsidR="00444D29" w:rsidRPr="003E4699">
        <w:rPr>
          <w:rFonts w:ascii="Arial" w:hAnsi="Arial" w:cs="Arial"/>
          <w:b/>
          <w:noProof/>
          <w:sz w:val="20"/>
          <w:szCs w:val="20"/>
          <w:highlight w:val="lightGray"/>
        </w:rPr>
        <w:t>30 / 15</w:t>
      </w:r>
      <w:r w:rsidR="000E0376" w:rsidRPr="003E4699">
        <w:rPr>
          <w:rFonts w:ascii="Arial" w:hAnsi="Arial" w:cs="Arial"/>
          <w:b/>
          <w:sz w:val="20"/>
          <w:szCs w:val="20"/>
          <w:highlight w:val="lightGray"/>
        </w:rPr>
        <w:fldChar w:fldCharType="end"/>
      </w:r>
      <w:bookmarkEnd w:id="67"/>
      <w:r w:rsidR="00444D29" w:rsidRPr="003E4699">
        <w:rPr>
          <w:rFonts w:ascii="Arial" w:hAnsi="Arial" w:cs="Arial"/>
          <w:b/>
          <w:sz w:val="20"/>
          <w:szCs w:val="20"/>
        </w:rPr>
        <w:t xml:space="preserve"> </w:t>
      </w:r>
      <w:r w:rsidRPr="003E4699">
        <w:rPr>
          <w:rFonts w:ascii="Arial" w:hAnsi="Arial" w:cs="Arial"/>
          <w:sz w:val="20"/>
        </w:rPr>
        <w:t>days from the due date.</w:t>
      </w:r>
    </w:p>
    <w:p w14:paraId="1D868623" w14:textId="77777777" w:rsidR="002E0F72" w:rsidRPr="003E4699" w:rsidRDefault="002E0F72" w:rsidP="00FC75F2">
      <w:pPr>
        <w:ind w:left="709"/>
        <w:jc w:val="both"/>
        <w:rPr>
          <w:rFonts w:ascii="Arial" w:hAnsi="Arial" w:cs="Arial"/>
          <w:sz w:val="20"/>
        </w:rPr>
      </w:pPr>
    </w:p>
    <w:p w14:paraId="1D868624" w14:textId="77777777" w:rsidR="002E0F72" w:rsidRPr="003E4699" w:rsidRDefault="008E23E9" w:rsidP="00556D1E">
      <w:pPr>
        <w:numPr>
          <w:ilvl w:val="1"/>
          <w:numId w:val="17"/>
        </w:numPr>
        <w:ind w:left="709" w:hanging="709"/>
        <w:jc w:val="both"/>
        <w:rPr>
          <w:rFonts w:ascii="Arial" w:hAnsi="Arial" w:cs="Arial"/>
          <w:sz w:val="20"/>
          <w:highlight w:val="lightGray"/>
        </w:rPr>
      </w:pPr>
      <w:r w:rsidRPr="003E4699">
        <w:rPr>
          <w:rFonts w:ascii="Arial" w:hAnsi="Arial" w:cs="Arial"/>
          <w:sz w:val="20"/>
          <w:highlight w:val="lightGray"/>
        </w:rPr>
        <w:t>[</w:t>
      </w:r>
      <w:r w:rsidR="002E0F72" w:rsidRPr="003E4699">
        <w:rPr>
          <w:rFonts w:ascii="Arial" w:hAnsi="Arial" w:cs="Arial"/>
          <w:sz w:val="20"/>
          <w:highlight w:val="lightGray"/>
        </w:rPr>
        <w:t xml:space="preserve">The </w:t>
      </w:r>
      <w:r w:rsidR="00174604" w:rsidRPr="003E4699">
        <w:rPr>
          <w:rFonts w:ascii="Arial" w:hAnsi="Arial" w:cs="Arial"/>
          <w:sz w:val="20"/>
          <w:highlight w:val="lightGray"/>
        </w:rPr>
        <w:t xml:space="preserve">Proposed </w:t>
      </w:r>
      <w:r w:rsidR="00042687" w:rsidRPr="003E4699">
        <w:rPr>
          <w:rFonts w:ascii="Arial" w:hAnsi="Arial" w:cs="Arial"/>
          <w:sz w:val="20"/>
          <w:highlight w:val="lightGray"/>
        </w:rPr>
        <w:t>Sub-Contract</w:t>
      </w:r>
      <w:r w:rsidR="00174604" w:rsidRPr="003E4699">
        <w:rPr>
          <w:rFonts w:ascii="Arial" w:hAnsi="Arial" w:cs="Arial"/>
          <w:sz w:val="20"/>
          <w:highlight w:val="lightGray"/>
        </w:rPr>
        <w:t>or</w:t>
      </w:r>
      <w:r w:rsidR="002E0F72" w:rsidRPr="003E4699">
        <w:rPr>
          <w:rFonts w:ascii="Arial" w:hAnsi="Arial" w:cs="Arial"/>
          <w:sz w:val="20"/>
          <w:highlight w:val="lightGray"/>
        </w:rPr>
        <w:t xml:space="preserve"> shall provide a performance bond in favour of the contractor to the value of £ </w:t>
      </w:r>
      <w:r w:rsidR="004F26AD" w:rsidRPr="003E4699">
        <w:rPr>
          <w:rFonts w:ascii="Arial" w:hAnsi="Arial" w:cs="Arial"/>
          <w:b/>
          <w:sz w:val="20"/>
          <w:szCs w:val="20"/>
          <w:highlight w:val="lightGray"/>
        </w:rPr>
        <w:t xml:space="preserve">[       ] </w:t>
      </w:r>
      <w:r w:rsidR="002E0F72" w:rsidRPr="003E4699">
        <w:rPr>
          <w:rFonts w:ascii="Arial" w:hAnsi="Arial" w:cs="Arial"/>
          <w:sz w:val="20"/>
          <w:highlight w:val="lightGray"/>
        </w:rPr>
        <w:t xml:space="preserve">/ </w:t>
      </w:r>
      <w:r w:rsidR="004F26AD" w:rsidRPr="003E4699">
        <w:rPr>
          <w:rFonts w:ascii="Arial" w:hAnsi="Arial" w:cs="Arial"/>
          <w:b/>
          <w:sz w:val="20"/>
          <w:szCs w:val="20"/>
          <w:highlight w:val="lightGray"/>
        </w:rPr>
        <w:t xml:space="preserve">[       ] </w:t>
      </w:r>
      <w:r w:rsidR="004F26AD" w:rsidRPr="003E4699">
        <w:rPr>
          <w:rFonts w:ascii="Arial" w:hAnsi="Arial" w:cs="Arial"/>
          <w:sz w:val="20"/>
          <w:highlight w:val="lightGray"/>
        </w:rPr>
        <w:t xml:space="preserve"> % of the sub</w:t>
      </w:r>
      <w:r w:rsidR="00042687" w:rsidRPr="003E4699">
        <w:rPr>
          <w:rFonts w:ascii="Arial" w:hAnsi="Arial" w:cs="Arial"/>
          <w:sz w:val="20"/>
          <w:highlight w:val="lightGray"/>
        </w:rPr>
        <w:t>-</w:t>
      </w:r>
      <w:r w:rsidR="002E0F72" w:rsidRPr="003E4699">
        <w:rPr>
          <w:rFonts w:ascii="Arial" w:hAnsi="Arial" w:cs="Arial"/>
          <w:sz w:val="20"/>
          <w:highlight w:val="lightGray"/>
        </w:rPr>
        <w:t xml:space="preserve">contract sum. The bond shall be in a form as per the bond required under the </w:t>
      </w:r>
      <w:r w:rsidR="004F5AD4" w:rsidRPr="003E4699">
        <w:rPr>
          <w:rFonts w:ascii="Arial" w:hAnsi="Arial" w:cs="Arial"/>
          <w:sz w:val="20"/>
          <w:highlight w:val="lightGray"/>
        </w:rPr>
        <w:t>Main Contract</w:t>
      </w:r>
      <w:r w:rsidR="002E0F72" w:rsidRPr="003E4699">
        <w:rPr>
          <w:rFonts w:ascii="Arial" w:hAnsi="Arial" w:cs="Arial"/>
          <w:sz w:val="20"/>
          <w:highlight w:val="lightGray"/>
        </w:rPr>
        <w:t>.</w:t>
      </w:r>
      <w:r w:rsidRPr="003E4699">
        <w:rPr>
          <w:rFonts w:ascii="Arial" w:hAnsi="Arial" w:cs="Arial"/>
          <w:sz w:val="20"/>
          <w:highlight w:val="lightGray"/>
        </w:rPr>
        <w:t>]</w:t>
      </w:r>
    </w:p>
    <w:p w14:paraId="1D868625" w14:textId="77777777" w:rsidR="002E0F72" w:rsidRPr="003E4699" w:rsidRDefault="002E0F72" w:rsidP="00FC75F2">
      <w:pPr>
        <w:ind w:left="709"/>
        <w:jc w:val="both"/>
        <w:rPr>
          <w:rFonts w:ascii="Arial" w:hAnsi="Arial" w:cs="Arial"/>
          <w:sz w:val="20"/>
          <w:highlight w:val="lightGray"/>
        </w:rPr>
      </w:pPr>
    </w:p>
    <w:p w14:paraId="1D868626" w14:textId="77777777" w:rsidR="002E0F72" w:rsidRPr="003E4699" w:rsidRDefault="008E23E9" w:rsidP="00556D1E">
      <w:pPr>
        <w:numPr>
          <w:ilvl w:val="1"/>
          <w:numId w:val="17"/>
        </w:numPr>
        <w:ind w:left="709" w:hanging="709"/>
        <w:jc w:val="both"/>
        <w:rPr>
          <w:rFonts w:ascii="Arial" w:hAnsi="Arial" w:cs="Arial"/>
          <w:sz w:val="20"/>
          <w:highlight w:val="lightGray"/>
        </w:rPr>
      </w:pPr>
      <w:r w:rsidRPr="003E4699">
        <w:rPr>
          <w:rFonts w:ascii="Arial" w:hAnsi="Arial" w:cs="Arial"/>
          <w:sz w:val="20"/>
          <w:highlight w:val="lightGray"/>
        </w:rPr>
        <w:t>[</w:t>
      </w:r>
      <w:r w:rsidR="002E0F72" w:rsidRPr="003E4699">
        <w:rPr>
          <w:rFonts w:ascii="Arial" w:hAnsi="Arial" w:cs="Arial"/>
          <w:sz w:val="20"/>
          <w:highlight w:val="lightGray"/>
        </w:rPr>
        <w:t xml:space="preserve">The </w:t>
      </w:r>
      <w:r w:rsidR="0061090C" w:rsidRPr="003E4699">
        <w:rPr>
          <w:rFonts w:ascii="Arial" w:hAnsi="Arial" w:cs="Arial"/>
          <w:sz w:val="20"/>
          <w:highlight w:val="lightGray"/>
        </w:rPr>
        <w:t xml:space="preserve">Proposed </w:t>
      </w:r>
      <w:r w:rsidR="00042687" w:rsidRPr="003E4699">
        <w:rPr>
          <w:rFonts w:ascii="Arial" w:hAnsi="Arial" w:cs="Arial"/>
          <w:sz w:val="20"/>
          <w:highlight w:val="lightGray"/>
        </w:rPr>
        <w:t>Sub-Contract</w:t>
      </w:r>
      <w:r w:rsidR="0061090C" w:rsidRPr="003E4699">
        <w:rPr>
          <w:rFonts w:ascii="Arial" w:hAnsi="Arial" w:cs="Arial"/>
          <w:sz w:val="20"/>
          <w:highlight w:val="lightGray"/>
        </w:rPr>
        <w:t>or</w:t>
      </w:r>
      <w:r w:rsidR="002E0F72" w:rsidRPr="003E4699">
        <w:rPr>
          <w:rFonts w:ascii="Arial" w:hAnsi="Arial" w:cs="Arial"/>
          <w:sz w:val="20"/>
          <w:highlight w:val="lightGray"/>
        </w:rPr>
        <w:t xml:space="preserve"> agrees to give any </w:t>
      </w:r>
      <w:proofErr w:type="gramStart"/>
      <w:r w:rsidR="002E0F72" w:rsidRPr="003E4699">
        <w:rPr>
          <w:rFonts w:ascii="Arial" w:hAnsi="Arial" w:cs="Arial"/>
          <w:sz w:val="20"/>
          <w:highlight w:val="lightGray"/>
        </w:rPr>
        <w:t>third party</w:t>
      </w:r>
      <w:proofErr w:type="gramEnd"/>
      <w:r w:rsidR="002E0F72" w:rsidRPr="003E4699">
        <w:rPr>
          <w:rFonts w:ascii="Arial" w:hAnsi="Arial" w:cs="Arial"/>
          <w:sz w:val="20"/>
          <w:highlight w:val="lightGray"/>
        </w:rPr>
        <w:t xml:space="preserve"> warranties required by the </w:t>
      </w:r>
      <w:r w:rsidR="004F5AD4" w:rsidRPr="003E4699">
        <w:rPr>
          <w:rFonts w:ascii="Arial" w:hAnsi="Arial" w:cs="Arial"/>
          <w:sz w:val="20"/>
          <w:highlight w:val="lightGray"/>
        </w:rPr>
        <w:t>Main Contract</w:t>
      </w:r>
      <w:r w:rsidR="002E0F72" w:rsidRPr="003E4699">
        <w:rPr>
          <w:rFonts w:ascii="Arial" w:hAnsi="Arial" w:cs="Arial"/>
          <w:sz w:val="20"/>
          <w:highlight w:val="lightGray"/>
        </w:rPr>
        <w:t>.</w:t>
      </w:r>
      <w:r w:rsidRPr="003E4699">
        <w:rPr>
          <w:rFonts w:ascii="Arial" w:hAnsi="Arial" w:cs="Arial"/>
          <w:sz w:val="20"/>
          <w:highlight w:val="lightGray"/>
        </w:rPr>
        <w:t>]</w:t>
      </w:r>
    </w:p>
    <w:p w14:paraId="1D868627" w14:textId="77777777" w:rsidR="002E0F72" w:rsidRPr="003E4699" w:rsidRDefault="002E0F72" w:rsidP="000A77C8">
      <w:pPr>
        <w:ind w:left="709"/>
        <w:jc w:val="both"/>
        <w:rPr>
          <w:rFonts w:ascii="Arial" w:hAnsi="Arial" w:cs="Arial"/>
          <w:sz w:val="20"/>
          <w:highlight w:val="lightGray"/>
        </w:rPr>
      </w:pPr>
    </w:p>
    <w:p w14:paraId="1D868628" w14:textId="77777777" w:rsidR="002E0F72" w:rsidRPr="003E4699" w:rsidRDefault="008E23E9" w:rsidP="00556D1E">
      <w:pPr>
        <w:numPr>
          <w:ilvl w:val="1"/>
          <w:numId w:val="17"/>
        </w:numPr>
        <w:ind w:left="709" w:hanging="709"/>
        <w:jc w:val="both"/>
        <w:rPr>
          <w:rFonts w:ascii="Arial" w:hAnsi="Arial" w:cs="Arial"/>
          <w:sz w:val="20"/>
        </w:rPr>
      </w:pPr>
      <w:r w:rsidRPr="003E4699">
        <w:rPr>
          <w:rFonts w:ascii="Arial" w:hAnsi="Arial" w:cs="Arial"/>
          <w:sz w:val="20"/>
          <w:highlight w:val="lightGray"/>
        </w:rPr>
        <w:t>[</w:t>
      </w:r>
      <w:r w:rsidR="002E0F72" w:rsidRPr="003E4699">
        <w:rPr>
          <w:rFonts w:ascii="Arial" w:hAnsi="Arial" w:cs="Arial"/>
          <w:sz w:val="20"/>
          <w:highlight w:val="lightGray"/>
        </w:rPr>
        <w:t xml:space="preserve">The </w:t>
      </w:r>
      <w:r w:rsidR="0061090C" w:rsidRPr="003E4699">
        <w:rPr>
          <w:rFonts w:ascii="Arial" w:hAnsi="Arial" w:cs="Arial"/>
          <w:sz w:val="20"/>
          <w:highlight w:val="lightGray"/>
        </w:rPr>
        <w:t xml:space="preserve">Proposed </w:t>
      </w:r>
      <w:r w:rsidR="00042687" w:rsidRPr="003E4699">
        <w:rPr>
          <w:rFonts w:ascii="Arial" w:hAnsi="Arial" w:cs="Arial"/>
          <w:sz w:val="20"/>
          <w:highlight w:val="lightGray"/>
        </w:rPr>
        <w:t>Sub-Contract</w:t>
      </w:r>
      <w:r w:rsidR="0061090C" w:rsidRPr="003E4699">
        <w:rPr>
          <w:rFonts w:ascii="Arial" w:hAnsi="Arial" w:cs="Arial"/>
          <w:sz w:val="20"/>
          <w:highlight w:val="lightGray"/>
        </w:rPr>
        <w:t>or</w:t>
      </w:r>
      <w:r w:rsidR="002E0F72" w:rsidRPr="003E4699">
        <w:rPr>
          <w:rFonts w:ascii="Arial" w:hAnsi="Arial" w:cs="Arial"/>
          <w:sz w:val="20"/>
          <w:highlight w:val="lightGray"/>
        </w:rPr>
        <w:t xml:space="preserve"> shall provide a parent company guarantee in a form as per the guarantee required under the </w:t>
      </w:r>
      <w:r w:rsidR="004F5AD4" w:rsidRPr="003E4699">
        <w:rPr>
          <w:rFonts w:ascii="Arial" w:hAnsi="Arial" w:cs="Arial"/>
          <w:sz w:val="20"/>
          <w:highlight w:val="lightGray"/>
        </w:rPr>
        <w:t>Main Contract</w:t>
      </w:r>
      <w:r w:rsidR="002E0F72" w:rsidRPr="003E4699">
        <w:rPr>
          <w:rFonts w:ascii="Arial" w:hAnsi="Arial" w:cs="Arial"/>
          <w:sz w:val="20"/>
          <w:highlight w:val="lightGray"/>
        </w:rPr>
        <w:t>.</w:t>
      </w:r>
      <w:r w:rsidRPr="003E4699">
        <w:rPr>
          <w:rFonts w:ascii="Arial" w:hAnsi="Arial" w:cs="Arial"/>
          <w:sz w:val="20"/>
          <w:highlight w:val="lightGray"/>
        </w:rPr>
        <w:t>]</w:t>
      </w:r>
    </w:p>
    <w:p w14:paraId="1D868629" w14:textId="77777777" w:rsidR="002E0F72" w:rsidRPr="003E4699" w:rsidRDefault="002E0F72" w:rsidP="000A77C8">
      <w:pPr>
        <w:ind w:left="709"/>
        <w:jc w:val="both"/>
        <w:rPr>
          <w:rFonts w:ascii="Arial" w:hAnsi="Arial" w:cs="Arial"/>
          <w:sz w:val="20"/>
        </w:rPr>
      </w:pPr>
    </w:p>
    <w:p w14:paraId="1D86862A" w14:textId="77777777" w:rsidR="002E0F72" w:rsidRPr="003E4699" w:rsidRDefault="002E0F72" w:rsidP="000A09C8">
      <w:pPr>
        <w:numPr>
          <w:ilvl w:val="1"/>
          <w:numId w:val="17"/>
        </w:numPr>
        <w:ind w:left="709" w:hanging="709"/>
        <w:jc w:val="both"/>
        <w:rPr>
          <w:rFonts w:ascii="Arial" w:hAnsi="Arial" w:cs="Arial"/>
          <w:sz w:val="20"/>
        </w:rPr>
      </w:pPr>
      <w:r w:rsidRPr="003E4699">
        <w:rPr>
          <w:rFonts w:ascii="Arial" w:hAnsi="Arial" w:cs="Arial"/>
          <w:sz w:val="20"/>
        </w:rPr>
        <w:t xml:space="preserve">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 xml:space="preserve"> shall indemnify the Contractor from and fully insure against the following risks: -</w:t>
      </w:r>
    </w:p>
    <w:p w14:paraId="1D86862B" w14:textId="77777777" w:rsidR="002E0F72" w:rsidRPr="003E4699" w:rsidRDefault="002E0F72">
      <w:pPr>
        <w:jc w:val="both"/>
        <w:rPr>
          <w:rFonts w:ascii="Arial" w:hAnsi="Arial" w:cs="Arial"/>
          <w:sz w:val="20"/>
        </w:rPr>
      </w:pPr>
    </w:p>
    <w:p w14:paraId="1D86862C" w14:textId="77777777" w:rsidR="00FC4377" w:rsidRPr="003E4699" w:rsidRDefault="00D03289">
      <w:pPr>
        <w:numPr>
          <w:ilvl w:val="2"/>
          <w:numId w:val="17"/>
        </w:numPr>
        <w:rPr>
          <w:rFonts w:ascii="Arial" w:hAnsi="Arial" w:cs="Arial"/>
          <w:sz w:val="20"/>
        </w:rPr>
      </w:pPr>
      <w:r w:rsidRPr="003E4699">
        <w:rPr>
          <w:rFonts w:ascii="Arial" w:hAnsi="Arial" w:cs="Arial"/>
          <w:sz w:val="20"/>
        </w:rPr>
        <w:t>Employers Liability</w:t>
      </w:r>
      <w:r w:rsidR="00DA0E45" w:rsidRPr="003E4699">
        <w:rPr>
          <w:rFonts w:ascii="Arial" w:hAnsi="Arial" w:cs="Arial"/>
          <w:sz w:val="20"/>
        </w:rPr>
        <w:t xml:space="preserve"> £ </w:t>
      </w:r>
      <w:bookmarkStart w:id="68" w:name="Text67"/>
      <w:r w:rsidR="000E0376" w:rsidRPr="003E4699">
        <w:rPr>
          <w:rFonts w:ascii="Arial" w:hAnsi="Arial" w:cs="Arial"/>
          <w:b/>
          <w:sz w:val="20"/>
          <w:szCs w:val="20"/>
          <w:highlight w:val="darkGray"/>
        </w:rPr>
        <w:fldChar w:fldCharType="begin">
          <w:ffData>
            <w:name w:val="Text67"/>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68"/>
      <w:r w:rsidRPr="003E4699">
        <w:rPr>
          <w:rFonts w:ascii="Arial" w:hAnsi="Arial" w:cs="Arial"/>
          <w:sz w:val="20"/>
        </w:rPr>
        <w:br/>
      </w:r>
    </w:p>
    <w:p w14:paraId="1D86862D" w14:textId="77777777" w:rsidR="000A09C8" w:rsidRPr="003E4699" w:rsidRDefault="00D03289" w:rsidP="000A09C8">
      <w:pPr>
        <w:numPr>
          <w:ilvl w:val="2"/>
          <w:numId w:val="17"/>
        </w:numPr>
        <w:ind w:left="1225" w:hanging="505"/>
        <w:rPr>
          <w:rFonts w:ascii="Arial" w:hAnsi="Arial" w:cs="Arial"/>
          <w:sz w:val="20"/>
        </w:rPr>
      </w:pPr>
      <w:r w:rsidRPr="003E4699">
        <w:rPr>
          <w:rFonts w:ascii="Arial" w:hAnsi="Arial" w:cs="Arial"/>
          <w:sz w:val="20"/>
        </w:rPr>
        <w:t>Public Liability</w:t>
      </w:r>
      <w:r w:rsidR="00DA0E45" w:rsidRPr="003E4699">
        <w:rPr>
          <w:rFonts w:ascii="Arial" w:hAnsi="Arial" w:cs="Arial"/>
          <w:sz w:val="20"/>
        </w:rPr>
        <w:t xml:space="preserve"> £ </w:t>
      </w:r>
      <w:bookmarkStart w:id="69" w:name="Text68"/>
      <w:r w:rsidR="000E0376" w:rsidRPr="003E4699">
        <w:rPr>
          <w:rFonts w:ascii="Arial" w:hAnsi="Arial" w:cs="Arial"/>
          <w:b/>
          <w:sz w:val="20"/>
          <w:szCs w:val="20"/>
          <w:highlight w:val="darkGray"/>
        </w:rPr>
        <w:fldChar w:fldCharType="begin">
          <w:ffData>
            <w:name w:val="Text68"/>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69"/>
    </w:p>
    <w:p w14:paraId="1D86862E" w14:textId="77777777" w:rsidR="000A09C8" w:rsidRPr="003E4699" w:rsidRDefault="000A09C8" w:rsidP="000A09C8">
      <w:pPr>
        <w:rPr>
          <w:rFonts w:ascii="Arial" w:hAnsi="Arial" w:cs="Arial"/>
          <w:sz w:val="20"/>
          <w:szCs w:val="20"/>
        </w:rPr>
      </w:pPr>
    </w:p>
    <w:p w14:paraId="1D86862F" w14:textId="25F7A4C9" w:rsidR="00D03289" w:rsidRPr="003E4699" w:rsidRDefault="000A09C8" w:rsidP="00FF4DF7">
      <w:pPr>
        <w:ind w:left="709"/>
        <w:rPr>
          <w:rFonts w:ascii="Arial" w:hAnsi="Arial" w:cs="Arial"/>
          <w:sz w:val="20"/>
        </w:rPr>
      </w:pPr>
      <w:r w:rsidRPr="003E4699">
        <w:rPr>
          <w:rFonts w:ascii="Arial" w:hAnsi="Arial" w:cs="Arial"/>
          <w:sz w:val="20"/>
          <w:highlight w:val="lightGray"/>
        </w:rPr>
        <w:t>NB: Subcontractors must hold a minimum of £2m PL, and a minimum of £5m PL if their work involves the application of heat.</w:t>
      </w:r>
      <w:ins w:id="70" w:author="Author" w:date="2023-07-11T09:02:00Z">
        <w:r w:rsidR="00F93FA0">
          <w:rPr>
            <w:rFonts w:ascii="Arial" w:hAnsi="Arial" w:cs="Arial"/>
            <w:sz w:val="20"/>
          </w:rPr>
          <w:t xml:space="preserve"> NEED TO CHECK THIS MATCHES SUBBIE CHECKLIST DOC</w:t>
        </w:r>
      </w:ins>
      <w:r w:rsidR="00D03289" w:rsidRPr="003E4699">
        <w:rPr>
          <w:rFonts w:ascii="Arial" w:hAnsi="Arial" w:cs="Arial"/>
          <w:sz w:val="20"/>
        </w:rPr>
        <w:br/>
      </w:r>
    </w:p>
    <w:p w14:paraId="1D868630" w14:textId="77777777" w:rsidR="00D03289" w:rsidRPr="003E4699" w:rsidRDefault="00D03289" w:rsidP="000A77C8">
      <w:pPr>
        <w:numPr>
          <w:ilvl w:val="2"/>
          <w:numId w:val="17"/>
        </w:numPr>
        <w:jc w:val="both"/>
        <w:rPr>
          <w:rFonts w:ascii="Arial" w:hAnsi="Arial" w:cs="Arial"/>
          <w:sz w:val="20"/>
        </w:rPr>
      </w:pPr>
      <w:r w:rsidRPr="003E4699">
        <w:rPr>
          <w:rFonts w:ascii="Arial" w:hAnsi="Arial" w:cs="Arial"/>
          <w:sz w:val="20"/>
        </w:rPr>
        <w:t>Professional Indemnity</w:t>
      </w:r>
      <w:r w:rsidR="00DA0E45" w:rsidRPr="003E4699">
        <w:rPr>
          <w:rFonts w:ascii="Arial" w:hAnsi="Arial" w:cs="Arial"/>
          <w:sz w:val="20"/>
        </w:rPr>
        <w:t xml:space="preserve"> £ </w:t>
      </w:r>
      <w:bookmarkStart w:id="71" w:name="Text69"/>
      <w:r w:rsidR="000E0376" w:rsidRPr="003E4699">
        <w:rPr>
          <w:rFonts w:ascii="Arial" w:hAnsi="Arial" w:cs="Arial"/>
          <w:b/>
          <w:sz w:val="20"/>
          <w:szCs w:val="20"/>
          <w:highlight w:val="darkGray"/>
        </w:rPr>
        <w:fldChar w:fldCharType="begin">
          <w:ffData>
            <w:name w:val="Text69"/>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71"/>
    </w:p>
    <w:p w14:paraId="1D868631" w14:textId="77777777" w:rsidR="002E0F72" w:rsidRPr="003E4699" w:rsidRDefault="002E0F72" w:rsidP="000A77C8">
      <w:pPr>
        <w:ind w:left="1224"/>
        <w:jc w:val="both"/>
        <w:rPr>
          <w:rFonts w:ascii="Arial" w:hAnsi="Arial" w:cs="Arial"/>
          <w:sz w:val="20"/>
        </w:rPr>
      </w:pPr>
    </w:p>
    <w:p w14:paraId="1D868632" w14:textId="77777777" w:rsidR="002E0F72" w:rsidRPr="003E4699" w:rsidRDefault="002E0F72" w:rsidP="000A77C8">
      <w:pPr>
        <w:numPr>
          <w:ilvl w:val="2"/>
          <w:numId w:val="17"/>
        </w:numPr>
        <w:jc w:val="both"/>
        <w:rPr>
          <w:rFonts w:ascii="Arial" w:hAnsi="Arial" w:cs="Arial"/>
          <w:sz w:val="20"/>
        </w:rPr>
      </w:pPr>
      <w:r w:rsidRPr="003E4699">
        <w:rPr>
          <w:rFonts w:ascii="Arial" w:hAnsi="Arial" w:cs="Arial"/>
          <w:sz w:val="20"/>
        </w:rPr>
        <w:t>Third party and contractors all risk</w:t>
      </w:r>
      <w:r w:rsidR="00E42050" w:rsidRPr="003E4699">
        <w:rPr>
          <w:rFonts w:ascii="Arial" w:hAnsi="Arial" w:cs="Arial"/>
          <w:sz w:val="20"/>
        </w:rPr>
        <w:t xml:space="preserve"> £ </w:t>
      </w:r>
      <w:bookmarkStart w:id="72" w:name="Text70"/>
      <w:r w:rsidR="000E0376" w:rsidRPr="003E4699">
        <w:rPr>
          <w:rFonts w:ascii="Arial" w:hAnsi="Arial" w:cs="Arial"/>
          <w:b/>
          <w:sz w:val="20"/>
          <w:szCs w:val="20"/>
          <w:highlight w:val="darkGray"/>
        </w:rPr>
        <w:fldChar w:fldCharType="begin">
          <w:ffData>
            <w:name w:val="Text70"/>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72"/>
    </w:p>
    <w:p w14:paraId="1D868633" w14:textId="77777777" w:rsidR="002E0F72" w:rsidRPr="003E4699" w:rsidRDefault="002E0F72" w:rsidP="000A77C8">
      <w:pPr>
        <w:ind w:left="1224"/>
        <w:jc w:val="both"/>
        <w:rPr>
          <w:rFonts w:ascii="Arial" w:hAnsi="Arial" w:cs="Arial"/>
          <w:sz w:val="20"/>
        </w:rPr>
      </w:pPr>
    </w:p>
    <w:p w14:paraId="1D868634" w14:textId="77777777" w:rsidR="000A77C8" w:rsidRPr="003E4699" w:rsidRDefault="00E42050" w:rsidP="000A77C8">
      <w:pPr>
        <w:numPr>
          <w:ilvl w:val="2"/>
          <w:numId w:val="17"/>
        </w:numPr>
        <w:jc w:val="both"/>
        <w:rPr>
          <w:rFonts w:ascii="Arial" w:hAnsi="Arial" w:cs="Arial"/>
          <w:sz w:val="20"/>
        </w:rPr>
      </w:pPr>
      <w:r w:rsidRPr="003E4699">
        <w:rPr>
          <w:rFonts w:ascii="Arial" w:hAnsi="Arial" w:cs="Arial"/>
          <w:sz w:val="20"/>
        </w:rPr>
        <w:t xml:space="preserve">Unfixed sub-contract materials £ </w:t>
      </w:r>
      <w:bookmarkStart w:id="73" w:name="Text71"/>
      <w:r w:rsidR="000E0376" w:rsidRPr="003E4699">
        <w:rPr>
          <w:rFonts w:ascii="Arial" w:hAnsi="Arial" w:cs="Arial"/>
          <w:b/>
          <w:sz w:val="20"/>
          <w:szCs w:val="20"/>
          <w:highlight w:val="darkGray"/>
        </w:rPr>
        <w:fldChar w:fldCharType="begin">
          <w:ffData>
            <w:name w:val="Text71"/>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73"/>
    </w:p>
    <w:p w14:paraId="1D868635" w14:textId="77777777" w:rsidR="000A77C8" w:rsidRPr="003E4699" w:rsidRDefault="000A77C8" w:rsidP="000A77C8">
      <w:pPr>
        <w:ind w:left="1224"/>
        <w:jc w:val="both"/>
        <w:rPr>
          <w:rFonts w:ascii="Arial" w:hAnsi="Arial" w:cs="Arial"/>
          <w:sz w:val="20"/>
        </w:rPr>
      </w:pPr>
    </w:p>
    <w:p w14:paraId="1D868636" w14:textId="77777777" w:rsidR="00873573" w:rsidRPr="003E4699" w:rsidRDefault="002E0F72" w:rsidP="00873573">
      <w:pPr>
        <w:numPr>
          <w:ilvl w:val="2"/>
          <w:numId w:val="17"/>
        </w:numPr>
        <w:ind w:left="1418" w:hanging="698"/>
        <w:jc w:val="both"/>
        <w:rPr>
          <w:rFonts w:ascii="Arial" w:hAnsi="Arial" w:cs="Arial"/>
          <w:sz w:val="20"/>
        </w:rPr>
      </w:pPr>
      <w:r w:rsidRPr="003E4699">
        <w:rPr>
          <w:rFonts w:ascii="Arial" w:hAnsi="Arial" w:cs="Arial"/>
          <w:sz w:val="20"/>
        </w:rPr>
        <w:t xml:space="preserve">The </w:t>
      </w:r>
      <w:r w:rsidR="00042687" w:rsidRPr="003E4699">
        <w:rPr>
          <w:rFonts w:ascii="Arial" w:hAnsi="Arial" w:cs="Arial"/>
          <w:sz w:val="20"/>
        </w:rPr>
        <w:t>Sub-Contract</w:t>
      </w:r>
      <w:r w:rsidRPr="003E4699">
        <w:rPr>
          <w:rFonts w:ascii="Arial" w:hAnsi="Arial" w:cs="Arial"/>
          <w:sz w:val="20"/>
        </w:rPr>
        <w:t xml:space="preserve"> constructional plant and all other things belonging to or in the control of 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w:t>
      </w:r>
    </w:p>
    <w:p w14:paraId="1D868637" w14:textId="77777777" w:rsidR="00FC4377" w:rsidRPr="003E4699" w:rsidRDefault="00FC4377">
      <w:pPr>
        <w:ind w:left="1224"/>
        <w:jc w:val="both"/>
        <w:rPr>
          <w:rFonts w:ascii="Arial" w:hAnsi="Arial" w:cs="Arial"/>
          <w:sz w:val="20"/>
        </w:rPr>
      </w:pPr>
    </w:p>
    <w:p w14:paraId="1D868638" w14:textId="77777777" w:rsidR="000A77C8" w:rsidRPr="003E4699" w:rsidRDefault="002E0F72" w:rsidP="000A77C8">
      <w:pPr>
        <w:numPr>
          <w:ilvl w:val="1"/>
          <w:numId w:val="17"/>
        </w:numPr>
        <w:ind w:left="709" w:hanging="709"/>
        <w:jc w:val="both"/>
        <w:rPr>
          <w:rFonts w:ascii="Arial" w:hAnsi="Arial" w:cs="Arial"/>
          <w:sz w:val="20"/>
        </w:rPr>
      </w:pPr>
      <w:r w:rsidRPr="003E4699">
        <w:rPr>
          <w:rFonts w:ascii="Arial" w:hAnsi="Arial" w:cs="Arial"/>
          <w:sz w:val="20"/>
        </w:rPr>
        <w:t xml:space="preserve">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 xml:space="preserve"> shall maintain such insurances until 14 days beyond the issue of the </w:t>
      </w:r>
      <w:r w:rsidR="00B7572B" w:rsidRPr="003E4699">
        <w:rPr>
          <w:rFonts w:ascii="Arial" w:hAnsi="Arial" w:cs="Arial"/>
          <w:sz w:val="20"/>
        </w:rPr>
        <w:t>Certificate of Making Good Defects or equivalent</w:t>
      </w:r>
      <w:r w:rsidR="002C55E5" w:rsidRPr="003E4699">
        <w:rPr>
          <w:rFonts w:ascii="Arial" w:hAnsi="Arial" w:cs="Arial"/>
          <w:sz w:val="20"/>
        </w:rPr>
        <w:t xml:space="preserve"> certificate</w:t>
      </w:r>
      <w:r w:rsidR="00B7572B" w:rsidRPr="003E4699">
        <w:rPr>
          <w:rFonts w:ascii="Arial" w:hAnsi="Arial" w:cs="Arial"/>
          <w:sz w:val="20"/>
        </w:rPr>
        <w:t xml:space="preserve"> under the Main Contract.</w:t>
      </w:r>
    </w:p>
    <w:p w14:paraId="1D868639" w14:textId="77777777" w:rsidR="000A77C8" w:rsidRPr="003E4699" w:rsidRDefault="000A77C8" w:rsidP="000A77C8">
      <w:pPr>
        <w:ind w:left="1224"/>
        <w:jc w:val="both"/>
        <w:rPr>
          <w:rFonts w:ascii="Arial" w:hAnsi="Arial" w:cs="Arial"/>
          <w:sz w:val="20"/>
        </w:rPr>
      </w:pPr>
    </w:p>
    <w:p w14:paraId="1D86863A" w14:textId="77777777" w:rsidR="00A31FD3" w:rsidRPr="003E4699" w:rsidRDefault="000A77C8" w:rsidP="00FC6EB2">
      <w:pPr>
        <w:numPr>
          <w:ilvl w:val="1"/>
          <w:numId w:val="17"/>
        </w:numPr>
        <w:ind w:left="709" w:hanging="709"/>
        <w:jc w:val="both"/>
        <w:rPr>
          <w:rFonts w:ascii="Arial" w:hAnsi="Arial" w:cs="Arial"/>
          <w:sz w:val="20"/>
        </w:rPr>
      </w:pPr>
      <w:r w:rsidRPr="003E4699">
        <w:rPr>
          <w:rFonts w:ascii="Arial" w:hAnsi="Arial" w:cs="Arial"/>
          <w:sz w:val="20"/>
        </w:rPr>
        <w:t xml:space="preserve">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002E0F72" w:rsidRPr="003E4699">
        <w:rPr>
          <w:rFonts w:ascii="Arial" w:hAnsi="Arial" w:cs="Arial"/>
          <w:sz w:val="20"/>
        </w:rPr>
        <w:t xml:space="preserve"> shall provide copies of policies and proof of payment of premiums prior to commencement of the </w:t>
      </w:r>
      <w:r w:rsidR="00042687" w:rsidRPr="003E4699">
        <w:rPr>
          <w:rFonts w:ascii="Arial" w:hAnsi="Arial" w:cs="Arial"/>
          <w:sz w:val="20"/>
        </w:rPr>
        <w:t>Sub-Contract</w:t>
      </w:r>
      <w:r w:rsidR="002E0F72" w:rsidRPr="003E4699">
        <w:rPr>
          <w:rFonts w:ascii="Arial" w:hAnsi="Arial" w:cs="Arial"/>
          <w:sz w:val="20"/>
        </w:rPr>
        <w:t xml:space="preserve"> </w:t>
      </w:r>
      <w:r w:rsidRPr="003E4699">
        <w:rPr>
          <w:rFonts w:ascii="Arial" w:hAnsi="Arial" w:cs="Arial"/>
          <w:sz w:val="20"/>
        </w:rPr>
        <w:t>W</w:t>
      </w:r>
      <w:r w:rsidR="002E0F72" w:rsidRPr="003E4699">
        <w:rPr>
          <w:rFonts w:ascii="Arial" w:hAnsi="Arial" w:cs="Arial"/>
          <w:sz w:val="20"/>
        </w:rPr>
        <w:t>orks.</w:t>
      </w:r>
    </w:p>
    <w:p w14:paraId="1D86863B" w14:textId="77777777" w:rsidR="00A31FD3" w:rsidRPr="003E4699" w:rsidRDefault="00A31FD3" w:rsidP="00A31FD3">
      <w:pPr>
        <w:ind w:left="709"/>
        <w:jc w:val="both"/>
        <w:rPr>
          <w:rFonts w:ascii="Arial" w:hAnsi="Arial" w:cs="Arial"/>
          <w:sz w:val="20"/>
        </w:rPr>
      </w:pPr>
    </w:p>
    <w:p w14:paraId="1D86863C" w14:textId="77777777" w:rsidR="00FC4377" w:rsidRPr="003E4699" w:rsidRDefault="002E0F72">
      <w:pPr>
        <w:numPr>
          <w:ilvl w:val="1"/>
          <w:numId w:val="17"/>
        </w:numPr>
        <w:ind w:left="709" w:hanging="709"/>
        <w:rPr>
          <w:rFonts w:ascii="Arial" w:hAnsi="Arial" w:cs="Arial"/>
          <w:sz w:val="20"/>
        </w:rPr>
      </w:pPr>
      <w:proofErr w:type="gramStart"/>
      <w:r w:rsidRPr="003E4699">
        <w:rPr>
          <w:rFonts w:ascii="Arial" w:hAnsi="Arial" w:cs="Arial"/>
          <w:sz w:val="20"/>
        </w:rPr>
        <w:t>In the event that</w:t>
      </w:r>
      <w:proofErr w:type="gramEnd"/>
      <w:r w:rsidRPr="003E4699">
        <w:rPr>
          <w:rFonts w:ascii="Arial" w:hAnsi="Arial" w:cs="Arial"/>
          <w:sz w:val="20"/>
        </w:rPr>
        <w:t xml:space="preserve"> a </w:t>
      </w:r>
      <w:r w:rsidR="00042687" w:rsidRPr="003E4699">
        <w:rPr>
          <w:rFonts w:ascii="Arial" w:hAnsi="Arial" w:cs="Arial"/>
          <w:sz w:val="20"/>
        </w:rPr>
        <w:t>sub-contract</w:t>
      </w:r>
      <w:r w:rsidRPr="003E4699">
        <w:rPr>
          <w:rFonts w:ascii="Arial" w:hAnsi="Arial" w:cs="Arial"/>
          <w:sz w:val="20"/>
        </w:rPr>
        <w:t xml:space="preserve"> order is placed, 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 xml:space="preserve"> shall produce his original CIS tax certificate for checking by the Contractor.  No payment will be made by the Contractor until this has been done.</w:t>
      </w:r>
    </w:p>
    <w:p w14:paraId="1D86863D" w14:textId="77777777" w:rsidR="00A31FD3" w:rsidRPr="003E4699" w:rsidRDefault="00A31FD3" w:rsidP="00A31FD3">
      <w:pPr>
        <w:ind w:left="709"/>
        <w:jc w:val="both"/>
        <w:rPr>
          <w:rFonts w:ascii="Arial" w:hAnsi="Arial" w:cs="Arial"/>
          <w:sz w:val="20"/>
        </w:rPr>
      </w:pPr>
    </w:p>
    <w:p w14:paraId="1D86863E" w14:textId="77777777" w:rsidR="00A31FD3" w:rsidRPr="003E4699" w:rsidRDefault="002E0F72" w:rsidP="00A31FD3">
      <w:pPr>
        <w:numPr>
          <w:ilvl w:val="1"/>
          <w:numId w:val="17"/>
        </w:numPr>
        <w:ind w:left="709" w:hanging="709"/>
        <w:jc w:val="both"/>
        <w:rPr>
          <w:rFonts w:ascii="Arial" w:hAnsi="Arial" w:cs="Arial"/>
          <w:sz w:val="20"/>
        </w:rPr>
      </w:pPr>
      <w:r w:rsidRPr="003E4699">
        <w:rPr>
          <w:rFonts w:ascii="Arial" w:hAnsi="Arial" w:cs="Arial"/>
          <w:sz w:val="20"/>
        </w:rPr>
        <w:t>The site working hours are</w:t>
      </w:r>
      <w:r w:rsidR="00D03289" w:rsidRPr="003E4699">
        <w:rPr>
          <w:rFonts w:ascii="Arial" w:hAnsi="Arial" w:cs="Arial"/>
          <w:sz w:val="20"/>
        </w:rPr>
        <w:t>:</w:t>
      </w:r>
      <w:r w:rsidR="00DA0E45" w:rsidRPr="003E4699">
        <w:rPr>
          <w:rFonts w:ascii="Arial" w:hAnsi="Arial" w:cs="Arial"/>
          <w:b/>
          <w:sz w:val="20"/>
          <w:szCs w:val="20"/>
          <w:highlight w:val="darkGray"/>
        </w:rPr>
        <w:t xml:space="preserve"> </w:t>
      </w:r>
      <w:bookmarkStart w:id="74" w:name="Text72"/>
      <w:r w:rsidR="000E0376" w:rsidRPr="003E4699">
        <w:rPr>
          <w:rFonts w:ascii="Arial" w:hAnsi="Arial" w:cs="Arial"/>
          <w:b/>
          <w:sz w:val="20"/>
          <w:szCs w:val="20"/>
          <w:highlight w:val="darkGray"/>
        </w:rPr>
        <w:fldChar w:fldCharType="begin">
          <w:ffData>
            <w:name w:val="Text72"/>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74"/>
      <w:r w:rsidR="00444D29" w:rsidRPr="003E4699">
        <w:rPr>
          <w:rFonts w:ascii="Arial" w:hAnsi="Arial" w:cs="Arial"/>
          <w:b/>
          <w:sz w:val="20"/>
          <w:szCs w:val="20"/>
        </w:rPr>
        <w:t xml:space="preserve"> </w:t>
      </w:r>
      <w:r w:rsidR="00DA0E45" w:rsidRPr="003E4699">
        <w:rPr>
          <w:rFonts w:ascii="Arial" w:hAnsi="Arial" w:cs="Arial"/>
          <w:sz w:val="20"/>
        </w:rPr>
        <w:t>Mon</w:t>
      </w:r>
      <w:r w:rsidR="00D03289" w:rsidRPr="003E4699">
        <w:rPr>
          <w:rFonts w:ascii="Arial" w:hAnsi="Arial" w:cs="Arial"/>
          <w:sz w:val="20"/>
        </w:rPr>
        <w:t xml:space="preserve">-Fri </w:t>
      </w:r>
      <w:bookmarkStart w:id="75" w:name="Text73"/>
      <w:r w:rsidR="000E0376" w:rsidRPr="003E4699">
        <w:rPr>
          <w:rFonts w:ascii="Arial" w:hAnsi="Arial" w:cs="Arial"/>
          <w:b/>
          <w:sz w:val="20"/>
          <w:szCs w:val="20"/>
          <w:highlight w:val="darkGray"/>
        </w:rPr>
        <w:fldChar w:fldCharType="begin">
          <w:ffData>
            <w:name w:val="Text73"/>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75"/>
      <w:r w:rsidR="00444D29" w:rsidRPr="003E4699">
        <w:rPr>
          <w:rFonts w:ascii="Arial" w:hAnsi="Arial" w:cs="Arial"/>
          <w:b/>
          <w:sz w:val="20"/>
          <w:szCs w:val="20"/>
        </w:rPr>
        <w:t xml:space="preserve"> </w:t>
      </w:r>
      <w:r w:rsidR="00D03289" w:rsidRPr="003E4699">
        <w:rPr>
          <w:rFonts w:ascii="Arial" w:hAnsi="Arial" w:cs="Arial"/>
          <w:sz w:val="20"/>
        </w:rPr>
        <w:t>Saturday</w:t>
      </w:r>
      <w:bookmarkStart w:id="76" w:name="Text74"/>
      <w:r w:rsidR="00444D29" w:rsidRPr="003E4699">
        <w:rPr>
          <w:rFonts w:ascii="Arial" w:hAnsi="Arial" w:cs="Arial"/>
          <w:sz w:val="20"/>
        </w:rPr>
        <w:t xml:space="preserve"> </w:t>
      </w:r>
      <w:r w:rsidR="000E0376" w:rsidRPr="003E4699">
        <w:rPr>
          <w:rFonts w:ascii="Arial" w:hAnsi="Arial" w:cs="Arial"/>
          <w:b/>
          <w:sz w:val="20"/>
          <w:szCs w:val="20"/>
          <w:highlight w:val="darkGray"/>
        </w:rPr>
        <w:fldChar w:fldCharType="begin">
          <w:ffData>
            <w:name w:val="Text74"/>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76"/>
      <w:r w:rsidR="00444D29" w:rsidRPr="003E4699">
        <w:rPr>
          <w:rFonts w:ascii="Arial" w:hAnsi="Arial" w:cs="Arial"/>
          <w:b/>
          <w:sz w:val="20"/>
          <w:szCs w:val="20"/>
        </w:rPr>
        <w:t xml:space="preserve"> </w:t>
      </w:r>
      <w:r w:rsidR="00D03289" w:rsidRPr="003E4699">
        <w:rPr>
          <w:rFonts w:ascii="Arial" w:hAnsi="Arial" w:cs="Arial"/>
          <w:sz w:val="20"/>
        </w:rPr>
        <w:t xml:space="preserve">Sunday </w:t>
      </w:r>
    </w:p>
    <w:p w14:paraId="1D86863F" w14:textId="77777777" w:rsidR="00EF1596" w:rsidRPr="003E4699" w:rsidRDefault="00EF1596" w:rsidP="00EF1596">
      <w:pPr>
        <w:pStyle w:val="ListParagraph"/>
        <w:rPr>
          <w:rFonts w:ascii="Arial" w:hAnsi="Arial" w:cs="Arial"/>
          <w:sz w:val="20"/>
        </w:rPr>
      </w:pPr>
    </w:p>
    <w:p w14:paraId="1D868640" w14:textId="77777777" w:rsidR="00DA0E45" w:rsidRPr="003E4699" w:rsidRDefault="00D03289" w:rsidP="00444D29">
      <w:pPr>
        <w:numPr>
          <w:ilvl w:val="1"/>
          <w:numId w:val="17"/>
        </w:numPr>
        <w:ind w:left="709" w:hanging="709"/>
        <w:jc w:val="both"/>
        <w:rPr>
          <w:rFonts w:ascii="Arial" w:hAnsi="Arial" w:cs="Arial"/>
          <w:sz w:val="20"/>
        </w:rPr>
      </w:pPr>
      <w:r w:rsidRPr="003E4699">
        <w:rPr>
          <w:rFonts w:ascii="Arial" w:hAnsi="Arial" w:cs="Arial"/>
          <w:sz w:val="20"/>
        </w:rPr>
        <w:t>Sub</w:t>
      </w:r>
      <w:r w:rsidR="008479D9" w:rsidRPr="003E4699">
        <w:rPr>
          <w:rFonts w:ascii="Arial" w:hAnsi="Arial" w:cs="Arial"/>
          <w:sz w:val="20"/>
        </w:rPr>
        <w:t>-C</w:t>
      </w:r>
      <w:r w:rsidRPr="003E4699">
        <w:rPr>
          <w:rFonts w:ascii="Arial" w:hAnsi="Arial" w:cs="Arial"/>
          <w:sz w:val="20"/>
        </w:rPr>
        <w:t>ontract proposed Labour levels:</w:t>
      </w:r>
      <w:r w:rsidR="000E0376" w:rsidRPr="003E4699">
        <w:rPr>
          <w:rFonts w:ascii="Arial" w:hAnsi="Arial" w:cs="Arial"/>
          <w:b/>
          <w:sz w:val="20"/>
          <w:szCs w:val="20"/>
          <w:highlight w:val="darkGray"/>
        </w:rPr>
        <w:fldChar w:fldCharType="begin">
          <w:ffData>
            <w:name w:val="Text75"/>
            <w:enabled/>
            <w:calcOnExit w:val="0"/>
            <w:textInput/>
          </w:ffData>
        </w:fldChar>
      </w:r>
      <w:bookmarkStart w:id="77" w:name="Text75"/>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77"/>
      <w:r w:rsidR="00444D29" w:rsidRPr="003E4699">
        <w:rPr>
          <w:rFonts w:ascii="Arial" w:hAnsi="Arial" w:cs="Arial"/>
          <w:sz w:val="20"/>
        </w:rPr>
        <w:t xml:space="preserve"> </w:t>
      </w:r>
      <w:r w:rsidRPr="003E4699">
        <w:rPr>
          <w:rFonts w:ascii="Arial" w:hAnsi="Arial" w:cs="Arial"/>
          <w:sz w:val="20"/>
        </w:rPr>
        <w:t>Note: all operatives to hold full CSCS certification</w:t>
      </w:r>
    </w:p>
    <w:p w14:paraId="1D868641" w14:textId="77777777" w:rsidR="00DA0E45" w:rsidRPr="003E4699" w:rsidRDefault="00DA0E45" w:rsidP="00D03289">
      <w:pPr>
        <w:pStyle w:val="ListParagraph"/>
        <w:rPr>
          <w:rFonts w:ascii="Arial" w:hAnsi="Arial" w:cs="Arial"/>
          <w:sz w:val="20"/>
        </w:rPr>
      </w:pPr>
    </w:p>
    <w:p w14:paraId="1D868642" w14:textId="77777777" w:rsidR="00D03289" w:rsidRPr="003E4699" w:rsidRDefault="00D03289" w:rsidP="00A31FD3">
      <w:pPr>
        <w:numPr>
          <w:ilvl w:val="1"/>
          <w:numId w:val="17"/>
        </w:numPr>
        <w:ind w:left="709" w:hanging="709"/>
        <w:jc w:val="both"/>
        <w:rPr>
          <w:rFonts w:ascii="Arial" w:hAnsi="Arial" w:cs="Arial"/>
          <w:sz w:val="20"/>
        </w:rPr>
      </w:pPr>
      <w:r w:rsidRPr="003E4699">
        <w:rPr>
          <w:rFonts w:ascii="Arial" w:hAnsi="Arial" w:cs="Arial"/>
          <w:sz w:val="20"/>
        </w:rPr>
        <w:t>Sub</w:t>
      </w:r>
      <w:r w:rsidR="008479D9" w:rsidRPr="003E4699">
        <w:rPr>
          <w:rFonts w:ascii="Arial" w:hAnsi="Arial" w:cs="Arial"/>
          <w:sz w:val="20"/>
        </w:rPr>
        <w:t>-C</w:t>
      </w:r>
      <w:r w:rsidR="00444D29" w:rsidRPr="003E4699">
        <w:rPr>
          <w:rFonts w:ascii="Arial" w:hAnsi="Arial" w:cs="Arial"/>
          <w:sz w:val="20"/>
        </w:rPr>
        <w:t>ontractor program required:</w:t>
      </w:r>
      <w:r w:rsidRPr="003E4699">
        <w:rPr>
          <w:rFonts w:ascii="Arial" w:hAnsi="Arial" w:cs="Arial"/>
          <w:sz w:val="20"/>
        </w:rPr>
        <w:t xml:space="preserve">  </w:t>
      </w:r>
      <w:bookmarkStart w:id="78" w:name="Text77"/>
      <w:r w:rsidR="000E0376" w:rsidRPr="003E4699">
        <w:rPr>
          <w:rFonts w:ascii="Arial" w:hAnsi="Arial" w:cs="Arial"/>
          <w:b/>
          <w:sz w:val="20"/>
          <w:szCs w:val="20"/>
          <w:highlight w:val="darkGray"/>
        </w:rPr>
        <w:fldChar w:fldCharType="begin">
          <w:ffData>
            <w:name w:val="Text77"/>
            <w:enabled/>
            <w:calcOnExit w:val="0"/>
            <w:textInput>
              <w:default w:val="Yes / No"/>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Yes / No</w:t>
      </w:r>
      <w:r w:rsidR="000E0376" w:rsidRPr="003E4699">
        <w:rPr>
          <w:rFonts w:ascii="Arial" w:hAnsi="Arial" w:cs="Arial"/>
          <w:b/>
          <w:sz w:val="20"/>
          <w:szCs w:val="20"/>
          <w:highlight w:val="darkGray"/>
        </w:rPr>
        <w:fldChar w:fldCharType="end"/>
      </w:r>
      <w:bookmarkEnd w:id="78"/>
      <w:r w:rsidR="00444D29" w:rsidRPr="003E4699">
        <w:rPr>
          <w:rFonts w:ascii="Arial" w:hAnsi="Arial" w:cs="Arial"/>
          <w:b/>
          <w:sz w:val="20"/>
          <w:szCs w:val="20"/>
        </w:rPr>
        <w:t xml:space="preserve"> </w:t>
      </w:r>
      <w:r w:rsidRPr="003E4699">
        <w:rPr>
          <w:rFonts w:ascii="Arial" w:hAnsi="Arial" w:cs="Arial"/>
          <w:sz w:val="20"/>
        </w:rPr>
        <w:t>Latest date required</w:t>
      </w:r>
      <w:r w:rsidR="00DA0E45" w:rsidRPr="003E4699">
        <w:rPr>
          <w:rFonts w:ascii="Arial" w:hAnsi="Arial" w:cs="Arial"/>
          <w:sz w:val="20"/>
        </w:rPr>
        <w:t xml:space="preserve">: </w:t>
      </w:r>
      <w:r w:rsidRPr="003E4699">
        <w:rPr>
          <w:rFonts w:ascii="Arial" w:hAnsi="Arial" w:cs="Arial"/>
          <w:sz w:val="20"/>
        </w:rPr>
        <w:t xml:space="preserve"> </w:t>
      </w:r>
      <w:bookmarkStart w:id="79" w:name="Text76"/>
      <w:r w:rsidR="000E0376" w:rsidRPr="003E4699">
        <w:rPr>
          <w:rFonts w:ascii="Arial" w:hAnsi="Arial" w:cs="Arial"/>
          <w:b/>
          <w:sz w:val="20"/>
          <w:szCs w:val="20"/>
          <w:highlight w:val="darkGray"/>
        </w:rPr>
        <w:fldChar w:fldCharType="begin">
          <w:ffData>
            <w:name w:val="Text76"/>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79"/>
    </w:p>
    <w:p w14:paraId="1D868643" w14:textId="77777777" w:rsidR="00D03289" w:rsidRPr="003E4699" w:rsidRDefault="00D03289" w:rsidP="00D03289">
      <w:pPr>
        <w:pStyle w:val="ListParagraph"/>
        <w:rPr>
          <w:rFonts w:ascii="Arial" w:hAnsi="Arial" w:cs="Arial"/>
          <w:sz w:val="20"/>
        </w:rPr>
      </w:pPr>
    </w:p>
    <w:p w14:paraId="1D868644" w14:textId="77777777" w:rsidR="00D03289" w:rsidRPr="003E4699" w:rsidRDefault="00D03289" w:rsidP="00261BCE">
      <w:pPr>
        <w:numPr>
          <w:ilvl w:val="1"/>
          <w:numId w:val="17"/>
        </w:numPr>
        <w:ind w:left="709" w:hanging="709"/>
        <w:rPr>
          <w:rFonts w:ascii="Arial" w:hAnsi="Arial" w:cs="Arial"/>
          <w:sz w:val="20"/>
        </w:rPr>
      </w:pPr>
      <w:r w:rsidRPr="003E4699">
        <w:rPr>
          <w:rFonts w:ascii="Arial" w:hAnsi="Arial" w:cs="Arial"/>
          <w:sz w:val="20"/>
        </w:rPr>
        <w:t>Sub</w:t>
      </w:r>
      <w:r w:rsidR="008479D9" w:rsidRPr="003E4699">
        <w:rPr>
          <w:rFonts w:ascii="Arial" w:hAnsi="Arial" w:cs="Arial"/>
          <w:sz w:val="20"/>
        </w:rPr>
        <w:t>-C</w:t>
      </w:r>
      <w:r w:rsidRPr="003E4699">
        <w:rPr>
          <w:rFonts w:ascii="Arial" w:hAnsi="Arial" w:cs="Arial"/>
          <w:sz w:val="20"/>
        </w:rPr>
        <w:t xml:space="preserve">ontractor Material procurement and delivery program: </w:t>
      </w:r>
      <w:r w:rsidR="000E0376" w:rsidRPr="003E4699">
        <w:rPr>
          <w:rFonts w:ascii="Arial" w:hAnsi="Arial" w:cs="Arial"/>
          <w:b/>
          <w:sz w:val="20"/>
          <w:szCs w:val="20"/>
          <w:highlight w:val="darkGray"/>
        </w:rPr>
        <w:fldChar w:fldCharType="begin">
          <w:ffData>
            <w:name w:val="Text77"/>
            <w:enabled/>
            <w:calcOnExit w:val="0"/>
            <w:textInput>
              <w:default w:val="Yes / No"/>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Yes / No</w:t>
      </w:r>
      <w:r w:rsidR="000E0376" w:rsidRPr="003E4699">
        <w:rPr>
          <w:rFonts w:ascii="Arial" w:hAnsi="Arial" w:cs="Arial"/>
          <w:b/>
          <w:sz w:val="20"/>
          <w:szCs w:val="20"/>
          <w:highlight w:val="darkGray"/>
        </w:rPr>
        <w:fldChar w:fldCharType="end"/>
      </w:r>
      <w:r w:rsidR="00261BCE" w:rsidRPr="003E4699">
        <w:rPr>
          <w:rFonts w:ascii="Arial" w:hAnsi="Arial" w:cs="Arial"/>
          <w:sz w:val="20"/>
        </w:rPr>
        <w:tab/>
      </w:r>
      <w:r w:rsidR="00261BCE" w:rsidRPr="003E4699">
        <w:rPr>
          <w:rFonts w:ascii="Arial" w:hAnsi="Arial" w:cs="Arial"/>
          <w:sz w:val="20"/>
        </w:rPr>
        <w:br/>
        <w:t xml:space="preserve">Latest date required: </w:t>
      </w:r>
      <w:bookmarkStart w:id="80" w:name="Text78"/>
      <w:r w:rsidR="000E0376" w:rsidRPr="003E4699">
        <w:rPr>
          <w:rFonts w:ascii="Arial" w:hAnsi="Arial" w:cs="Arial"/>
          <w:b/>
          <w:sz w:val="20"/>
          <w:szCs w:val="20"/>
          <w:highlight w:val="darkGray"/>
        </w:rPr>
        <w:fldChar w:fldCharType="begin">
          <w:ffData>
            <w:name w:val="Text78"/>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80"/>
    </w:p>
    <w:p w14:paraId="1D868645" w14:textId="77777777" w:rsidR="00261BCE" w:rsidRPr="003E4699" w:rsidRDefault="00261BCE" w:rsidP="00261BCE">
      <w:pPr>
        <w:pStyle w:val="ListParagraph"/>
        <w:rPr>
          <w:rFonts w:ascii="Arial" w:hAnsi="Arial" w:cs="Arial"/>
          <w:sz w:val="20"/>
        </w:rPr>
      </w:pPr>
    </w:p>
    <w:p w14:paraId="1D868646" w14:textId="77777777" w:rsidR="0052054C" w:rsidRPr="003E4699" w:rsidRDefault="00261BCE" w:rsidP="00261BCE">
      <w:pPr>
        <w:numPr>
          <w:ilvl w:val="1"/>
          <w:numId w:val="17"/>
        </w:numPr>
        <w:ind w:left="709" w:hanging="709"/>
        <w:rPr>
          <w:rFonts w:ascii="Arial" w:hAnsi="Arial" w:cs="Arial"/>
          <w:sz w:val="20"/>
        </w:rPr>
      </w:pPr>
      <w:r w:rsidRPr="003E4699">
        <w:rPr>
          <w:rFonts w:ascii="Arial" w:hAnsi="Arial" w:cs="Arial"/>
          <w:sz w:val="20"/>
        </w:rPr>
        <w:lastRenderedPageBreak/>
        <w:t>Sub</w:t>
      </w:r>
      <w:r w:rsidR="008479D9" w:rsidRPr="003E4699">
        <w:rPr>
          <w:rFonts w:ascii="Arial" w:hAnsi="Arial" w:cs="Arial"/>
          <w:sz w:val="20"/>
        </w:rPr>
        <w:t>-C</w:t>
      </w:r>
      <w:r w:rsidRPr="003E4699">
        <w:rPr>
          <w:rFonts w:ascii="Arial" w:hAnsi="Arial" w:cs="Arial"/>
          <w:sz w:val="20"/>
        </w:rPr>
        <w:t>ontractor to provide and maintain all necessary PPE in line with site rules</w:t>
      </w:r>
    </w:p>
    <w:p w14:paraId="1D868647" w14:textId="77777777" w:rsidR="0052054C" w:rsidRPr="003E4699" w:rsidRDefault="0052054C" w:rsidP="0052054C">
      <w:pPr>
        <w:pStyle w:val="ListParagraph"/>
        <w:rPr>
          <w:rFonts w:ascii="Arial" w:hAnsi="Arial" w:cs="Arial"/>
          <w:sz w:val="20"/>
        </w:rPr>
      </w:pPr>
    </w:p>
    <w:p w14:paraId="1D868648" w14:textId="77777777" w:rsidR="0052054C" w:rsidRPr="003E4699" w:rsidRDefault="0052054C" w:rsidP="00261BCE">
      <w:pPr>
        <w:numPr>
          <w:ilvl w:val="1"/>
          <w:numId w:val="17"/>
        </w:numPr>
        <w:ind w:left="709" w:hanging="709"/>
        <w:rPr>
          <w:rFonts w:ascii="Arial" w:hAnsi="Arial" w:cs="Arial"/>
          <w:sz w:val="20"/>
        </w:rPr>
      </w:pPr>
      <w:r w:rsidRPr="003E4699">
        <w:rPr>
          <w:rFonts w:ascii="Arial" w:hAnsi="Arial" w:cs="Arial"/>
          <w:sz w:val="20"/>
        </w:rPr>
        <w:t>Sub</w:t>
      </w:r>
      <w:r w:rsidR="008479D9" w:rsidRPr="003E4699">
        <w:rPr>
          <w:rFonts w:ascii="Arial" w:hAnsi="Arial" w:cs="Arial"/>
          <w:sz w:val="20"/>
        </w:rPr>
        <w:t>-C</w:t>
      </w:r>
      <w:r w:rsidRPr="003E4699">
        <w:rPr>
          <w:rFonts w:ascii="Arial" w:hAnsi="Arial" w:cs="Arial"/>
          <w:sz w:val="20"/>
        </w:rPr>
        <w:t xml:space="preserve">ontractor to provide fully detailed and dimensioned Working Drawings </w:t>
      </w:r>
      <w:bookmarkStart w:id="81" w:name="Text79"/>
      <w:r w:rsidR="000E0376" w:rsidRPr="003E4699">
        <w:rPr>
          <w:rFonts w:ascii="Arial" w:hAnsi="Arial" w:cs="Arial"/>
          <w:b/>
          <w:sz w:val="20"/>
          <w:szCs w:val="20"/>
          <w:highlight w:val="darkGray"/>
        </w:rPr>
        <w:fldChar w:fldCharType="begin">
          <w:ffData>
            <w:name w:val="Text79"/>
            <w:enabled/>
            <w:calcOnExit w:val="0"/>
            <w:textInput/>
          </w:ffData>
        </w:fldChar>
      </w:r>
      <w:r w:rsidR="00444D29"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444D29"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81"/>
      <w:r w:rsidR="00444D29" w:rsidRPr="003E4699">
        <w:rPr>
          <w:rFonts w:ascii="Arial" w:hAnsi="Arial" w:cs="Arial"/>
          <w:b/>
          <w:sz w:val="20"/>
          <w:szCs w:val="20"/>
        </w:rPr>
        <w:t xml:space="preserve"> </w:t>
      </w:r>
      <w:r w:rsidRPr="003E4699">
        <w:rPr>
          <w:rFonts w:ascii="Arial" w:hAnsi="Arial" w:cs="Arial"/>
          <w:sz w:val="20"/>
        </w:rPr>
        <w:t xml:space="preserve">Days prior to commencement of works.  Latest date </w:t>
      </w:r>
      <w:bookmarkStart w:id="82" w:name="Text80"/>
      <w:r w:rsidR="00E20BF2" w:rsidRPr="003E4699">
        <w:rPr>
          <w:rFonts w:ascii="Arial" w:hAnsi="Arial" w:cs="Arial"/>
          <w:sz w:val="20"/>
        </w:rPr>
        <w:t>required</w:t>
      </w:r>
      <w:bookmarkEnd w:id="82"/>
      <w:r w:rsidR="00E20BF2" w:rsidRPr="003E4699">
        <w:rPr>
          <w:rFonts w:ascii="Arial" w:hAnsi="Arial" w:cs="Arial"/>
          <w:b/>
          <w:sz w:val="20"/>
          <w:szCs w:val="20"/>
        </w:rPr>
        <w:t xml:space="preserve"> </w:t>
      </w:r>
      <w:r w:rsidR="000E0376" w:rsidRPr="003E4699">
        <w:rPr>
          <w:rFonts w:ascii="Arial" w:hAnsi="Arial" w:cs="Arial"/>
          <w:b/>
          <w:sz w:val="20"/>
          <w:szCs w:val="20"/>
          <w:highlight w:val="darkGray"/>
        </w:rPr>
        <w:fldChar w:fldCharType="begin">
          <w:ffData>
            <w:name w:val="Text85"/>
            <w:enabled/>
            <w:calcOnExit w:val="0"/>
            <w:textInput/>
          </w:ffData>
        </w:fldChar>
      </w:r>
      <w:bookmarkStart w:id="83" w:name="Text85"/>
      <w:r w:rsidR="00E20BF2"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83"/>
      <w:r w:rsidR="00E42050" w:rsidRPr="003E4699">
        <w:rPr>
          <w:rFonts w:ascii="Arial" w:hAnsi="Arial" w:cs="Arial"/>
          <w:sz w:val="20"/>
        </w:rPr>
        <w:t>.</w:t>
      </w:r>
    </w:p>
    <w:p w14:paraId="1D868649" w14:textId="77777777" w:rsidR="0052054C" w:rsidRPr="003E4699" w:rsidRDefault="0052054C" w:rsidP="0052054C">
      <w:pPr>
        <w:pStyle w:val="ListParagraph"/>
        <w:rPr>
          <w:rFonts w:ascii="Arial" w:hAnsi="Arial" w:cs="Arial"/>
          <w:sz w:val="20"/>
        </w:rPr>
      </w:pPr>
    </w:p>
    <w:p w14:paraId="1D86864A" w14:textId="77777777" w:rsidR="0052054C" w:rsidRPr="003E4699" w:rsidRDefault="0052054C" w:rsidP="00261BCE">
      <w:pPr>
        <w:numPr>
          <w:ilvl w:val="1"/>
          <w:numId w:val="17"/>
        </w:numPr>
        <w:ind w:left="709" w:hanging="709"/>
        <w:rPr>
          <w:rFonts w:ascii="Arial" w:hAnsi="Arial" w:cs="Arial"/>
          <w:sz w:val="20"/>
        </w:rPr>
      </w:pPr>
      <w:r w:rsidRPr="003E4699">
        <w:rPr>
          <w:rFonts w:ascii="Arial" w:hAnsi="Arial" w:cs="Arial"/>
          <w:sz w:val="20"/>
        </w:rPr>
        <w:t>Sub</w:t>
      </w:r>
      <w:r w:rsidR="008479D9" w:rsidRPr="003E4699">
        <w:rPr>
          <w:rFonts w:ascii="Arial" w:hAnsi="Arial" w:cs="Arial"/>
          <w:sz w:val="20"/>
        </w:rPr>
        <w:t>-C</w:t>
      </w:r>
      <w:r w:rsidRPr="003E4699">
        <w:rPr>
          <w:rFonts w:ascii="Arial" w:hAnsi="Arial" w:cs="Arial"/>
          <w:sz w:val="20"/>
        </w:rPr>
        <w:t>ontractor to provide fully Detailed Method Statements and Risk Assessments</w:t>
      </w:r>
      <w:r w:rsidR="00DA0E45" w:rsidRPr="003E4699">
        <w:rPr>
          <w:rFonts w:ascii="Arial" w:hAnsi="Arial" w:cs="Arial"/>
          <w:sz w:val="20"/>
        </w:rPr>
        <w:br/>
      </w:r>
      <w:r w:rsidRPr="003E4699">
        <w:rPr>
          <w:rFonts w:ascii="Arial" w:hAnsi="Arial" w:cs="Arial"/>
          <w:sz w:val="20"/>
        </w:rPr>
        <w:t xml:space="preserve"> </w:t>
      </w:r>
      <w:bookmarkStart w:id="84" w:name="Text81"/>
      <w:r w:rsidR="000E0376" w:rsidRPr="003E4699">
        <w:rPr>
          <w:rFonts w:ascii="Arial" w:hAnsi="Arial" w:cs="Arial"/>
          <w:b/>
          <w:sz w:val="20"/>
          <w:szCs w:val="20"/>
          <w:highlight w:val="darkGray"/>
        </w:rPr>
        <w:fldChar w:fldCharType="begin">
          <w:ffData>
            <w:name w:val="Text81"/>
            <w:enabled/>
            <w:calcOnExit w:val="0"/>
            <w:textInput/>
          </w:ffData>
        </w:fldChar>
      </w:r>
      <w:r w:rsidR="00E20BF2"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84"/>
      <w:r w:rsidR="00E20BF2" w:rsidRPr="003E4699">
        <w:rPr>
          <w:rFonts w:ascii="Arial" w:hAnsi="Arial" w:cs="Arial"/>
          <w:b/>
          <w:sz w:val="20"/>
          <w:szCs w:val="20"/>
        </w:rPr>
        <w:t xml:space="preserve"> </w:t>
      </w:r>
      <w:r w:rsidRPr="003E4699">
        <w:rPr>
          <w:rFonts w:ascii="Arial" w:hAnsi="Arial" w:cs="Arial"/>
          <w:sz w:val="20"/>
        </w:rPr>
        <w:t>days prior to commencement of works on site.</w:t>
      </w:r>
    </w:p>
    <w:p w14:paraId="1D86864B" w14:textId="77777777" w:rsidR="0052054C" w:rsidRPr="003E4699" w:rsidRDefault="0052054C" w:rsidP="0052054C">
      <w:pPr>
        <w:pStyle w:val="ListParagraph"/>
        <w:rPr>
          <w:rFonts w:ascii="Arial" w:hAnsi="Arial" w:cs="Arial"/>
          <w:sz w:val="20"/>
        </w:rPr>
      </w:pPr>
    </w:p>
    <w:p w14:paraId="1D86864C" w14:textId="5B497FC1" w:rsidR="0052054C" w:rsidRPr="003E4699" w:rsidRDefault="0052054C" w:rsidP="00261BCE">
      <w:pPr>
        <w:numPr>
          <w:ilvl w:val="1"/>
          <w:numId w:val="17"/>
        </w:numPr>
        <w:ind w:left="709" w:hanging="709"/>
        <w:rPr>
          <w:rFonts w:ascii="Arial" w:hAnsi="Arial" w:cs="Arial"/>
          <w:sz w:val="20"/>
        </w:rPr>
      </w:pPr>
      <w:r w:rsidRPr="003E4699">
        <w:rPr>
          <w:rFonts w:ascii="Arial" w:hAnsi="Arial" w:cs="Arial"/>
          <w:sz w:val="20"/>
        </w:rPr>
        <w:t>Sub</w:t>
      </w:r>
      <w:r w:rsidR="008479D9" w:rsidRPr="003E4699">
        <w:rPr>
          <w:rFonts w:ascii="Arial" w:hAnsi="Arial" w:cs="Arial"/>
          <w:sz w:val="20"/>
        </w:rPr>
        <w:t>-C</w:t>
      </w:r>
      <w:r w:rsidRPr="003E4699">
        <w:rPr>
          <w:rFonts w:ascii="Arial" w:hAnsi="Arial" w:cs="Arial"/>
          <w:sz w:val="20"/>
        </w:rPr>
        <w:t xml:space="preserve">ontractor to provide details of Waste to be produced </w:t>
      </w:r>
      <w:bookmarkStart w:id="85" w:name="Text82"/>
      <w:r w:rsidR="000E0376" w:rsidRPr="003E4699">
        <w:rPr>
          <w:rFonts w:ascii="Arial" w:hAnsi="Arial" w:cs="Arial"/>
          <w:b/>
          <w:sz w:val="20"/>
          <w:szCs w:val="20"/>
          <w:highlight w:val="darkGray"/>
        </w:rPr>
        <w:fldChar w:fldCharType="begin">
          <w:ffData>
            <w:name w:val="Text82"/>
            <w:enabled/>
            <w:calcOnExit w:val="0"/>
            <w:textInput/>
          </w:ffData>
        </w:fldChar>
      </w:r>
      <w:r w:rsidR="00E20BF2"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85"/>
      <w:r w:rsidR="00E20BF2" w:rsidRPr="003E4699">
        <w:rPr>
          <w:rFonts w:ascii="Arial" w:hAnsi="Arial" w:cs="Arial"/>
          <w:b/>
          <w:sz w:val="20"/>
          <w:szCs w:val="20"/>
        </w:rPr>
        <w:t xml:space="preserve"> </w:t>
      </w:r>
      <w:r w:rsidRPr="003E4699">
        <w:rPr>
          <w:rFonts w:ascii="Arial" w:hAnsi="Arial" w:cs="Arial"/>
          <w:sz w:val="20"/>
        </w:rPr>
        <w:t>days</w:t>
      </w:r>
      <w:r w:rsidR="00D968C8" w:rsidRPr="003E4699">
        <w:rPr>
          <w:rFonts w:ascii="Arial" w:hAnsi="Arial" w:cs="Arial"/>
          <w:sz w:val="20"/>
        </w:rPr>
        <w:t xml:space="preserve"> prior to commencement of works.</w:t>
      </w:r>
    </w:p>
    <w:p w14:paraId="1D86864D" w14:textId="77777777" w:rsidR="0052054C" w:rsidRPr="003E4699" w:rsidRDefault="0052054C" w:rsidP="0052054C">
      <w:pPr>
        <w:pStyle w:val="ListParagraph"/>
        <w:rPr>
          <w:rFonts w:ascii="Arial" w:hAnsi="Arial" w:cs="Arial"/>
          <w:sz w:val="20"/>
        </w:rPr>
      </w:pPr>
    </w:p>
    <w:p w14:paraId="1D86864E" w14:textId="77777777" w:rsidR="0052054C" w:rsidRPr="003E4699" w:rsidRDefault="0052054C" w:rsidP="00261BCE">
      <w:pPr>
        <w:numPr>
          <w:ilvl w:val="1"/>
          <w:numId w:val="17"/>
        </w:numPr>
        <w:ind w:left="709" w:hanging="709"/>
        <w:rPr>
          <w:rFonts w:ascii="Arial" w:hAnsi="Arial" w:cs="Arial"/>
          <w:sz w:val="20"/>
        </w:rPr>
      </w:pPr>
      <w:r w:rsidRPr="003E4699">
        <w:rPr>
          <w:rFonts w:ascii="Arial" w:hAnsi="Arial" w:cs="Arial"/>
          <w:sz w:val="20"/>
        </w:rPr>
        <w:t>Sub</w:t>
      </w:r>
      <w:r w:rsidR="008479D9" w:rsidRPr="003E4699">
        <w:rPr>
          <w:rFonts w:ascii="Arial" w:hAnsi="Arial" w:cs="Arial"/>
          <w:sz w:val="20"/>
        </w:rPr>
        <w:t>-C</w:t>
      </w:r>
      <w:r w:rsidRPr="003E4699">
        <w:rPr>
          <w:rFonts w:ascii="Arial" w:hAnsi="Arial" w:cs="Arial"/>
          <w:sz w:val="20"/>
        </w:rPr>
        <w:t xml:space="preserve">ontractor to provide fully </w:t>
      </w:r>
      <w:r w:rsidR="008479D9" w:rsidRPr="003E4699">
        <w:rPr>
          <w:rFonts w:ascii="Arial" w:hAnsi="Arial" w:cs="Arial"/>
          <w:sz w:val="20"/>
        </w:rPr>
        <w:t>d</w:t>
      </w:r>
      <w:r w:rsidRPr="003E4699">
        <w:rPr>
          <w:rFonts w:ascii="Arial" w:hAnsi="Arial" w:cs="Arial"/>
          <w:sz w:val="20"/>
        </w:rPr>
        <w:t>etailed COSHH Assessments</w:t>
      </w:r>
      <w:r w:rsidR="00DA0E45" w:rsidRPr="003E4699">
        <w:rPr>
          <w:rFonts w:ascii="Arial" w:hAnsi="Arial" w:cs="Arial"/>
          <w:sz w:val="20"/>
        </w:rPr>
        <w:t xml:space="preserve"> </w:t>
      </w:r>
      <w:bookmarkStart w:id="86" w:name="Text83"/>
      <w:r w:rsidR="000E0376" w:rsidRPr="003E4699">
        <w:rPr>
          <w:rFonts w:ascii="Arial" w:hAnsi="Arial" w:cs="Arial"/>
          <w:b/>
          <w:sz w:val="20"/>
          <w:szCs w:val="20"/>
          <w:highlight w:val="darkGray"/>
        </w:rPr>
        <w:fldChar w:fldCharType="begin">
          <w:ffData>
            <w:name w:val="Text83"/>
            <w:enabled/>
            <w:calcOnExit w:val="0"/>
            <w:textInput/>
          </w:ffData>
        </w:fldChar>
      </w:r>
      <w:r w:rsidR="00E20BF2"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86"/>
      <w:r w:rsidR="00E20BF2" w:rsidRPr="003E4699">
        <w:rPr>
          <w:rFonts w:ascii="Arial" w:hAnsi="Arial" w:cs="Arial"/>
          <w:b/>
          <w:sz w:val="20"/>
          <w:szCs w:val="20"/>
        </w:rPr>
        <w:t xml:space="preserve"> </w:t>
      </w:r>
      <w:r w:rsidR="00E42050" w:rsidRPr="003E4699">
        <w:rPr>
          <w:rFonts w:ascii="Arial" w:hAnsi="Arial" w:cs="Arial"/>
          <w:sz w:val="20"/>
        </w:rPr>
        <w:t>days</w:t>
      </w:r>
      <w:r w:rsidRPr="003E4699">
        <w:rPr>
          <w:rFonts w:ascii="Arial" w:hAnsi="Arial" w:cs="Arial"/>
          <w:sz w:val="20"/>
        </w:rPr>
        <w:t xml:space="preserve"> prior to commencement of works on site.</w:t>
      </w:r>
    </w:p>
    <w:p w14:paraId="1D86864F" w14:textId="77777777" w:rsidR="0052054C" w:rsidRPr="003E4699" w:rsidRDefault="0052054C" w:rsidP="0052054C">
      <w:pPr>
        <w:pStyle w:val="ListParagraph"/>
        <w:rPr>
          <w:rFonts w:ascii="Arial" w:hAnsi="Arial" w:cs="Arial"/>
          <w:sz w:val="20"/>
        </w:rPr>
      </w:pPr>
    </w:p>
    <w:p w14:paraId="1D868650" w14:textId="77777777" w:rsidR="0052054C" w:rsidRPr="003E4699" w:rsidRDefault="0052054C" w:rsidP="00261BCE">
      <w:pPr>
        <w:numPr>
          <w:ilvl w:val="1"/>
          <w:numId w:val="17"/>
        </w:numPr>
        <w:ind w:left="709" w:hanging="709"/>
        <w:rPr>
          <w:rFonts w:ascii="Arial" w:hAnsi="Arial" w:cs="Arial"/>
          <w:sz w:val="20"/>
        </w:rPr>
      </w:pPr>
      <w:r w:rsidRPr="003E4699">
        <w:rPr>
          <w:rFonts w:ascii="Arial" w:hAnsi="Arial" w:cs="Arial"/>
          <w:sz w:val="20"/>
        </w:rPr>
        <w:t>Sub</w:t>
      </w:r>
      <w:r w:rsidR="008479D9" w:rsidRPr="003E4699">
        <w:rPr>
          <w:rFonts w:ascii="Arial" w:hAnsi="Arial" w:cs="Arial"/>
          <w:sz w:val="20"/>
        </w:rPr>
        <w:t>-C</w:t>
      </w:r>
      <w:r w:rsidRPr="003E4699">
        <w:rPr>
          <w:rFonts w:ascii="Arial" w:hAnsi="Arial" w:cs="Arial"/>
          <w:sz w:val="20"/>
        </w:rPr>
        <w:t xml:space="preserve">ontractor to maintain accurate records of installation at all times and provide completed </w:t>
      </w:r>
      <w:r w:rsidR="00A057C4" w:rsidRPr="003E4699">
        <w:rPr>
          <w:rFonts w:ascii="Arial" w:hAnsi="Arial" w:cs="Arial"/>
          <w:sz w:val="20"/>
        </w:rPr>
        <w:t>as</w:t>
      </w:r>
      <w:r w:rsidRPr="003E4699">
        <w:rPr>
          <w:rFonts w:ascii="Arial" w:hAnsi="Arial" w:cs="Arial"/>
          <w:sz w:val="20"/>
        </w:rPr>
        <w:t xml:space="preserve"> </w:t>
      </w:r>
      <w:r w:rsidR="008479D9" w:rsidRPr="003E4699">
        <w:rPr>
          <w:rFonts w:ascii="Arial" w:hAnsi="Arial" w:cs="Arial"/>
          <w:sz w:val="20"/>
        </w:rPr>
        <w:t>i</w:t>
      </w:r>
      <w:r w:rsidRPr="003E4699">
        <w:rPr>
          <w:rFonts w:ascii="Arial" w:hAnsi="Arial" w:cs="Arial"/>
          <w:sz w:val="20"/>
        </w:rPr>
        <w:t xml:space="preserve">nstalled information and O&amp;M information </w:t>
      </w:r>
      <w:bookmarkStart w:id="87" w:name="Text84"/>
      <w:r w:rsidR="000E0376" w:rsidRPr="003E4699">
        <w:rPr>
          <w:rFonts w:ascii="Arial" w:hAnsi="Arial" w:cs="Arial"/>
          <w:b/>
          <w:sz w:val="20"/>
          <w:szCs w:val="20"/>
          <w:highlight w:val="darkGray"/>
        </w:rPr>
        <w:fldChar w:fldCharType="begin">
          <w:ffData>
            <w:name w:val="Text84"/>
            <w:enabled/>
            <w:calcOnExit w:val="0"/>
            <w:textInput/>
          </w:ffData>
        </w:fldChar>
      </w:r>
      <w:r w:rsidR="00E20BF2"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87"/>
      <w:r w:rsidR="00E20BF2" w:rsidRPr="003E4699">
        <w:rPr>
          <w:rFonts w:ascii="Arial" w:hAnsi="Arial" w:cs="Arial"/>
          <w:b/>
          <w:sz w:val="20"/>
          <w:szCs w:val="20"/>
        </w:rPr>
        <w:t xml:space="preserve"> </w:t>
      </w:r>
      <w:r w:rsidRPr="003E4699">
        <w:rPr>
          <w:rFonts w:ascii="Arial" w:hAnsi="Arial" w:cs="Arial"/>
          <w:sz w:val="20"/>
        </w:rPr>
        <w:t>days prior to contract completion.</w:t>
      </w:r>
    </w:p>
    <w:p w14:paraId="1D868651" w14:textId="77777777" w:rsidR="0052054C" w:rsidRPr="003E4699" w:rsidRDefault="0052054C" w:rsidP="0052054C">
      <w:pPr>
        <w:pStyle w:val="ListParagraph"/>
        <w:rPr>
          <w:rFonts w:ascii="Arial" w:hAnsi="Arial" w:cs="Arial"/>
          <w:sz w:val="20"/>
        </w:rPr>
      </w:pPr>
    </w:p>
    <w:p w14:paraId="1D868652" w14:textId="12345CA2" w:rsidR="00261BCE" w:rsidRPr="003E4699" w:rsidRDefault="0052054C" w:rsidP="00261BCE">
      <w:pPr>
        <w:numPr>
          <w:ilvl w:val="1"/>
          <w:numId w:val="17"/>
        </w:numPr>
        <w:ind w:left="709" w:hanging="709"/>
        <w:rPr>
          <w:rFonts w:ascii="Arial" w:hAnsi="Arial" w:cs="Arial"/>
          <w:sz w:val="20"/>
        </w:rPr>
      </w:pPr>
      <w:r w:rsidRPr="003E4699">
        <w:rPr>
          <w:rFonts w:ascii="Arial" w:hAnsi="Arial" w:cs="Arial"/>
          <w:sz w:val="20"/>
        </w:rPr>
        <w:t xml:space="preserve">The </w:t>
      </w:r>
      <w:r w:rsidR="008479D9" w:rsidRPr="003E4699">
        <w:rPr>
          <w:rFonts w:ascii="Arial" w:hAnsi="Arial" w:cs="Arial"/>
          <w:sz w:val="20"/>
        </w:rPr>
        <w:t>S</w:t>
      </w:r>
      <w:r w:rsidRPr="003E4699">
        <w:rPr>
          <w:rFonts w:ascii="Arial" w:hAnsi="Arial" w:cs="Arial"/>
          <w:sz w:val="20"/>
        </w:rPr>
        <w:t>ub</w:t>
      </w:r>
      <w:r w:rsidR="008479D9" w:rsidRPr="003E4699">
        <w:rPr>
          <w:rFonts w:ascii="Arial" w:hAnsi="Arial" w:cs="Arial"/>
          <w:sz w:val="20"/>
        </w:rPr>
        <w:t>-C</w:t>
      </w:r>
      <w:r w:rsidRPr="003E4699">
        <w:rPr>
          <w:rFonts w:ascii="Arial" w:hAnsi="Arial" w:cs="Arial"/>
          <w:sz w:val="20"/>
        </w:rPr>
        <w:t xml:space="preserve">ontractor shall rectify defective workmanship and/or materials in line with the timescales defined in the main contract until such time that the Final Certificate of Making Good of defects is received following the defined main contract defects liability period.  Attention is drawn to the category of defect and rectification times for </w:t>
      </w:r>
      <w:r w:rsidR="001B6249" w:rsidRPr="003E4699">
        <w:rPr>
          <w:rFonts w:ascii="Arial" w:hAnsi="Arial" w:cs="Arial"/>
          <w:sz w:val="20"/>
        </w:rPr>
        <w:t>e</w:t>
      </w:r>
      <w:r w:rsidRPr="003E4699">
        <w:rPr>
          <w:rFonts w:ascii="Arial" w:hAnsi="Arial" w:cs="Arial"/>
          <w:sz w:val="20"/>
        </w:rPr>
        <w:t xml:space="preserve">mergency, </w:t>
      </w:r>
      <w:r w:rsidR="001B6249" w:rsidRPr="003E4699">
        <w:rPr>
          <w:rFonts w:ascii="Arial" w:hAnsi="Arial" w:cs="Arial"/>
          <w:sz w:val="20"/>
        </w:rPr>
        <w:t>u</w:t>
      </w:r>
      <w:r w:rsidRPr="003E4699">
        <w:rPr>
          <w:rFonts w:ascii="Arial" w:hAnsi="Arial" w:cs="Arial"/>
          <w:sz w:val="20"/>
        </w:rPr>
        <w:t xml:space="preserve">rgent and </w:t>
      </w:r>
      <w:r w:rsidR="00D968C8" w:rsidRPr="003E4699">
        <w:rPr>
          <w:rFonts w:ascii="Arial" w:hAnsi="Arial" w:cs="Arial"/>
          <w:sz w:val="20"/>
        </w:rPr>
        <w:t>non-urgent</w:t>
      </w:r>
      <w:r w:rsidRPr="003E4699">
        <w:rPr>
          <w:rFonts w:ascii="Arial" w:hAnsi="Arial" w:cs="Arial"/>
          <w:sz w:val="20"/>
        </w:rPr>
        <w:t>.</w:t>
      </w:r>
      <w:r w:rsidR="00261BCE" w:rsidRPr="003E4699">
        <w:rPr>
          <w:rFonts w:ascii="Arial" w:hAnsi="Arial" w:cs="Arial"/>
          <w:sz w:val="20"/>
        </w:rPr>
        <w:br/>
      </w:r>
    </w:p>
    <w:p w14:paraId="1D868653" w14:textId="77777777" w:rsidR="00A31FD3" w:rsidRPr="003E4699" w:rsidRDefault="002E0F72" w:rsidP="00A31FD3">
      <w:pPr>
        <w:numPr>
          <w:ilvl w:val="1"/>
          <w:numId w:val="17"/>
        </w:numPr>
        <w:ind w:left="709" w:hanging="709"/>
        <w:jc w:val="both"/>
        <w:rPr>
          <w:rFonts w:ascii="Arial" w:hAnsi="Arial" w:cs="Arial"/>
          <w:sz w:val="20"/>
        </w:rPr>
      </w:pPr>
      <w:r w:rsidRPr="003E4699">
        <w:rPr>
          <w:rFonts w:ascii="Arial" w:hAnsi="Arial" w:cs="Arial"/>
          <w:sz w:val="20"/>
        </w:rPr>
        <w:t>Other here specified:</w:t>
      </w:r>
    </w:p>
    <w:p w14:paraId="1D868654" w14:textId="77777777" w:rsidR="00A31FD3" w:rsidRPr="003E4699" w:rsidRDefault="00A31FD3" w:rsidP="00A31FD3">
      <w:pPr>
        <w:pStyle w:val="ListParagraph"/>
        <w:rPr>
          <w:rFonts w:ascii="Arial" w:hAnsi="Arial" w:cs="Arial"/>
          <w:sz w:val="20"/>
        </w:rPr>
      </w:pPr>
    </w:p>
    <w:p w14:paraId="1D868655" w14:textId="77777777" w:rsidR="00A31FD3" w:rsidRPr="003E4699" w:rsidRDefault="002E0F72" w:rsidP="00A31FD3">
      <w:pPr>
        <w:numPr>
          <w:ilvl w:val="1"/>
          <w:numId w:val="17"/>
        </w:numPr>
        <w:ind w:left="709" w:hanging="709"/>
        <w:jc w:val="both"/>
        <w:rPr>
          <w:rFonts w:ascii="Arial" w:hAnsi="Arial" w:cs="Arial"/>
          <w:sz w:val="20"/>
        </w:rPr>
      </w:pPr>
      <w:r w:rsidRPr="003E4699">
        <w:rPr>
          <w:rFonts w:ascii="Arial" w:hAnsi="Arial" w:cs="Arial"/>
          <w:sz w:val="20"/>
        </w:rPr>
        <w:t xml:space="preserve">To avoid the possibility of contentious discussions on reimbursement for work allegedly carried out on a day-work basis, it is a condition precedent for payment </w:t>
      </w:r>
      <w:r w:rsidR="00B06338" w:rsidRPr="003E4699">
        <w:rPr>
          <w:rFonts w:ascii="Arial" w:hAnsi="Arial" w:cs="Arial"/>
          <w:sz w:val="20"/>
        </w:rPr>
        <w:t xml:space="preserve">on such basis </w:t>
      </w:r>
      <w:r w:rsidRPr="003E4699">
        <w:rPr>
          <w:rFonts w:ascii="Arial" w:hAnsi="Arial" w:cs="Arial"/>
          <w:sz w:val="20"/>
        </w:rPr>
        <w:t>that the following proc</w:t>
      </w:r>
      <w:r w:rsidR="00A31FD3" w:rsidRPr="003E4699">
        <w:rPr>
          <w:rFonts w:ascii="Arial" w:hAnsi="Arial" w:cs="Arial"/>
          <w:sz w:val="20"/>
        </w:rPr>
        <w:t>edures are to be complied with:</w:t>
      </w:r>
      <w:r w:rsidRPr="003E4699">
        <w:rPr>
          <w:rFonts w:ascii="Arial" w:hAnsi="Arial" w:cs="Arial"/>
          <w:sz w:val="20"/>
        </w:rPr>
        <w:t>-</w:t>
      </w:r>
    </w:p>
    <w:p w14:paraId="1D868656" w14:textId="77777777" w:rsidR="00A31FD3" w:rsidRPr="003E4699" w:rsidRDefault="00A31FD3" w:rsidP="00A31FD3">
      <w:pPr>
        <w:pStyle w:val="ListParagraph"/>
        <w:rPr>
          <w:rFonts w:ascii="Arial" w:hAnsi="Arial" w:cs="Arial"/>
          <w:sz w:val="20"/>
        </w:rPr>
      </w:pPr>
    </w:p>
    <w:p w14:paraId="1D868657" w14:textId="77777777" w:rsidR="00A31FD3" w:rsidRPr="003E4699" w:rsidRDefault="002E0F72" w:rsidP="00A31FD3">
      <w:pPr>
        <w:numPr>
          <w:ilvl w:val="2"/>
          <w:numId w:val="17"/>
        </w:numPr>
        <w:ind w:left="1418" w:hanging="698"/>
        <w:jc w:val="both"/>
        <w:rPr>
          <w:rFonts w:ascii="Arial" w:hAnsi="Arial" w:cs="Arial"/>
          <w:sz w:val="20"/>
        </w:rPr>
      </w:pPr>
      <w:r w:rsidRPr="003E4699">
        <w:rPr>
          <w:rFonts w:ascii="Arial" w:hAnsi="Arial" w:cs="Arial"/>
          <w:sz w:val="20"/>
        </w:rPr>
        <w:t>Written instructions shall be obtained from our Contract Manager prior to work commencing.</w:t>
      </w:r>
    </w:p>
    <w:p w14:paraId="1D868658" w14:textId="77777777" w:rsidR="00A31FD3" w:rsidRPr="003E4699" w:rsidRDefault="00A31FD3" w:rsidP="00A31FD3">
      <w:pPr>
        <w:ind w:left="1418"/>
        <w:jc w:val="both"/>
        <w:rPr>
          <w:rFonts w:ascii="Arial" w:hAnsi="Arial" w:cs="Arial"/>
          <w:sz w:val="20"/>
        </w:rPr>
      </w:pPr>
    </w:p>
    <w:p w14:paraId="1D868659" w14:textId="77777777" w:rsidR="00AB3503" w:rsidRPr="003E4699" w:rsidRDefault="002E0F72" w:rsidP="00AB3503">
      <w:pPr>
        <w:numPr>
          <w:ilvl w:val="2"/>
          <w:numId w:val="17"/>
        </w:numPr>
        <w:ind w:left="1418" w:hanging="698"/>
        <w:jc w:val="both"/>
        <w:rPr>
          <w:rFonts w:ascii="Arial" w:hAnsi="Arial" w:cs="Arial"/>
          <w:sz w:val="20"/>
        </w:rPr>
      </w:pPr>
      <w:r w:rsidRPr="003E4699">
        <w:rPr>
          <w:rFonts w:ascii="Arial" w:hAnsi="Arial" w:cs="Arial"/>
          <w:sz w:val="20"/>
        </w:rPr>
        <w:t>The agreement of our Contract Manager as to when an operation is to be commenced shall be obtained and he shall be notified on completion.</w:t>
      </w:r>
    </w:p>
    <w:p w14:paraId="1D86865A" w14:textId="77777777" w:rsidR="00AB3503" w:rsidRPr="003E4699" w:rsidRDefault="00AB3503" w:rsidP="00AB3503">
      <w:pPr>
        <w:pStyle w:val="ListParagraph"/>
        <w:rPr>
          <w:rFonts w:ascii="Arial" w:hAnsi="Arial" w:cs="Arial"/>
          <w:sz w:val="20"/>
        </w:rPr>
      </w:pPr>
    </w:p>
    <w:p w14:paraId="1D86865B" w14:textId="77777777" w:rsidR="00AB3503" w:rsidRPr="003E4699" w:rsidRDefault="002E0F72" w:rsidP="00AB3503">
      <w:pPr>
        <w:numPr>
          <w:ilvl w:val="2"/>
          <w:numId w:val="17"/>
        </w:numPr>
        <w:ind w:left="1418" w:hanging="698"/>
        <w:jc w:val="both"/>
        <w:rPr>
          <w:rFonts w:ascii="Arial" w:hAnsi="Arial" w:cs="Arial"/>
          <w:sz w:val="20"/>
        </w:rPr>
      </w:pPr>
      <w:r w:rsidRPr="003E4699">
        <w:rPr>
          <w:rFonts w:ascii="Arial" w:hAnsi="Arial" w:cs="Arial"/>
          <w:sz w:val="20"/>
        </w:rPr>
        <w:t>A day-work sheet in duplicate is to be presented to our Contract Manager by 9 a.m. on the first working day following the day on which work was carried out.</w:t>
      </w:r>
    </w:p>
    <w:p w14:paraId="1D86865C" w14:textId="77777777" w:rsidR="00AB3503" w:rsidRPr="003E4699" w:rsidRDefault="00AB3503" w:rsidP="00AB3503">
      <w:pPr>
        <w:pStyle w:val="ListParagraph"/>
        <w:rPr>
          <w:rFonts w:ascii="Arial" w:hAnsi="Arial" w:cs="Arial"/>
          <w:sz w:val="20"/>
        </w:rPr>
      </w:pPr>
    </w:p>
    <w:p w14:paraId="1D86865D" w14:textId="77777777" w:rsidR="00AB3503" w:rsidRPr="003E4699" w:rsidRDefault="002E0F72" w:rsidP="00AB3503">
      <w:pPr>
        <w:numPr>
          <w:ilvl w:val="2"/>
          <w:numId w:val="17"/>
        </w:numPr>
        <w:ind w:left="1418" w:hanging="698"/>
        <w:jc w:val="both"/>
        <w:rPr>
          <w:rFonts w:ascii="Arial" w:hAnsi="Arial" w:cs="Arial"/>
          <w:sz w:val="20"/>
        </w:rPr>
      </w:pPr>
      <w:r w:rsidRPr="003E4699">
        <w:rPr>
          <w:rFonts w:ascii="Arial" w:hAnsi="Arial" w:cs="Arial"/>
          <w:sz w:val="20"/>
        </w:rPr>
        <w:t>Signature of the day-work sheet is to record that the work was done.  The basis and amount of payment will be decided by our Contract Manager.</w:t>
      </w:r>
    </w:p>
    <w:p w14:paraId="1D86865E" w14:textId="77777777" w:rsidR="00AB3503" w:rsidRPr="003E4699" w:rsidRDefault="00AB3503" w:rsidP="00AB3503">
      <w:pPr>
        <w:pStyle w:val="ListParagraph"/>
        <w:rPr>
          <w:rFonts w:ascii="Arial" w:hAnsi="Arial" w:cs="Arial"/>
          <w:sz w:val="20"/>
        </w:rPr>
      </w:pPr>
    </w:p>
    <w:p w14:paraId="1D86865F" w14:textId="77777777" w:rsidR="00AB3503" w:rsidRPr="003E4699" w:rsidRDefault="00042687" w:rsidP="00AB3503">
      <w:pPr>
        <w:numPr>
          <w:ilvl w:val="2"/>
          <w:numId w:val="17"/>
        </w:numPr>
        <w:ind w:left="1418" w:hanging="698"/>
        <w:jc w:val="both"/>
        <w:rPr>
          <w:rFonts w:ascii="Arial" w:hAnsi="Arial" w:cs="Arial"/>
          <w:sz w:val="20"/>
        </w:rPr>
      </w:pPr>
      <w:r w:rsidRPr="003E4699">
        <w:rPr>
          <w:rFonts w:ascii="Arial" w:hAnsi="Arial" w:cs="Arial"/>
          <w:sz w:val="20"/>
        </w:rPr>
        <w:t>Sub-</w:t>
      </w:r>
      <w:proofErr w:type="gramStart"/>
      <w:r w:rsidRPr="003E4699">
        <w:rPr>
          <w:rFonts w:ascii="Arial" w:hAnsi="Arial" w:cs="Arial"/>
          <w:sz w:val="20"/>
        </w:rPr>
        <w:t>Contract</w:t>
      </w:r>
      <w:r w:rsidR="002E0F72" w:rsidRPr="003E4699">
        <w:rPr>
          <w:rFonts w:ascii="Arial" w:hAnsi="Arial" w:cs="Arial"/>
          <w:sz w:val="20"/>
        </w:rPr>
        <w:t xml:space="preserve"> day</w:t>
      </w:r>
      <w:proofErr w:type="gramEnd"/>
      <w:r w:rsidR="002E0F72" w:rsidRPr="003E4699">
        <w:rPr>
          <w:rFonts w:ascii="Arial" w:hAnsi="Arial" w:cs="Arial"/>
          <w:sz w:val="20"/>
        </w:rPr>
        <w:t>-work rates shall be calculated as follows</w:t>
      </w:r>
      <w:r w:rsidR="00124F65" w:rsidRPr="003E4699">
        <w:rPr>
          <w:rFonts w:ascii="Arial" w:hAnsi="Arial" w:cs="Arial"/>
          <w:sz w:val="20"/>
        </w:rPr>
        <w:t>:-</w:t>
      </w:r>
    </w:p>
    <w:p w14:paraId="1D868660" w14:textId="77777777" w:rsidR="00124F65" w:rsidRPr="003E4699" w:rsidRDefault="00124F65" w:rsidP="00124F65">
      <w:pPr>
        <w:jc w:val="both"/>
        <w:rPr>
          <w:rFonts w:ascii="Arial" w:hAnsi="Arial" w:cs="Arial"/>
          <w:sz w:val="20"/>
        </w:rPr>
      </w:pPr>
    </w:p>
    <w:p w14:paraId="1D868661" w14:textId="77777777" w:rsidR="00AB3503" w:rsidRPr="003E4699" w:rsidRDefault="002E0F72" w:rsidP="00124F65">
      <w:pPr>
        <w:numPr>
          <w:ilvl w:val="3"/>
          <w:numId w:val="17"/>
        </w:numPr>
        <w:jc w:val="both"/>
        <w:rPr>
          <w:rFonts w:ascii="Arial" w:hAnsi="Arial" w:cs="Arial"/>
          <w:sz w:val="20"/>
        </w:rPr>
      </w:pPr>
      <w:r w:rsidRPr="003E4699">
        <w:rPr>
          <w:rFonts w:ascii="Arial" w:hAnsi="Arial" w:cs="Arial"/>
          <w:sz w:val="20"/>
        </w:rPr>
        <w:t>As per attached schedule of rates referenced:</w:t>
      </w:r>
      <w:r w:rsidR="00B06338" w:rsidRPr="003E4699">
        <w:rPr>
          <w:rFonts w:ascii="Arial" w:hAnsi="Arial" w:cs="Arial"/>
          <w:sz w:val="20"/>
        </w:rPr>
        <w:t xml:space="preserve"> </w:t>
      </w:r>
      <w:bookmarkStart w:id="88" w:name="Text86"/>
      <w:r w:rsidR="000E0376" w:rsidRPr="003E4699">
        <w:rPr>
          <w:rFonts w:ascii="Arial" w:hAnsi="Arial" w:cs="Arial"/>
          <w:b/>
          <w:sz w:val="20"/>
          <w:szCs w:val="20"/>
          <w:highlight w:val="darkGray"/>
        </w:rPr>
        <w:fldChar w:fldCharType="begin">
          <w:ffData>
            <w:name w:val="Text86"/>
            <w:enabled/>
            <w:calcOnExit w:val="0"/>
            <w:textInput/>
          </w:ffData>
        </w:fldChar>
      </w:r>
      <w:r w:rsidR="00E20BF2"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88"/>
    </w:p>
    <w:p w14:paraId="1D868662" w14:textId="77777777" w:rsidR="00AB3503" w:rsidRPr="003E4699" w:rsidRDefault="00AB3503" w:rsidP="00AB3503">
      <w:pPr>
        <w:jc w:val="both"/>
        <w:rPr>
          <w:rFonts w:ascii="Arial" w:hAnsi="Arial" w:cs="Arial"/>
          <w:sz w:val="20"/>
        </w:rPr>
      </w:pPr>
    </w:p>
    <w:p w14:paraId="1D868663" w14:textId="77777777" w:rsidR="00EF1596" w:rsidRPr="003E4699" w:rsidRDefault="00FC6EB2" w:rsidP="00734127">
      <w:pPr>
        <w:numPr>
          <w:ilvl w:val="3"/>
          <w:numId w:val="17"/>
        </w:numPr>
        <w:ind w:left="2127" w:hanging="993"/>
        <w:jc w:val="both"/>
        <w:rPr>
          <w:rFonts w:ascii="Arial" w:hAnsi="Arial" w:cs="Arial"/>
          <w:sz w:val="20"/>
        </w:rPr>
      </w:pPr>
      <w:r w:rsidRPr="003E4699">
        <w:rPr>
          <w:rFonts w:ascii="Arial" w:hAnsi="Arial" w:cs="Arial"/>
          <w:sz w:val="20"/>
        </w:rPr>
        <w:t xml:space="preserve">As per the current RICS prime cost definition of labour </w:t>
      </w:r>
      <w:r w:rsidR="002E0F72" w:rsidRPr="003E4699">
        <w:rPr>
          <w:rFonts w:ascii="Arial" w:hAnsi="Arial" w:cs="Arial"/>
          <w:sz w:val="20"/>
        </w:rPr>
        <w:t xml:space="preserve">carried out incidental to </w:t>
      </w:r>
      <w:r w:rsidRPr="003E4699">
        <w:rPr>
          <w:rFonts w:ascii="Arial" w:hAnsi="Arial" w:cs="Arial"/>
          <w:sz w:val="20"/>
        </w:rPr>
        <w:t xml:space="preserve">the </w:t>
      </w:r>
      <w:r w:rsidR="00042687" w:rsidRPr="003E4699">
        <w:rPr>
          <w:rFonts w:ascii="Arial" w:hAnsi="Arial" w:cs="Arial"/>
          <w:sz w:val="20"/>
        </w:rPr>
        <w:t>Sub-Contract</w:t>
      </w:r>
      <w:r w:rsidRPr="003E4699">
        <w:rPr>
          <w:rFonts w:ascii="Arial" w:hAnsi="Arial" w:cs="Arial"/>
          <w:sz w:val="20"/>
        </w:rPr>
        <w:t xml:space="preserve"> Works</w:t>
      </w:r>
      <w:r w:rsidR="002E0F72" w:rsidRPr="003E4699">
        <w:rPr>
          <w:rFonts w:ascii="Arial" w:hAnsi="Arial" w:cs="Arial"/>
          <w:sz w:val="20"/>
        </w:rPr>
        <w:t xml:space="preserve"> subject to the following discounts: -</w:t>
      </w:r>
    </w:p>
    <w:p w14:paraId="1D868664" w14:textId="77777777" w:rsidR="00EF1596" w:rsidRPr="003E4699" w:rsidRDefault="00EF1596" w:rsidP="00124F65">
      <w:pPr>
        <w:ind w:left="1407" w:firstLine="720"/>
        <w:jc w:val="both"/>
        <w:rPr>
          <w:rFonts w:ascii="Arial" w:hAnsi="Arial" w:cs="Arial"/>
          <w:sz w:val="20"/>
        </w:rPr>
      </w:pPr>
    </w:p>
    <w:p w14:paraId="1D868665" w14:textId="77777777" w:rsidR="002E0F72" w:rsidRPr="003E4699" w:rsidRDefault="002E0F72" w:rsidP="00124F65">
      <w:pPr>
        <w:ind w:left="1407" w:firstLine="720"/>
        <w:jc w:val="both"/>
        <w:rPr>
          <w:rFonts w:ascii="Arial" w:hAnsi="Arial" w:cs="Arial"/>
          <w:sz w:val="20"/>
        </w:rPr>
      </w:pPr>
      <w:r w:rsidRPr="003E4699">
        <w:rPr>
          <w:rFonts w:ascii="Arial" w:hAnsi="Arial" w:cs="Arial"/>
          <w:sz w:val="20"/>
        </w:rPr>
        <w:t>Labour</w:t>
      </w:r>
      <w:r w:rsidRPr="003E4699">
        <w:rPr>
          <w:rFonts w:ascii="Arial" w:hAnsi="Arial" w:cs="Arial"/>
          <w:sz w:val="20"/>
        </w:rPr>
        <w:tab/>
      </w:r>
      <w:bookmarkStart w:id="89" w:name="Text87"/>
      <w:r w:rsidR="000E0376" w:rsidRPr="003E4699">
        <w:rPr>
          <w:rFonts w:ascii="Arial" w:hAnsi="Arial" w:cs="Arial"/>
          <w:b/>
          <w:sz w:val="20"/>
          <w:szCs w:val="20"/>
          <w:highlight w:val="darkGray"/>
        </w:rPr>
        <w:fldChar w:fldCharType="begin">
          <w:ffData>
            <w:name w:val="Text87"/>
            <w:enabled/>
            <w:calcOnExit w:val="0"/>
            <w:textInput/>
          </w:ffData>
        </w:fldChar>
      </w:r>
      <w:r w:rsidR="00E20BF2"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89"/>
      <w:r w:rsidR="00A057C4" w:rsidRPr="003E4699">
        <w:rPr>
          <w:rFonts w:ascii="Arial" w:hAnsi="Arial" w:cs="Arial"/>
          <w:b/>
          <w:sz w:val="20"/>
          <w:szCs w:val="20"/>
        </w:rPr>
        <w:t>%</w:t>
      </w:r>
    </w:p>
    <w:p w14:paraId="1D868666" w14:textId="77777777" w:rsidR="002E0F72" w:rsidRPr="003E4699" w:rsidRDefault="002E0F72">
      <w:pPr>
        <w:jc w:val="both"/>
        <w:rPr>
          <w:rFonts w:ascii="Arial" w:hAnsi="Arial" w:cs="Arial"/>
          <w:sz w:val="20"/>
        </w:rPr>
      </w:pPr>
    </w:p>
    <w:p w14:paraId="1D868667" w14:textId="77777777" w:rsidR="002E0F72" w:rsidRPr="003E4699" w:rsidRDefault="002E0F72" w:rsidP="00124F65">
      <w:pPr>
        <w:ind w:left="1407" w:firstLine="720"/>
        <w:jc w:val="both"/>
        <w:rPr>
          <w:rFonts w:ascii="Arial" w:hAnsi="Arial" w:cs="Arial"/>
          <w:sz w:val="20"/>
        </w:rPr>
      </w:pPr>
      <w:r w:rsidRPr="003E4699">
        <w:rPr>
          <w:rFonts w:ascii="Arial" w:hAnsi="Arial" w:cs="Arial"/>
          <w:sz w:val="20"/>
        </w:rPr>
        <w:t>Plant</w:t>
      </w:r>
      <w:r w:rsidRPr="003E4699">
        <w:rPr>
          <w:rFonts w:ascii="Arial" w:hAnsi="Arial" w:cs="Arial"/>
          <w:sz w:val="20"/>
        </w:rPr>
        <w:tab/>
      </w:r>
      <w:bookmarkStart w:id="90" w:name="Text88"/>
      <w:r w:rsidR="000E0376" w:rsidRPr="003E4699">
        <w:rPr>
          <w:rFonts w:ascii="Arial" w:hAnsi="Arial" w:cs="Arial"/>
          <w:b/>
          <w:sz w:val="20"/>
          <w:szCs w:val="20"/>
          <w:highlight w:val="darkGray"/>
        </w:rPr>
        <w:fldChar w:fldCharType="begin">
          <w:ffData>
            <w:name w:val="Text88"/>
            <w:enabled/>
            <w:calcOnExit w:val="0"/>
            <w:textInput/>
          </w:ffData>
        </w:fldChar>
      </w:r>
      <w:r w:rsidR="00E20BF2"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90"/>
      <w:r w:rsidR="00A057C4" w:rsidRPr="003E4699">
        <w:rPr>
          <w:rFonts w:ascii="Arial" w:hAnsi="Arial" w:cs="Arial"/>
          <w:b/>
          <w:sz w:val="20"/>
          <w:szCs w:val="20"/>
        </w:rPr>
        <w:t>%</w:t>
      </w:r>
    </w:p>
    <w:p w14:paraId="1D868668" w14:textId="77777777" w:rsidR="002E0F72" w:rsidRPr="003E4699" w:rsidRDefault="002E0F72">
      <w:pPr>
        <w:jc w:val="both"/>
        <w:rPr>
          <w:rFonts w:ascii="Arial" w:hAnsi="Arial" w:cs="Arial"/>
          <w:sz w:val="20"/>
        </w:rPr>
      </w:pPr>
    </w:p>
    <w:p w14:paraId="1D868669" w14:textId="77777777" w:rsidR="002E0F72" w:rsidRPr="003E4699" w:rsidRDefault="002E0F72" w:rsidP="00124F65">
      <w:pPr>
        <w:ind w:left="1440" w:firstLine="687"/>
        <w:jc w:val="both"/>
        <w:rPr>
          <w:rFonts w:ascii="Arial" w:hAnsi="Arial" w:cs="Arial"/>
          <w:sz w:val="20"/>
        </w:rPr>
      </w:pPr>
      <w:r w:rsidRPr="003E4699">
        <w:rPr>
          <w:rFonts w:ascii="Arial" w:hAnsi="Arial" w:cs="Arial"/>
          <w:sz w:val="20"/>
        </w:rPr>
        <w:t>Materials</w:t>
      </w:r>
      <w:r w:rsidR="00DA0E45" w:rsidRPr="003E4699">
        <w:rPr>
          <w:rFonts w:ascii="Arial" w:hAnsi="Arial" w:cs="Arial"/>
          <w:sz w:val="20"/>
        </w:rPr>
        <w:t xml:space="preserve"> </w:t>
      </w:r>
      <w:bookmarkStart w:id="91" w:name="Text89"/>
      <w:r w:rsidR="000E0376" w:rsidRPr="003E4699">
        <w:rPr>
          <w:rFonts w:ascii="Arial" w:hAnsi="Arial" w:cs="Arial"/>
          <w:b/>
          <w:sz w:val="20"/>
          <w:szCs w:val="20"/>
          <w:highlight w:val="darkGray"/>
        </w:rPr>
        <w:fldChar w:fldCharType="begin">
          <w:ffData>
            <w:name w:val="Text89"/>
            <w:enabled/>
            <w:calcOnExit w:val="0"/>
            <w:textInput/>
          </w:ffData>
        </w:fldChar>
      </w:r>
      <w:r w:rsidR="00E20BF2"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91"/>
      <w:r w:rsidR="00A057C4" w:rsidRPr="003E4699">
        <w:rPr>
          <w:rFonts w:ascii="Arial" w:hAnsi="Arial" w:cs="Arial"/>
          <w:b/>
          <w:sz w:val="20"/>
          <w:szCs w:val="20"/>
        </w:rPr>
        <w:t>%</w:t>
      </w:r>
    </w:p>
    <w:p w14:paraId="1D86866A" w14:textId="77777777" w:rsidR="0052054C" w:rsidRPr="003E4699" w:rsidRDefault="00AB3503">
      <w:pPr>
        <w:jc w:val="both"/>
        <w:rPr>
          <w:rFonts w:ascii="Arial" w:hAnsi="Arial" w:cs="Arial"/>
          <w:sz w:val="20"/>
        </w:rPr>
      </w:pPr>
      <w:r w:rsidRPr="003E4699">
        <w:rPr>
          <w:rFonts w:ascii="Arial" w:hAnsi="Arial" w:cs="Arial"/>
          <w:sz w:val="20"/>
        </w:rPr>
        <w:tab/>
      </w:r>
    </w:p>
    <w:p w14:paraId="1D86866B" w14:textId="77777777" w:rsidR="002E0F72" w:rsidRPr="003E4699" w:rsidRDefault="002E0F72" w:rsidP="00AB3503">
      <w:pPr>
        <w:numPr>
          <w:ilvl w:val="2"/>
          <w:numId w:val="17"/>
        </w:numPr>
        <w:ind w:left="1418" w:hanging="698"/>
        <w:jc w:val="both"/>
        <w:rPr>
          <w:rFonts w:ascii="Arial" w:hAnsi="Arial" w:cs="Arial"/>
          <w:sz w:val="20"/>
        </w:rPr>
      </w:pPr>
      <w:r w:rsidRPr="003E4699">
        <w:rPr>
          <w:rFonts w:ascii="Arial" w:hAnsi="Arial" w:cs="Arial"/>
          <w:sz w:val="20"/>
        </w:rPr>
        <w:t xml:space="preserve">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 xml:space="preserve"> shall submit daily allocation sheets of all resources engaged on the </w:t>
      </w:r>
      <w:r w:rsidR="00042687" w:rsidRPr="003E4699">
        <w:rPr>
          <w:rFonts w:ascii="Arial" w:hAnsi="Arial" w:cs="Arial"/>
          <w:sz w:val="20"/>
        </w:rPr>
        <w:t>Sub-Contract</w:t>
      </w:r>
      <w:r w:rsidRPr="003E4699">
        <w:rPr>
          <w:rFonts w:ascii="Arial" w:hAnsi="Arial" w:cs="Arial"/>
          <w:sz w:val="20"/>
        </w:rPr>
        <w:t xml:space="preserve"> </w:t>
      </w:r>
      <w:r w:rsidR="009A6A42" w:rsidRPr="003E4699">
        <w:rPr>
          <w:rFonts w:ascii="Arial" w:hAnsi="Arial" w:cs="Arial"/>
          <w:sz w:val="20"/>
        </w:rPr>
        <w:t>W</w:t>
      </w:r>
      <w:r w:rsidRPr="003E4699">
        <w:rPr>
          <w:rFonts w:ascii="Arial" w:hAnsi="Arial" w:cs="Arial"/>
          <w:sz w:val="20"/>
        </w:rPr>
        <w:t>orks in sufficient detail and on an approved allocation sheet.</w:t>
      </w:r>
    </w:p>
    <w:p w14:paraId="1D86866C" w14:textId="77777777" w:rsidR="002E0F72" w:rsidRPr="003E4699" w:rsidRDefault="002E0F72">
      <w:pPr>
        <w:jc w:val="both"/>
        <w:rPr>
          <w:rFonts w:ascii="Arial" w:hAnsi="Arial" w:cs="Arial"/>
          <w:sz w:val="20"/>
        </w:rPr>
      </w:pPr>
    </w:p>
    <w:p w14:paraId="1D86866D" w14:textId="77777777" w:rsidR="00AB3503" w:rsidRPr="003E4699" w:rsidRDefault="008524F2" w:rsidP="00AB3503">
      <w:pPr>
        <w:numPr>
          <w:ilvl w:val="1"/>
          <w:numId w:val="17"/>
        </w:numPr>
        <w:ind w:left="709" w:hanging="709"/>
        <w:jc w:val="both"/>
        <w:rPr>
          <w:rFonts w:ascii="Arial" w:hAnsi="Arial" w:cs="Arial"/>
          <w:sz w:val="20"/>
        </w:rPr>
      </w:pPr>
      <w:r w:rsidRPr="003E4699">
        <w:rPr>
          <w:rFonts w:ascii="Arial" w:hAnsi="Arial" w:cs="Arial"/>
          <w:sz w:val="20"/>
          <w:szCs w:val="20"/>
        </w:rPr>
        <w:t xml:space="preserve">The Proposed </w:t>
      </w:r>
      <w:r w:rsidR="00042687" w:rsidRPr="003E4699">
        <w:rPr>
          <w:rFonts w:ascii="Arial" w:hAnsi="Arial" w:cs="Arial"/>
          <w:sz w:val="20"/>
          <w:szCs w:val="20"/>
        </w:rPr>
        <w:t>Sub-Contract</w:t>
      </w:r>
      <w:r w:rsidRPr="003E4699">
        <w:rPr>
          <w:rFonts w:ascii="Arial" w:hAnsi="Arial" w:cs="Arial"/>
          <w:sz w:val="20"/>
          <w:szCs w:val="20"/>
        </w:rPr>
        <w:t>or shall make itself fully familiar and comply with the requirements of the health and safety and quality control under the Main Contract and shall fully comply with the Contractor’s current health and safety requirements.</w:t>
      </w:r>
      <w:r w:rsidRPr="003E4699">
        <w:rPr>
          <w:rFonts w:ascii="Arial" w:hAnsi="Arial" w:cs="Arial"/>
          <w:sz w:val="18"/>
        </w:rPr>
        <w:t xml:space="preserve"> </w:t>
      </w:r>
      <w:r w:rsidR="002E0F72" w:rsidRPr="003E4699">
        <w:rPr>
          <w:rFonts w:ascii="Arial" w:hAnsi="Arial" w:cs="Arial"/>
          <w:sz w:val="20"/>
        </w:rPr>
        <w:t xml:space="preserve">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002E0F72" w:rsidRPr="003E4699">
        <w:rPr>
          <w:rFonts w:ascii="Arial" w:hAnsi="Arial" w:cs="Arial"/>
          <w:sz w:val="20"/>
        </w:rPr>
        <w:t xml:space="preserve"> shall </w:t>
      </w:r>
      <w:r w:rsidR="002E0F72" w:rsidRPr="003E4699">
        <w:rPr>
          <w:rFonts w:ascii="Arial" w:hAnsi="Arial" w:cs="Arial"/>
          <w:sz w:val="20"/>
        </w:rPr>
        <w:lastRenderedPageBreak/>
        <w:t xml:space="preserve">comply with all his statutory duties under the Health and Safety at </w:t>
      </w:r>
      <w:r w:rsidRPr="003E4699">
        <w:rPr>
          <w:rFonts w:ascii="Arial" w:hAnsi="Arial" w:cs="Arial"/>
          <w:sz w:val="20"/>
        </w:rPr>
        <w:t>W</w:t>
      </w:r>
      <w:r w:rsidR="002E0F72" w:rsidRPr="003E4699">
        <w:rPr>
          <w:rFonts w:ascii="Arial" w:hAnsi="Arial" w:cs="Arial"/>
          <w:sz w:val="20"/>
        </w:rPr>
        <w:t xml:space="preserve">ork Act </w:t>
      </w:r>
      <w:r w:rsidRPr="003E4699">
        <w:rPr>
          <w:rFonts w:ascii="Arial" w:hAnsi="Arial" w:cs="Arial"/>
          <w:sz w:val="20"/>
        </w:rPr>
        <w:t>1</w:t>
      </w:r>
      <w:r w:rsidR="002E0F72" w:rsidRPr="003E4699">
        <w:rPr>
          <w:rFonts w:ascii="Arial" w:hAnsi="Arial" w:cs="Arial"/>
          <w:sz w:val="20"/>
        </w:rPr>
        <w:t>974</w:t>
      </w:r>
      <w:r w:rsidR="00645A6B" w:rsidRPr="003E4699">
        <w:rPr>
          <w:rFonts w:ascii="Arial" w:hAnsi="Arial" w:cs="Arial"/>
          <w:sz w:val="20"/>
        </w:rPr>
        <w:t xml:space="preserve"> (and any amendments or re-enactments there</w:t>
      </w:r>
      <w:r w:rsidR="00FC6EB2" w:rsidRPr="003E4699">
        <w:rPr>
          <w:rFonts w:ascii="Arial" w:hAnsi="Arial" w:cs="Arial"/>
          <w:sz w:val="20"/>
        </w:rPr>
        <w:t>of</w:t>
      </w:r>
      <w:r w:rsidR="00645A6B" w:rsidRPr="003E4699">
        <w:rPr>
          <w:rFonts w:ascii="Arial" w:hAnsi="Arial" w:cs="Arial"/>
          <w:sz w:val="20"/>
        </w:rPr>
        <w:t>)</w:t>
      </w:r>
      <w:r w:rsidR="002E0F72" w:rsidRPr="003E4699">
        <w:rPr>
          <w:rFonts w:ascii="Arial" w:hAnsi="Arial" w:cs="Arial"/>
          <w:sz w:val="20"/>
        </w:rPr>
        <w:t xml:space="preserve"> </w:t>
      </w:r>
      <w:r w:rsidRPr="003E4699">
        <w:rPr>
          <w:rFonts w:ascii="Arial" w:hAnsi="Arial" w:cs="Arial"/>
          <w:sz w:val="20"/>
        </w:rPr>
        <w:t>and the Environmental Protection Act 1990</w:t>
      </w:r>
      <w:r w:rsidR="00645A6B" w:rsidRPr="003E4699">
        <w:rPr>
          <w:rFonts w:ascii="Arial" w:hAnsi="Arial" w:cs="Arial"/>
          <w:sz w:val="20"/>
        </w:rPr>
        <w:t xml:space="preserve"> (and any amendments or re-enactments there</w:t>
      </w:r>
      <w:r w:rsidR="00FC6EB2" w:rsidRPr="003E4699">
        <w:rPr>
          <w:rFonts w:ascii="Arial" w:hAnsi="Arial" w:cs="Arial"/>
          <w:sz w:val="20"/>
        </w:rPr>
        <w:t>of</w:t>
      </w:r>
      <w:r w:rsidR="00645A6B" w:rsidRPr="003E4699">
        <w:rPr>
          <w:rFonts w:ascii="Arial" w:hAnsi="Arial" w:cs="Arial"/>
          <w:sz w:val="20"/>
        </w:rPr>
        <w:t>)</w:t>
      </w:r>
      <w:r w:rsidRPr="003E4699">
        <w:rPr>
          <w:rFonts w:ascii="Arial" w:hAnsi="Arial" w:cs="Arial"/>
          <w:sz w:val="20"/>
        </w:rPr>
        <w:t xml:space="preserve"> </w:t>
      </w:r>
      <w:r w:rsidR="002E0F72" w:rsidRPr="003E4699">
        <w:rPr>
          <w:rFonts w:ascii="Arial" w:hAnsi="Arial" w:cs="Arial"/>
          <w:sz w:val="20"/>
        </w:rPr>
        <w:t xml:space="preserve">and all subsequent and associated </w:t>
      </w:r>
      <w:r w:rsidR="008A054F" w:rsidRPr="003E4699">
        <w:rPr>
          <w:rFonts w:ascii="Arial" w:hAnsi="Arial" w:cs="Arial"/>
          <w:sz w:val="20"/>
        </w:rPr>
        <w:t>a</w:t>
      </w:r>
      <w:r w:rsidR="002E0F72" w:rsidRPr="003E4699">
        <w:rPr>
          <w:rFonts w:ascii="Arial" w:hAnsi="Arial" w:cs="Arial"/>
          <w:sz w:val="20"/>
        </w:rPr>
        <w:t xml:space="preserve">cts </w:t>
      </w:r>
      <w:r w:rsidR="008A054F" w:rsidRPr="003E4699">
        <w:rPr>
          <w:rFonts w:ascii="Arial" w:hAnsi="Arial" w:cs="Arial"/>
          <w:sz w:val="20"/>
        </w:rPr>
        <w:t>and r</w:t>
      </w:r>
      <w:r w:rsidR="002E0F72" w:rsidRPr="003E4699">
        <w:rPr>
          <w:rFonts w:ascii="Arial" w:hAnsi="Arial" w:cs="Arial"/>
          <w:sz w:val="20"/>
        </w:rPr>
        <w:t>egulations.</w:t>
      </w:r>
    </w:p>
    <w:p w14:paraId="1D86866E" w14:textId="77777777" w:rsidR="00FC4377" w:rsidRPr="003E4699" w:rsidRDefault="00FC4377">
      <w:pPr>
        <w:ind w:left="709"/>
        <w:jc w:val="both"/>
        <w:rPr>
          <w:rFonts w:ascii="Arial" w:hAnsi="Arial" w:cs="Arial"/>
          <w:sz w:val="20"/>
        </w:rPr>
      </w:pPr>
    </w:p>
    <w:p w14:paraId="1D86866F" w14:textId="734F4B95" w:rsidR="00AB3503" w:rsidRPr="003E4699" w:rsidRDefault="002E0F72" w:rsidP="0ECD3192">
      <w:pPr>
        <w:numPr>
          <w:ilvl w:val="1"/>
          <w:numId w:val="17"/>
        </w:numPr>
        <w:ind w:left="709" w:hanging="709"/>
        <w:jc w:val="both"/>
        <w:rPr>
          <w:rFonts w:ascii="Arial" w:hAnsi="Arial" w:cs="Arial"/>
          <w:sz w:val="20"/>
          <w:szCs w:val="20"/>
        </w:rPr>
      </w:pPr>
      <w:r w:rsidRPr="0ECD3192">
        <w:rPr>
          <w:rFonts w:ascii="Arial" w:hAnsi="Arial" w:cs="Arial"/>
          <w:sz w:val="20"/>
          <w:szCs w:val="20"/>
        </w:rPr>
        <w:t xml:space="preserve">The </w:t>
      </w:r>
      <w:r w:rsidR="0061090C" w:rsidRPr="0ECD3192">
        <w:rPr>
          <w:rFonts w:ascii="Arial" w:hAnsi="Arial" w:cs="Arial"/>
          <w:sz w:val="20"/>
          <w:szCs w:val="20"/>
        </w:rPr>
        <w:t xml:space="preserve">Proposed </w:t>
      </w:r>
      <w:r w:rsidR="00042687" w:rsidRPr="0ECD3192">
        <w:rPr>
          <w:rFonts w:ascii="Arial" w:hAnsi="Arial" w:cs="Arial"/>
          <w:sz w:val="20"/>
          <w:szCs w:val="20"/>
        </w:rPr>
        <w:t>Sub-Contract</w:t>
      </w:r>
      <w:r w:rsidR="0061090C" w:rsidRPr="0ECD3192">
        <w:rPr>
          <w:rFonts w:ascii="Arial" w:hAnsi="Arial" w:cs="Arial"/>
          <w:sz w:val="20"/>
          <w:szCs w:val="20"/>
        </w:rPr>
        <w:t>or</w:t>
      </w:r>
      <w:r w:rsidRPr="0ECD3192">
        <w:rPr>
          <w:rFonts w:ascii="Arial" w:hAnsi="Arial" w:cs="Arial"/>
          <w:sz w:val="20"/>
          <w:szCs w:val="20"/>
        </w:rPr>
        <w:t xml:space="preserve"> shall comply with the Contractor</w:t>
      </w:r>
      <w:r w:rsidR="00873573" w:rsidRPr="0ECD3192">
        <w:rPr>
          <w:rFonts w:ascii="Arial" w:hAnsi="Arial" w:cs="Arial"/>
          <w:sz w:val="20"/>
          <w:szCs w:val="20"/>
        </w:rPr>
        <w:t>’</w:t>
      </w:r>
      <w:r w:rsidRPr="0ECD3192">
        <w:rPr>
          <w:rFonts w:ascii="Arial" w:hAnsi="Arial" w:cs="Arial"/>
          <w:sz w:val="20"/>
          <w:szCs w:val="20"/>
        </w:rPr>
        <w:t>s</w:t>
      </w:r>
      <w:r w:rsidR="1A7D5274" w:rsidRPr="0ECD3192">
        <w:rPr>
          <w:rFonts w:ascii="Arial" w:hAnsi="Arial" w:cs="Arial"/>
          <w:sz w:val="20"/>
          <w:szCs w:val="20"/>
        </w:rPr>
        <w:t xml:space="preserve"> </w:t>
      </w:r>
      <w:r w:rsidRPr="0ECD3192">
        <w:rPr>
          <w:rFonts w:ascii="Arial" w:hAnsi="Arial" w:cs="Arial"/>
          <w:sz w:val="20"/>
          <w:szCs w:val="20"/>
        </w:rPr>
        <w:t xml:space="preserve">requirements as set out in the document </w:t>
      </w:r>
      <w:r w:rsidR="1A6BD3FA" w:rsidRPr="0ECD3192">
        <w:rPr>
          <w:rFonts w:ascii="Arial" w:hAnsi="Arial" w:cs="Arial"/>
          <w:sz w:val="20"/>
          <w:szCs w:val="20"/>
        </w:rPr>
        <w:t>Key Health and Safety policy</w:t>
      </w:r>
      <w:r w:rsidR="00873573" w:rsidRPr="0ECD3192">
        <w:rPr>
          <w:rFonts w:ascii="Arial" w:hAnsi="Arial" w:cs="Arial"/>
          <w:sz w:val="20"/>
          <w:szCs w:val="20"/>
        </w:rPr>
        <w:t>, a copy of which is available from the Contractor upon request.</w:t>
      </w:r>
    </w:p>
    <w:p w14:paraId="1D868670" w14:textId="77777777" w:rsidR="00AB3503" w:rsidRPr="003E4699" w:rsidRDefault="00AB3503" w:rsidP="00AB3503">
      <w:pPr>
        <w:pStyle w:val="ListParagraph"/>
        <w:rPr>
          <w:rFonts w:ascii="Arial" w:hAnsi="Arial" w:cs="Arial"/>
          <w:sz w:val="20"/>
        </w:rPr>
      </w:pPr>
    </w:p>
    <w:p w14:paraId="1D868671" w14:textId="77777777" w:rsidR="00AB3503" w:rsidRPr="003E4699" w:rsidRDefault="002E0F72" w:rsidP="00AB3503">
      <w:pPr>
        <w:numPr>
          <w:ilvl w:val="1"/>
          <w:numId w:val="17"/>
        </w:numPr>
        <w:ind w:left="709" w:hanging="709"/>
        <w:jc w:val="both"/>
        <w:rPr>
          <w:rFonts w:ascii="Arial" w:hAnsi="Arial" w:cs="Arial"/>
          <w:sz w:val="20"/>
        </w:rPr>
      </w:pPr>
      <w:r w:rsidRPr="003E4699">
        <w:rPr>
          <w:rFonts w:ascii="Arial" w:hAnsi="Arial" w:cs="Arial"/>
          <w:sz w:val="20"/>
        </w:rPr>
        <w:t xml:space="preserve">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 xml:space="preserve"> will be required to attend a safety induction course prior to commencement of work on site at no cost to the Contractor and shall make advance arrangements with the Contract Manger for his personnel to attend if appropriate. </w:t>
      </w:r>
    </w:p>
    <w:p w14:paraId="1D868672" w14:textId="77777777" w:rsidR="00AB3503" w:rsidRPr="003E4699" w:rsidRDefault="00AB3503" w:rsidP="00AB3503">
      <w:pPr>
        <w:pStyle w:val="ListParagraph"/>
        <w:rPr>
          <w:rFonts w:ascii="Arial" w:hAnsi="Arial" w:cs="Arial"/>
          <w:sz w:val="20"/>
        </w:rPr>
      </w:pPr>
    </w:p>
    <w:p w14:paraId="1D868673" w14:textId="77777777" w:rsidR="008A054F" w:rsidRPr="003E4699" w:rsidRDefault="002E0F72" w:rsidP="008A054F">
      <w:pPr>
        <w:numPr>
          <w:ilvl w:val="1"/>
          <w:numId w:val="17"/>
        </w:numPr>
        <w:ind w:left="709" w:hanging="709"/>
        <w:jc w:val="both"/>
        <w:rPr>
          <w:rFonts w:ascii="Arial" w:hAnsi="Arial" w:cs="Arial"/>
          <w:sz w:val="20"/>
        </w:rPr>
      </w:pPr>
      <w:r w:rsidRPr="003E4699">
        <w:rPr>
          <w:rFonts w:ascii="Arial" w:hAnsi="Arial" w:cs="Arial"/>
          <w:sz w:val="20"/>
        </w:rPr>
        <w:t xml:space="preserve">If requested 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 xml:space="preserve"> shall forward details of their </w:t>
      </w:r>
      <w:r w:rsidR="008A054F" w:rsidRPr="003E4699">
        <w:rPr>
          <w:rFonts w:ascii="Arial" w:hAnsi="Arial" w:cs="Arial"/>
          <w:sz w:val="20"/>
        </w:rPr>
        <w:t>q</w:t>
      </w:r>
      <w:r w:rsidRPr="003E4699">
        <w:rPr>
          <w:rFonts w:ascii="Arial" w:hAnsi="Arial" w:cs="Arial"/>
          <w:sz w:val="20"/>
        </w:rPr>
        <w:t xml:space="preserve">uality </w:t>
      </w:r>
      <w:r w:rsidR="008A054F" w:rsidRPr="003E4699">
        <w:rPr>
          <w:rFonts w:ascii="Arial" w:hAnsi="Arial" w:cs="Arial"/>
          <w:sz w:val="20"/>
        </w:rPr>
        <w:t>m</w:t>
      </w:r>
      <w:r w:rsidRPr="003E4699">
        <w:rPr>
          <w:rFonts w:ascii="Arial" w:hAnsi="Arial" w:cs="Arial"/>
          <w:sz w:val="20"/>
        </w:rPr>
        <w:t xml:space="preserve">anagement and </w:t>
      </w:r>
      <w:r w:rsidR="008A054F" w:rsidRPr="003E4699">
        <w:rPr>
          <w:rFonts w:ascii="Arial" w:hAnsi="Arial" w:cs="Arial"/>
          <w:sz w:val="20"/>
        </w:rPr>
        <w:t>h</w:t>
      </w:r>
      <w:r w:rsidRPr="003E4699">
        <w:rPr>
          <w:rFonts w:ascii="Arial" w:hAnsi="Arial" w:cs="Arial"/>
          <w:sz w:val="20"/>
        </w:rPr>
        <w:t xml:space="preserve">ealth and </w:t>
      </w:r>
      <w:r w:rsidR="008A054F" w:rsidRPr="003E4699">
        <w:rPr>
          <w:rFonts w:ascii="Arial" w:hAnsi="Arial" w:cs="Arial"/>
          <w:sz w:val="20"/>
        </w:rPr>
        <w:t>s</w:t>
      </w:r>
      <w:r w:rsidRPr="003E4699">
        <w:rPr>
          <w:rFonts w:ascii="Arial" w:hAnsi="Arial" w:cs="Arial"/>
          <w:sz w:val="20"/>
        </w:rPr>
        <w:t xml:space="preserve">afety </w:t>
      </w:r>
      <w:r w:rsidR="008A054F" w:rsidRPr="003E4699">
        <w:rPr>
          <w:rFonts w:ascii="Arial" w:hAnsi="Arial" w:cs="Arial"/>
          <w:sz w:val="20"/>
        </w:rPr>
        <w:t>s</w:t>
      </w:r>
      <w:r w:rsidRPr="003E4699">
        <w:rPr>
          <w:rFonts w:ascii="Arial" w:hAnsi="Arial" w:cs="Arial"/>
          <w:sz w:val="20"/>
        </w:rPr>
        <w:t>ystems prior to commencing work on site</w:t>
      </w:r>
      <w:r w:rsidR="00081208" w:rsidRPr="003E4699">
        <w:rPr>
          <w:rFonts w:ascii="Arial" w:hAnsi="Arial" w:cs="Arial"/>
          <w:sz w:val="20"/>
        </w:rPr>
        <w:t>.</w:t>
      </w:r>
    </w:p>
    <w:p w14:paraId="1D868674" w14:textId="77777777" w:rsidR="008A054F" w:rsidRPr="003E4699" w:rsidRDefault="008A054F" w:rsidP="008A054F">
      <w:pPr>
        <w:pStyle w:val="ListParagraph"/>
        <w:rPr>
          <w:rFonts w:ascii="Arial" w:hAnsi="Arial" w:cs="Arial"/>
          <w:sz w:val="20"/>
        </w:rPr>
      </w:pPr>
    </w:p>
    <w:p w14:paraId="1D868675" w14:textId="77777777" w:rsidR="008A054F" w:rsidRPr="003E4699" w:rsidRDefault="002E0F72" w:rsidP="00390746">
      <w:pPr>
        <w:numPr>
          <w:ilvl w:val="1"/>
          <w:numId w:val="17"/>
        </w:numPr>
        <w:ind w:left="709" w:hanging="709"/>
        <w:jc w:val="both"/>
        <w:rPr>
          <w:rFonts w:ascii="Arial" w:hAnsi="Arial" w:cs="Arial"/>
          <w:sz w:val="20"/>
        </w:rPr>
      </w:pPr>
      <w:r w:rsidRPr="003E4699">
        <w:rPr>
          <w:rFonts w:ascii="Arial" w:hAnsi="Arial" w:cs="Arial"/>
          <w:sz w:val="20"/>
        </w:rPr>
        <w:t xml:space="preserve">Project specific </w:t>
      </w:r>
      <w:r w:rsidR="008A054F" w:rsidRPr="003E4699">
        <w:rPr>
          <w:rFonts w:ascii="Arial" w:hAnsi="Arial" w:cs="Arial"/>
          <w:sz w:val="20"/>
        </w:rPr>
        <w:t>q</w:t>
      </w:r>
      <w:r w:rsidRPr="003E4699">
        <w:rPr>
          <w:rFonts w:ascii="Arial" w:hAnsi="Arial" w:cs="Arial"/>
          <w:sz w:val="20"/>
        </w:rPr>
        <w:t xml:space="preserve">uality </w:t>
      </w:r>
      <w:r w:rsidR="008A054F" w:rsidRPr="003E4699">
        <w:rPr>
          <w:rFonts w:ascii="Arial" w:hAnsi="Arial" w:cs="Arial"/>
          <w:sz w:val="20"/>
        </w:rPr>
        <w:t>p</w:t>
      </w:r>
      <w:r w:rsidRPr="003E4699">
        <w:rPr>
          <w:rFonts w:ascii="Arial" w:hAnsi="Arial" w:cs="Arial"/>
          <w:sz w:val="20"/>
        </w:rPr>
        <w:t>lans/</w:t>
      </w:r>
      <w:r w:rsidR="008A054F" w:rsidRPr="003E4699">
        <w:rPr>
          <w:rFonts w:ascii="Arial" w:hAnsi="Arial" w:cs="Arial"/>
          <w:sz w:val="20"/>
        </w:rPr>
        <w:t>i</w:t>
      </w:r>
      <w:r w:rsidRPr="003E4699">
        <w:rPr>
          <w:rFonts w:ascii="Arial" w:hAnsi="Arial" w:cs="Arial"/>
          <w:sz w:val="20"/>
        </w:rPr>
        <w:t xml:space="preserve">nspection and </w:t>
      </w:r>
      <w:r w:rsidR="008A054F" w:rsidRPr="003E4699">
        <w:rPr>
          <w:rFonts w:ascii="Arial" w:hAnsi="Arial" w:cs="Arial"/>
          <w:sz w:val="20"/>
        </w:rPr>
        <w:t>t</w:t>
      </w:r>
      <w:r w:rsidRPr="003E4699">
        <w:rPr>
          <w:rFonts w:ascii="Arial" w:hAnsi="Arial" w:cs="Arial"/>
          <w:sz w:val="20"/>
        </w:rPr>
        <w:t xml:space="preserve">est </w:t>
      </w:r>
      <w:r w:rsidR="008A054F" w:rsidRPr="003E4699">
        <w:rPr>
          <w:rFonts w:ascii="Arial" w:hAnsi="Arial" w:cs="Arial"/>
          <w:sz w:val="20"/>
        </w:rPr>
        <w:t>p</w:t>
      </w:r>
      <w:r w:rsidRPr="003E4699">
        <w:rPr>
          <w:rFonts w:ascii="Arial" w:hAnsi="Arial" w:cs="Arial"/>
          <w:sz w:val="20"/>
        </w:rPr>
        <w:t xml:space="preserve">lans, where requested by the Contractor shall be prepared and be submitted prior to each work operation. </w:t>
      </w:r>
    </w:p>
    <w:p w14:paraId="1D868676" w14:textId="77777777" w:rsidR="008A054F" w:rsidRPr="003E4699" w:rsidRDefault="008A054F" w:rsidP="008A054F">
      <w:pPr>
        <w:pStyle w:val="ListParagraph"/>
        <w:rPr>
          <w:rFonts w:ascii="Arial" w:hAnsi="Arial" w:cs="Arial"/>
          <w:sz w:val="20"/>
        </w:rPr>
      </w:pPr>
    </w:p>
    <w:p w14:paraId="1D868677" w14:textId="77777777" w:rsidR="008A054F" w:rsidRPr="003E4699" w:rsidRDefault="0061090C" w:rsidP="008A054F">
      <w:pPr>
        <w:numPr>
          <w:ilvl w:val="1"/>
          <w:numId w:val="17"/>
        </w:numPr>
        <w:ind w:left="709" w:hanging="709"/>
        <w:jc w:val="both"/>
        <w:rPr>
          <w:rFonts w:ascii="Arial" w:hAnsi="Arial" w:cs="Arial"/>
          <w:sz w:val="20"/>
        </w:rPr>
      </w:pPr>
      <w:r w:rsidRPr="003E4699">
        <w:rPr>
          <w:rFonts w:ascii="Arial" w:hAnsi="Arial" w:cs="Arial"/>
          <w:sz w:val="20"/>
        </w:rPr>
        <w:t xml:space="preserve">The </w:t>
      </w:r>
      <w:r w:rsidR="008A054F" w:rsidRPr="003E4699">
        <w:rPr>
          <w:rFonts w:ascii="Arial" w:hAnsi="Arial" w:cs="Arial"/>
          <w:sz w:val="20"/>
        </w:rPr>
        <w:t>q</w:t>
      </w:r>
      <w:r w:rsidR="002E0F72" w:rsidRPr="003E4699">
        <w:rPr>
          <w:rFonts w:ascii="Arial" w:hAnsi="Arial" w:cs="Arial"/>
          <w:sz w:val="20"/>
        </w:rPr>
        <w:t xml:space="preserve">uality </w:t>
      </w:r>
      <w:r w:rsidR="008A054F" w:rsidRPr="003E4699">
        <w:rPr>
          <w:rFonts w:ascii="Arial" w:hAnsi="Arial" w:cs="Arial"/>
          <w:sz w:val="20"/>
        </w:rPr>
        <w:t>m</w:t>
      </w:r>
      <w:r w:rsidR="002E0F72" w:rsidRPr="003E4699">
        <w:rPr>
          <w:rFonts w:ascii="Arial" w:hAnsi="Arial" w:cs="Arial"/>
          <w:sz w:val="20"/>
        </w:rPr>
        <w:t xml:space="preserve">anagement </w:t>
      </w:r>
      <w:r w:rsidR="008A054F" w:rsidRPr="003E4699">
        <w:rPr>
          <w:rFonts w:ascii="Arial" w:hAnsi="Arial" w:cs="Arial"/>
          <w:sz w:val="20"/>
        </w:rPr>
        <w:t>s</w:t>
      </w:r>
      <w:r w:rsidR="002E0F72" w:rsidRPr="003E4699">
        <w:rPr>
          <w:rFonts w:ascii="Arial" w:hAnsi="Arial" w:cs="Arial"/>
          <w:sz w:val="20"/>
        </w:rPr>
        <w:t>ystem</w:t>
      </w:r>
      <w:r w:rsidRPr="003E4699">
        <w:rPr>
          <w:rFonts w:ascii="Arial" w:hAnsi="Arial" w:cs="Arial"/>
          <w:sz w:val="20"/>
        </w:rPr>
        <w:t xml:space="preserve"> proposed by the Proposed </w:t>
      </w:r>
      <w:r w:rsidR="00042687" w:rsidRPr="003E4699">
        <w:rPr>
          <w:rFonts w:ascii="Arial" w:hAnsi="Arial" w:cs="Arial"/>
          <w:sz w:val="20"/>
        </w:rPr>
        <w:t>Sub-Contract</w:t>
      </w:r>
      <w:r w:rsidRPr="003E4699">
        <w:rPr>
          <w:rFonts w:ascii="Arial" w:hAnsi="Arial" w:cs="Arial"/>
          <w:sz w:val="20"/>
        </w:rPr>
        <w:t>or</w:t>
      </w:r>
      <w:r w:rsidR="002E0F72" w:rsidRPr="003E4699">
        <w:rPr>
          <w:rFonts w:ascii="Arial" w:hAnsi="Arial" w:cs="Arial"/>
          <w:sz w:val="20"/>
        </w:rPr>
        <w:t xml:space="preserve"> may be subject to audit by the Contractor.</w:t>
      </w:r>
    </w:p>
    <w:p w14:paraId="1D868678" w14:textId="77777777" w:rsidR="008A054F" w:rsidRPr="003E4699" w:rsidRDefault="008A054F" w:rsidP="008A054F">
      <w:pPr>
        <w:ind w:left="709"/>
        <w:jc w:val="both"/>
        <w:rPr>
          <w:rFonts w:ascii="Arial" w:hAnsi="Arial" w:cs="Arial"/>
          <w:sz w:val="20"/>
        </w:rPr>
      </w:pPr>
    </w:p>
    <w:p w14:paraId="1D868679" w14:textId="77777777" w:rsidR="008A054F" w:rsidRPr="003E4699" w:rsidRDefault="002E0F72" w:rsidP="008A054F">
      <w:pPr>
        <w:numPr>
          <w:ilvl w:val="1"/>
          <w:numId w:val="17"/>
        </w:numPr>
        <w:ind w:left="709" w:hanging="709"/>
        <w:jc w:val="both"/>
        <w:rPr>
          <w:rFonts w:ascii="Arial" w:hAnsi="Arial" w:cs="Arial"/>
          <w:sz w:val="20"/>
        </w:rPr>
      </w:pPr>
      <w:r w:rsidRPr="003E4699">
        <w:rPr>
          <w:rFonts w:ascii="Arial" w:hAnsi="Arial" w:cs="Arial"/>
          <w:sz w:val="20"/>
        </w:rPr>
        <w:t xml:space="preserve">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 xml:space="preserve"> shall </w:t>
      </w:r>
      <w:proofErr w:type="gramStart"/>
      <w:r w:rsidRPr="003E4699">
        <w:rPr>
          <w:rFonts w:ascii="Arial" w:hAnsi="Arial" w:cs="Arial"/>
          <w:sz w:val="20"/>
        </w:rPr>
        <w:t>at all times</w:t>
      </w:r>
      <w:proofErr w:type="gramEnd"/>
      <w:r w:rsidRPr="003E4699">
        <w:rPr>
          <w:rFonts w:ascii="Arial" w:hAnsi="Arial" w:cs="Arial"/>
          <w:sz w:val="20"/>
        </w:rPr>
        <w:t xml:space="preserve"> provide a competent </w:t>
      </w:r>
      <w:r w:rsidR="00390746" w:rsidRPr="003E4699">
        <w:rPr>
          <w:rFonts w:ascii="Arial" w:hAnsi="Arial" w:cs="Arial"/>
          <w:sz w:val="20"/>
        </w:rPr>
        <w:t>s</w:t>
      </w:r>
      <w:r w:rsidRPr="003E4699">
        <w:rPr>
          <w:rFonts w:ascii="Arial" w:hAnsi="Arial" w:cs="Arial"/>
          <w:sz w:val="20"/>
        </w:rPr>
        <w:t xml:space="preserve">upervisor fully authorised to act on behalf of 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 xml:space="preserve"> who shall attend weekly site meetings, and other meetings as required by the Contractor.</w:t>
      </w:r>
    </w:p>
    <w:p w14:paraId="1D86867A" w14:textId="77777777" w:rsidR="008A054F" w:rsidRPr="003E4699" w:rsidRDefault="008A054F" w:rsidP="008A054F">
      <w:pPr>
        <w:pStyle w:val="ListParagraph"/>
        <w:rPr>
          <w:rFonts w:ascii="Arial" w:hAnsi="Arial" w:cs="Arial"/>
          <w:sz w:val="20"/>
        </w:rPr>
      </w:pPr>
    </w:p>
    <w:p w14:paraId="1D86867B" w14:textId="77777777" w:rsidR="008A054F" w:rsidRPr="003E4699" w:rsidRDefault="002E0F72" w:rsidP="008479D9">
      <w:pPr>
        <w:numPr>
          <w:ilvl w:val="1"/>
          <w:numId w:val="17"/>
        </w:numPr>
        <w:ind w:left="709" w:hanging="709"/>
        <w:jc w:val="both"/>
        <w:rPr>
          <w:rFonts w:ascii="Arial" w:hAnsi="Arial" w:cs="Arial"/>
          <w:sz w:val="20"/>
        </w:rPr>
      </w:pPr>
      <w:r w:rsidRPr="003E4699">
        <w:rPr>
          <w:rFonts w:ascii="Arial" w:hAnsi="Arial" w:cs="Arial"/>
          <w:sz w:val="20"/>
        </w:rPr>
        <w:t xml:space="preserve">Where 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’s operations result in the production, transport or dealing in controlled waste, he shall comply with</w:t>
      </w:r>
      <w:r w:rsidR="00390746" w:rsidRPr="003E4699">
        <w:rPr>
          <w:rFonts w:ascii="Arial" w:hAnsi="Arial" w:cs="Arial"/>
          <w:sz w:val="20"/>
        </w:rPr>
        <w:t xml:space="preserve"> the Control of Substances Hazardous to Health Regulations </w:t>
      </w:r>
      <w:r w:rsidR="00081208" w:rsidRPr="003E4699">
        <w:rPr>
          <w:rFonts w:ascii="Arial" w:hAnsi="Arial" w:cs="Arial"/>
          <w:sz w:val="20"/>
        </w:rPr>
        <w:t>2002</w:t>
      </w:r>
      <w:r w:rsidR="00390746" w:rsidRPr="003E4699">
        <w:rPr>
          <w:rFonts w:ascii="Arial" w:hAnsi="Arial" w:cs="Arial"/>
          <w:sz w:val="20"/>
        </w:rPr>
        <w:t xml:space="preserve"> (and any amendments</w:t>
      </w:r>
      <w:r w:rsidR="00FC6EB2" w:rsidRPr="003E4699">
        <w:rPr>
          <w:rFonts w:ascii="Arial" w:hAnsi="Arial" w:cs="Arial"/>
          <w:sz w:val="20"/>
        </w:rPr>
        <w:t xml:space="preserve"> or re-enactments</w:t>
      </w:r>
      <w:r w:rsidR="00390746" w:rsidRPr="003E4699">
        <w:rPr>
          <w:rFonts w:ascii="Arial" w:hAnsi="Arial" w:cs="Arial"/>
          <w:sz w:val="20"/>
        </w:rPr>
        <w:t xml:space="preserve"> thereof) and</w:t>
      </w:r>
      <w:r w:rsidRPr="003E4699">
        <w:rPr>
          <w:rFonts w:ascii="Arial" w:hAnsi="Arial" w:cs="Arial"/>
          <w:sz w:val="20"/>
        </w:rPr>
        <w:t xml:space="preserve"> all </w:t>
      </w:r>
      <w:r w:rsidR="00390746" w:rsidRPr="003E4699">
        <w:rPr>
          <w:rFonts w:ascii="Arial" w:hAnsi="Arial" w:cs="Arial"/>
          <w:sz w:val="20"/>
        </w:rPr>
        <w:t xml:space="preserve">other </w:t>
      </w:r>
      <w:r w:rsidRPr="003E4699">
        <w:rPr>
          <w:rFonts w:ascii="Arial" w:hAnsi="Arial" w:cs="Arial"/>
          <w:sz w:val="20"/>
        </w:rPr>
        <w:t xml:space="preserve">relevant </w:t>
      </w:r>
      <w:r w:rsidR="009A6A42" w:rsidRPr="003E4699">
        <w:rPr>
          <w:rFonts w:ascii="Arial" w:hAnsi="Arial" w:cs="Arial"/>
          <w:sz w:val="20"/>
        </w:rPr>
        <w:t>statutory provisions</w:t>
      </w:r>
      <w:r w:rsidRPr="003E4699">
        <w:rPr>
          <w:rFonts w:ascii="Arial" w:hAnsi="Arial" w:cs="Arial"/>
          <w:sz w:val="20"/>
        </w:rPr>
        <w:t xml:space="preserve"> and </w:t>
      </w:r>
      <w:r w:rsidR="00390746" w:rsidRPr="003E4699">
        <w:rPr>
          <w:rFonts w:ascii="Arial" w:hAnsi="Arial" w:cs="Arial"/>
          <w:sz w:val="20"/>
        </w:rPr>
        <w:t>c</w:t>
      </w:r>
      <w:r w:rsidRPr="003E4699">
        <w:rPr>
          <w:rFonts w:ascii="Arial" w:hAnsi="Arial" w:cs="Arial"/>
          <w:sz w:val="20"/>
        </w:rPr>
        <w:t xml:space="preserve">odes of </w:t>
      </w:r>
      <w:r w:rsidR="00390746" w:rsidRPr="003E4699">
        <w:rPr>
          <w:rFonts w:ascii="Arial" w:hAnsi="Arial" w:cs="Arial"/>
          <w:sz w:val="20"/>
        </w:rPr>
        <w:t>p</w:t>
      </w:r>
      <w:r w:rsidRPr="003E4699">
        <w:rPr>
          <w:rFonts w:ascii="Arial" w:hAnsi="Arial" w:cs="Arial"/>
          <w:sz w:val="20"/>
        </w:rPr>
        <w:t>ractice and produce evidence of necessary registration</w:t>
      </w:r>
      <w:r w:rsidR="0094544B" w:rsidRPr="003E4699">
        <w:rPr>
          <w:rFonts w:ascii="Arial" w:hAnsi="Arial" w:cs="Arial"/>
          <w:sz w:val="20"/>
        </w:rPr>
        <w:t>.</w:t>
      </w:r>
    </w:p>
    <w:p w14:paraId="1D86867C" w14:textId="77777777" w:rsidR="008A054F" w:rsidRPr="003E4699" w:rsidRDefault="008A054F" w:rsidP="008A054F">
      <w:pPr>
        <w:pStyle w:val="ListParagraph"/>
        <w:rPr>
          <w:rFonts w:ascii="Arial" w:hAnsi="Arial" w:cs="Arial"/>
          <w:sz w:val="20"/>
        </w:rPr>
      </w:pPr>
    </w:p>
    <w:p w14:paraId="1D86867D" w14:textId="77777777" w:rsidR="008A054F" w:rsidRPr="003E4699" w:rsidRDefault="002E0F72" w:rsidP="008A054F">
      <w:pPr>
        <w:numPr>
          <w:ilvl w:val="1"/>
          <w:numId w:val="17"/>
        </w:numPr>
        <w:ind w:left="709" w:hanging="709"/>
        <w:jc w:val="both"/>
        <w:rPr>
          <w:rFonts w:ascii="Arial" w:hAnsi="Arial" w:cs="Arial"/>
          <w:sz w:val="20"/>
        </w:rPr>
      </w:pPr>
      <w:r w:rsidRPr="003E4699">
        <w:rPr>
          <w:rFonts w:ascii="Arial" w:hAnsi="Arial" w:cs="Arial"/>
          <w:sz w:val="20"/>
        </w:rPr>
        <w:t xml:space="preserve">The Contractor operates </w:t>
      </w:r>
      <w:proofErr w:type="spellStart"/>
      <w:r w:rsidRPr="003E4699">
        <w:rPr>
          <w:rFonts w:ascii="Arial" w:hAnsi="Arial" w:cs="Arial"/>
          <w:sz w:val="20"/>
        </w:rPr>
        <w:t>self billing</w:t>
      </w:r>
      <w:proofErr w:type="spellEnd"/>
      <w:r w:rsidRPr="003E4699">
        <w:rPr>
          <w:rFonts w:ascii="Arial" w:hAnsi="Arial" w:cs="Arial"/>
          <w:sz w:val="20"/>
        </w:rPr>
        <w:t xml:space="preserve"> arrangements under which tax invoices are created on behalf of </w:t>
      </w:r>
      <w:r w:rsidR="00042687" w:rsidRPr="003E4699">
        <w:rPr>
          <w:rFonts w:ascii="Arial" w:hAnsi="Arial" w:cs="Arial"/>
          <w:sz w:val="20"/>
        </w:rPr>
        <w:t>Sub-Contract</w:t>
      </w:r>
      <w:r w:rsidRPr="003E4699">
        <w:rPr>
          <w:rFonts w:ascii="Arial" w:hAnsi="Arial" w:cs="Arial"/>
          <w:sz w:val="20"/>
        </w:rPr>
        <w:t xml:space="preserve">ors by approval of </w:t>
      </w:r>
      <w:r w:rsidR="009A6A42" w:rsidRPr="003E4699">
        <w:rPr>
          <w:rFonts w:ascii="Arial" w:hAnsi="Arial" w:cs="Arial"/>
          <w:sz w:val="20"/>
        </w:rPr>
        <w:t>HMRC</w:t>
      </w:r>
      <w:r w:rsidRPr="003E4699">
        <w:rPr>
          <w:rFonts w:ascii="Arial" w:hAnsi="Arial" w:cs="Arial"/>
          <w:sz w:val="20"/>
        </w:rPr>
        <w:t>.</w:t>
      </w:r>
    </w:p>
    <w:p w14:paraId="1D86867E" w14:textId="77777777" w:rsidR="008A054F" w:rsidRPr="003E4699" w:rsidRDefault="008A054F" w:rsidP="008A054F">
      <w:pPr>
        <w:pStyle w:val="ListParagraph"/>
        <w:rPr>
          <w:rFonts w:ascii="Arial" w:hAnsi="Arial" w:cs="Arial"/>
          <w:sz w:val="20"/>
        </w:rPr>
      </w:pPr>
    </w:p>
    <w:p w14:paraId="1D86867F" w14:textId="77777777" w:rsidR="00E20BF2" w:rsidRPr="003E4699" w:rsidRDefault="002E0F72" w:rsidP="00E20BF2">
      <w:pPr>
        <w:numPr>
          <w:ilvl w:val="1"/>
          <w:numId w:val="17"/>
        </w:numPr>
        <w:ind w:left="709" w:hanging="709"/>
        <w:jc w:val="both"/>
        <w:rPr>
          <w:rFonts w:ascii="Arial" w:hAnsi="Arial" w:cs="Arial"/>
          <w:sz w:val="20"/>
        </w:rPr>
      </w:pPr>
      <w:r w:rsidRPr="003E4699">
        <w:rPr>
          <w:rFonts w:ascii="Arial" w:hAnsi="Arial" w:cs="Arial"/>
          <w:sz w:val="20"/>
        </w:rPr>
        <w:t xml:space="preserve">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 xml:space="preserve"> acknowledges that n</w:t>
      </w:r>
      <w:r w:rsidR="00C83585" w:rsidRPr="003E4699">
        <w:rPr>
          <w:rFonts w:ascii="Arial" w:hAnsi="Arial" w:cs="Arial"/>
          <w:sz w:val="20"/>
        </w:rPr>
        <w:t>o extension of time or addition</w:t>
      </w:r>
      <w:r w:rsidRPr="003E4699">
        <w:rPr>
          <w:rFonts w:ascii="Arial" w:hAnsi="Arial" w:cs="Arial"/>
          <w:sz w:val="20"/>
        </w:rPr>
        <w:t xml:space="preserve">al payment will be due to 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 xml:space="preserve"> for changes or variations arising out of or in connection with a breach by 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 xml:space="preserve"> of the sub</w:t>
      </w:r>
      <w:r w:rsidR="00042687" w:rsidRPr="003E4699">
        <w:rPr>
          <w:rFonts w:ascii="Arial" w:hAnsi="Arial" w:cs="Arial"/>
          <w:sz w:val="20"/>
        </w:rPr>
        <w:t>-</w:t>
      </w:r>
      <w:r w:rsidRPr="003E4699">
        <w:rPr>
          <w:rFonts w:ascii="Arial" w:hAnsi="Arial" w:cs="Arial"/>
          <w:sz w:val="20"/>
        </w:rPr>
        <w:t xml:space="preserve">contract or variations designed to assist the </w:t>
      </w:r>
      <w:r w:rsidR="0061090C" w:rsidRPr="003E4699">
        <w:rPr>
          <w:rFonts w:ascii="Arial" w:hAnsi="Arial" w:cs="Arial"/>
          <w:sz w:val="20"/>
        </w:rPr>
        <w:t xml:space="preserve">Proposed </w:t>
      </w:r>
      <w:r w:rsidR="00042687" w:rsidRPr="003E4699">
        <w:rPr>
          <w:rFonts w:ascii="Arial" w:hAnsi="Arial" w:cs="Arial"/>
          <w:sz w:val="20"/>
        </w:rPr>
        <w:t>Sub-Contract</w:t>
      </w:r>
      <w:r w:rsidR="0061090C" w:rsidRPr="003E4699">
        <w:rPr>
          <w:rFonts w:ascii="Arial" w:hAnsi="Arial" w:cs="Arial"/>
          <w:sz w:val="20"/>
        </w:rPr>
        <w:t>or</w:t>
      </w:r>
      <w:r w:rsidRPr="003E4699">
        <w:rPr>
          <w:rFonts w:ascii="Arial" w:hAnsi="Arial" w:cs="Arial"/>
          <w:sz w:val="20"/>
        </w:rPr>
        <w:t>.</w:t>
      </w:r>
    </w:p>
    <w:p w14:paraId="1D868680" w14:textId="77777777" w:rsidR="00E20BF2" w:rsidRPr="003E4699" w:rsidRDefault="00E20BF2" w:rsidP="00E20BF2">
      <w:pPr>
        <w:rPr>
          <w:rFonts w:ascii="Arial" w:hAnsi="Arial" w:cs="Arial"/>
          <w:sz w:val="20"/>
        </w:rPr>
      </w:pPr>
    </w:p>
    <w:p w14:paraId="1D868681" w14:textId="77777777" w:rsidR="00AE3F87" w:rsidRPr="003E4699" w:rsidRDefault="00AE3F87" w:rsidP="00C83585">
      <w:pPr>
        <w:numPr>
          <w:ilvl w:val="1"/>
          <w:numId w:val="17"/>
        </w:numPr>
        <w:ind w:left="709" w:hanging="709"/>
        <w:jc w:val="both"/>
        <w:rPr>
          <w:rFonts w:ascii="Arial" w:hAnsi="Arial" w:cs="Arial"/>
          <w:sz w:val="20"/>
        </w:rPr>
      </w:pPr>
      <w:r w:rsidRPr="003E4699">
        <w:rPr>
          <w:rFonts w:ascii="Arial" w:hAnsi="Arial" w:cs="Arial"/>
          <w:sz w:val="20"/>
        </w:rPr>
        <w:t>S</w:t>
      </w:r>
      <w:r w:rsidR="002E0F72" w:rsidRPr="003E4699">
        <w:rPr>
          <w:rFonts w:ascii="Arial" w:hAnsi="Arial" w:cs="Arial"/>
          <w:sz w:val="20"/>
        </w:rPr>
        <w:t xml:space="preserve">chedules of </w:t>
      </w:r>
      <w:r w:rsidR="00366D54" w:rsidRPr="003E4699">
        <w:rPr>
          <w:rFonts w:ascii="Arial" w:hAnsi="Arial" w:cs="Arial"/>
          <w:sz w:val="20"/>
        </w:rPr>
        <w:t>g</w:t>
      </w:r>
      <w:r w:rsidR="002E0F72" w:rsidRPr="003E4699">
        <w:rPr>
          <w:rFonts w:ascii="Arial" w:hAnsi="Arial" w:cs="Arial"/>
          <w:sz w:val="20"/>
        </w:rPr>
        <w:t xml:space="preserve">eneral </w:t>
      </w:r>
      <w:r w:rsidR="00366D54" w:rsidRPr="003E4699">
        <w:rPr>
          <w:rFonts w:ascii="Arial" w:hAnsi="Arial" w:cs="Arial"/>
          <w:sz w:val="20"/>
        </w:rPr>
        <w:t>s</w:t>
      </w:r>
      <w:r w:rsidR="002E0F72" w:rsidRPr="003E4699">
        <w:rPr>
          <w:rFonts w:ascii="Arial" w:hAnsi="Arial" w:cs="Arial"/>
          <w:sz w:val="20"/>
        </w:rPr>
        <w:t xml:space="preserve">ite </w:t>
      </w:r>
      <w:r w:rsidR="00366D54" w:rsidRPr="003E4699">
        <w:rPr>
          <w:rFonts w:ascii="Arial" w:hAnsi="Arial" w:cs="Arial"/>
          <w:sz w:val="20"/>
        </w:rPr>
        <w:t>f</w:t>
      </w:r>
      <w:r w:rsidR="002E0F72" w:rsidRPr="003E4699">
        <w:rPr>
          <w:rFonts w:ascii="Arial" w:hAnsi="Arial" w:cs="Arial"/>
          <w:sz w:val="20"/>
        </w:rPr>
        <w:t>acilities referenced: -</w:t>
      </w:r>
      <w:r w:rsidR="009A6A42" w:rsidRPr="003E4699">
        <w:rPr>
          <w:rFonts w:ascii="Arial" w:hAnsi="Arial" w:cs="Arial"/>
          <w:sz w:val="20"/>
        </w:rPr>
        <w:t xml:space="preserve"> </w:t>
      </w:r>
      <w:bookmarkStart w:id="92" w:name="Text90"/>
      <w:r w:rsidR="000E0376" w:rsidRPr="003E4699">
        <w:rPr>
          <w:rFonts w:ascii="Arial" w:hAnsi="Arial" w:cs="Arial"/>
          <w:b/>
          <w:sz w:val="20"/>
          <w:szCs w:val="20"/>
          <w:highlight w:val="darkGray"/>
        </w:rPr>
        <w:fldChar w:fldCharType="begin">
          <w:ffData>
            <w:name w:val="Text90"/>
            <w:enabled/>
            <w:calcOnExit w:val="0"/>
            <w:textInput/>
          </w:ffData>
        </w:fldChar>
      </w:r>
      <w:r w:rsidR="00E20BF2" w:rsidRPr="003E4699">
        <w:rPr>
          <w:rFonts w:ascii="Arial" w:hAnsi="Arial" w:cs="Arial"/>
          <w:b/>
          <w:sz w:val="20"/>
          <w:szCs w:val="20"/>
          <w:highlight w:val="darkGray"/>
        </w:rPr>
        <w:instrText xml:space="preserve"> FORMTEXT </w:instrText>
      </w:r>
      <w:r w:rsidR="000E0376" w:rsidRPr="003E4699">
        <w:rPr>
          <w:rFonts w:ascii="Arial" w:hAnsi="Arial" w:cs="Arial"/>
          <w:b/>
          <w:sz w:val="20"/>
          <w:szCs w:val="20"/>
          <w:highlight w:val="darkGray"/>
        </w:rPr>
      </w:r>
      <w:r w:rsidR="000E0376" w:rsidRPr="003E4699">
        <w:rPr>
          <w:rFonts w:ascii="Arial" w:hAnsi="Arial" w:cs="Arial"/>
          <w:b/>
          <w:sz w:val="20"/>
          <w:szCs w:val="20"/>
          <w:highlight w:val="darkGray"/>
        </w:rPr>
        <w:fldChar w:fldCharType="separate"/>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E20BF2" w:rsidRPr="003E4699">
        <w:rPr>
          <w:rFonts w:ascii="Arial" w:hAnsi="Arial" w:cs="Arial"/>
          <w:b/>
          <w:noProof/>
          <w:sz w:val="20"/>
          <w:szCs w:val="20"/>
          <w:highlight w:val="darkGray"/>
        </w:rPr>
        <w:t> </w:t>
      </w:r>
      <w:r w:rsidR="000E0376" w:rsidRPr="003E4699">
        <w:rPr>
          <w:rFonts w:ascii="Arial" w:hAnsi="Arial" w:cs="Arial"/>
          <w:b/>
          <w:sz w:val="20"/>
          <w:szCs w:val="20"/>
          <w:highlight w:val="darkGray"/>
        </w:rPr>
        <w:fldChar w:fldCharType="end"/>
      </w:r>
      <w:bookmarkEnd w:id="92"/>
    </w:p>
    <w:p w14:paraId="1D868682" w14:textId="77777777" w:rsidR="00AE3F87" w:rsidRPr="003E4699" w:rsidRDefault="00AE3F87" w:rsidP="00AE3F87">
      <w:pPr>
        <w:ind w:left="1224"/>
        <w:jc w:val="both"/>
        <w:rPr>
          <w:rFonts w:ascii="Arial" w:hAnsi="Arial"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26"/>
        <w:gridCol w:w="1587"/>
        <w:gridCol w:w="3147"/>
      </w:tblGrid>
      <w:tr w:rsidR="00C83585" w:rsidRPr="003E4699" w14:paraId="1D868686" w14:textId="77777777" w:rsidTr="00A13650">
        <w:trPr>
          <w:trHeight w:val="429"/>
        </w:trPr>
        <w:tc>
          <w:tcPr>
            <w:tcW w:w="4884" w:type="dxa"/>
            <w:vAlign w:val="center"/>
          </w:tcPr>
          <w:p w14:paraId="1D868683"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16"/>
                <w:szCs w:val="20"/>
              </w:rPr>
            </w:pPr>
            <w:r w:rsidRPr="003E4699">
              <w:rPr>
                <w:rFonts w:ascii="Arial" w:hAnsi="Arial" w:cs="Arial"/>
                <w:snapToGrid w:val="0"/>
                <w:sz w:val="16"/>
                <w:szCs w:val="20"/>
              </w:rPr>
              <w:t>ATTENDANCE</w:t>
            </w:r>
          </w:p>
        </w:tc>
        <w:tc>
          <w:tcPr>
            <w:tcW w:w="1842" w:type="dxa"/>
            <w:vAlign w:val="center"/>
          </w:tcPr>
          <w:p w14:paraId="1D868684"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16"/>
                <w:szCs w:val="20"/>
              </w:rPr>
            </w:pPr>
            <w:r w:rsidRPr="003E4699">
              <w:rPr>
                <w:rFonts w:ascii="Arial" w:hAnsi="Arial" w:cs="Arial"/>
                <w:snapToGrid w:val="0"/>
                <w:sz w:val="16"/>
                <w:szCs w:val="20"/>
              </w:rPr>
              <w:t>BY</w:t>
            </w:r>
          </w:p>
        </w:tc>
        <w:tc>
          <w:tcPr>
            <w:tcW w:w="3611" w:type="dxa"/>
            <w:vAlign w:val="center"/>
          </w:tcPr>
          <w:p w14:paraId="1D868685"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16"/>
                <w:szCs w:val="20"/>
              </w:rPr>
            </w:pPr>
            <w:r w:rsidRPr="003E4699">
              <w:rPr>
                <w:rFonts w:ascii="Arial" w:hAnsi="Arial" w:cs="Arial"/>
                <w:snapToGrid w:val="0"/>
                <w:sz w:val="16"/>
                <w:szCs w:val="20"/>
              </w:rPr>
              <w:t>COMMENT</w:t>
            </w:r>
          </w:p>
        </w:tc>
      </w:tr>
      <w:tr w:rsidR="00C83585" w:rsidRPr="003E4699" w14:paraId="1D86868A" w14:textId="77777777" w:rsidTr="00A13650">
        <w:trPr>
          <w:trHeight w:val="269"/>
        </w:trPr>
        <w:tc>
          <w:tcPr>
            <w:tcW w:w="4884" w:type="dxa"/>
            <w:vAlign w:val="center"/>
          </w:tcPr>
          <w:p w14:paraId="1D868687"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Provide access lighting</w:t>
            </w:r>
          </w:p>
        </w:tc>
        <w:tc>
          <w:tcPr>
            <w:tcW w:w="1842" w:type="dxa"/>
          </w:tcPr>
          <w:p w14:paraId="1D868688"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89"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8E" w14:textId="77777777" w:rsidTr="00A13650">
        <w:trPr>
          <w:trHeight w:val="269"/>
        </w:trPr>
        <w:tc>
          <w:tcPr>
            <w:tcW w:w="4884" w:type="dxa"/>
            <w:vAlign w:val="center"/>
          </w:tcPr>
          <w:p w14:paraId="1D86868B"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Provide task lighting</w:t>
            </w:r>
          </w:p>
        </w:tc>
        <w:tc>
          <w:tcPr>
            <w:tcW w:w="1842" w:type="dxa"/>
          </w:tcPr>
          <w:p w14:paraId="1D86868C"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8D"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92" w14:textId="77777777" w:rsidTr="00A13650">
        <w:trPr>
          <w:trHeight w:val="269"/>
        </w:trPr>
        <w:tc>
          <w:tcPr>
            <w:tcW w:w="4884" w:type="dxa"/>
            <w:vAlign w:val="center"/>
          </w:tcPr>
          <w:p w14:paraId="1D86868F"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Provide 110V power points</w:t>
            </w:r>
          </w:p>
        </w:tc>
        <w:tc>
          <w:tcPr>
            <w:tcW w:w="1842" w:type="dxa"/>
          </w:tcPr>
          <w:p w14:paraId="1D868690"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91"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96" w14:textId="77777777" w:rsidTr="00A13650">
        <w:trPr>
          <w:trHeight w:val="269"/>
        </w:trPr>
        <w:tc>
          <w:tcPr>
            <w:tcW w:w="4884" w:type="dxa"/>
            <w:vAlign w:val="center"/>
          </w:tcPr>
          <w:p w14:paraId="1D868693"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Extension leads from power points</w:t>
            </w:r>
          </w:p>
        </w:tc>
        <w:tc>
          <w:tcPr>
            <w:tcW w:w="1842" w:type="dxa"/>
          </w:tcPr>
          <w:p w14:paraId="1D868694"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95"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9A" w14:textId="77777777" w:rsidTr="00A13650">
        <w:trPr>
          <w:trHeight w:val="269"/>
        </w:trPr>
        <w:tc>
          <w:tcPr>
            <w:tcW w:w="4884" w:type="dxa"/>
            <w:vAlign w:val="center"/>
          </w:tcPr>
          <w:p w14:paraId="1D868697"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Central rubbish skip inc. removal</w:t>
            </w:r>
          </w:p>
        </w:tc>
        <w:tc>
          <w:tcPr>
            <w:tcW w:w="1842" w:type="dxa"/>
          </w:tcPr>
          <w:p w14:paraId="1D868698"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99"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9E" w14:textId="77777777" w:rsidTr="00A13650">
        <w:trPr>
          <w:trHeight w:val="269"/>
        </w:trPr>
        <w:tc>
          <w:tcPr>
            <w:tcW w:w="4884" w:type="dxa"/>
            <w:vAlign w:val="center"/>
          </w:tcPr>
          <w:p w14:paraId="1D86869B"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Removal of rubbish to central skip</w:t>
            </w:r>
          </w:p>
        </w:tc>
        <w:tc>
          <w:tcPr>
            <w:tcW w:w="1842" w:type="dxa"/>
          </w:tcPr>
          <w:p w14:paraId="1D86869C"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9D"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A2" w14:textId="77777777" w:rsidTr="00A13650">
        <w:trPr>
          <w:trHeight w:val="269"/>
        </w:trPr>
        <w:tc>
          <w:tcPr>
            <w:tcW w:w="4884" w:type="dxa"/>
            <w:vAlign w:val="center"/>
          </w:tcPr>
          <w:p w14:paraId="1D86869F"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Water for works (</w:t>
            </w:r>
            <w:proofErr w:type="gramStart"/>
            <w:r w:rsidRPr="003E4699">
              <w:rPr>
                <w:rFonts w:ascii="Arial" w:hAnsi="Arial" w:cs="Arial"/>
                <w:snapToGrid w:val="0"/>
                <w:sz w:val="16"/>
                <w:szCs w:val="20"/>
              </w:rPr>
              <w:t>stand pipe</w:t>
            </w:r>
            <w:proofErr w:type="gramEnd"/>
            <w:r w:rsidRPr="003E4699">
              <w:rPr>
                <w:rFonts w:ascii="Arial" w:hAnsi="Arial" w:cs="Arial"/>
                <w:snapToGrid w:val="0"/>
                <w:sz w:val="16"/>
                <w:szCs w:val="20"/>
              </w:rPr>
              <w:t>)</w:t>
            </w:r>
          </w:p>
        </w:tc>
        <w:tc>
          <w:tcPr>
            <w:tcW w:w="1842" w:type="dxa"/>
          </w:tcPr>
          <w:p w14:paraId="1D8686A0"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A1"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A6" w14:textId="77777777" w:rsidTr="00A13650">
        <w:trPr>
          <w:trHeight w:val="269"/>
        </w:trPr>
        <w:tc>
          <w:tcPr>
            <w:tcW w:w="4884" w:type="dxa"/>
            <w:vAlign w:val="center"/>
          </w:tcPr>
          <w:p w14:paraId="1D8686A3"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Unload plant and materials</w:t>
            </w:r>
          </w:p>
        </w:tc>
        <w:tc>
          <w:tcPr>
            <w:tcW w:w="1842" w:type="dxa"/>
          </w:tcPr>
          <w:p w14:paraId="1D8686A4"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A5"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AA" w14:textId="77777777" w:rsidTr="00A13650">
        <w:trPr>
          <w:trHeight w:val="269"/>
        </w:trPr>
        <w:tc>
          <w:tcPr>
            <w:tcW w:w="4884" w:type="dxa"/>
            <w:vAlign w:val="center"/>
          </w:tcPr>
          <w:p w14:paraId="1D8686A7"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Position plant and materials</w:t>
            </w:r>
          </w:p>
        </w:tc>
        <w:tc>
          <w:tcPr>
            <w:tcW w:w="1842" w:type="dxa"/>
          </w:tcPr>
          <w:p w14:paraId="1D8686A8"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A9"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AE" w14:textId="77777777" w:rsidTr="00A13650">
        <w:trPr>
          <w:trHeight w:val="269"/>
        </w:trPr>
        <w:tc>
          <w:tcPr>
            <w:tcW w:w="4884" w:type="dxa"/>
            <w:vAlign w:val="center"/>
          </w:tcPr>
          <w:p w14:paraId="1D8686AB"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Provision of special scaffolding</w:t>
            </w:r>
          </w:p>
        </w:tc>
        <w:tc>
          <w:tcPr>
            <w:tcW w:w="1842" w:type="dxa"/>
          </w:tcPr>
          <w:p w14:paraId="1D8686AC"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AD"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B2" w14:textId="77777777" w:rsidTr="00A13650">
        <w:trPr>
          <w:trHeight w:val="269"/>
        </w:trPr>
        <w:tc>
          <w:tcPr>
            <w:tcW w:w="4884" w:type="dxa"/>
            <w:vAlign w:val="center"/>
          </w:tcPr>
          <w:p w14:paraId="1D8686AF"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Use of standing scaffold</w:t>
            </w:r>
          </w:p>
        </w:tc>
        <w:tc>
          <w:tcPr>
            <w:tcW w:w="1842" w:type="dxa"/>
          </w:tcPr>
          <w:p w14:paraId="1D8686B0"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B1"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B6" w14:textId="77777777" w:rsidTr="00A13650">
        <w:trPr>
          <w:trHeight w:val="269"/>
        </w:trPr>
        <w:tc>
          <w:tcPr>
            <w:tcW w:w="4884" w:type="dxa"/>
            <w:vAlign w:val="center"/>
          </w:tcPr>
          <w:p w14:paraId="1D8686B3"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Welfare facilities and sanitary accommodation</w:t>
            </w:r>
          </w:p>
        </w:tc>
        <w:tc>
          <w:tcPr>
            <w:tcW w:w="1842" w:type="dxa"/>
          </w:tcPr>
          <w:p w14:paraId="1D8686B4"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B5"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BA" w14:textId="77777777" w:rsidTr="00A13650">
        <w:trPr>
          <w:trHeight w:val="269"/>
        </w:trPr>
        <w:tc>
          <w:tcPr>
            <w:tcW w:w="4884" w:type="dxa"/>
            <w:vAlign w:val="center"/>
          </w:tcPr>
          <w:p w14:paraId="1D8686B7"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Site accommodation (offices, stores etc)</w:t>
            </w:r>
          </w:p>
        </w:tc>
        <w:tc>
          <w:tcPr>
            <w:tcW w:w="1842" w:type="dxa"/>
          </w:tcPr>
          <w:p w14:paraId="1D8686B8"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B9"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BE" w14:textId="77777777" w:rsidTr="00A13650">
        <w:trPr>
          <w:trHeight w:val="269"/>
        </w:trPr>
        <w:tc>
          <w:tcPr>
            <w:tcW w:w="4884" w:type="dxa"/>
            <w:vAlign w:val="center"/>
          </w:tcPr>
          <w:p w14:paraId="1D8686BB"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Electrical supplies to accommodation</w:t>
            </w:r>
          </w:p>
        </w:tc>
        <w:tc>
          <w:tcPr>
            <w:tcW w:w="1842" w:type="dxa"/>
          </w:tcPr>
          <w:p w14:paraId="1D8686BC"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BD"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C2" w14:textId="77777777" w:rsidTr="00A13650">
        <w:trPr>
          <w:trHeight w:val="269"/>
        </w:trPr>
        <w:tc>
          <w:tcPr>
            <w:tcW w:w="4884" w:type="dxa"/>
            <w:vAlign w:val="center"/>
          </w:tcPr>
          <w:p w14:paraId="1D8686BF"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Builders work</w:t>
            </w:r>
          </w:p>
        </w:tc>
        <w:tc>
          <w:tcPr>
            <w:tcW w:w="1842" w:type="dxa"/>
          </w:tcPr>
          <w:p w14:paraId="1D8686C0"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C1"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C6" w14:textId="77777777" w:rsidTr="00A13650">
        <w:trPr>
          <w:trHeight w:val="269"/>
        </w:trPr>
        <w:tc>
          <w:tcPr>
            <w:tcW w:w="4884" w:type="dxa"/>
            <w:vAlign w:val="center"/>
          </w:tcPr>
          <w:p w14:paraId="1D8686C3"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Protection</w:t>
            </w:r>
          </w:p>
        </w:tc>
        <w:tc>
          <w:tcPr>
            <w:tcW w:w="1842" w:type="dxa"/>
          </w:tcPr>
          <w:p w14:paraId="1D8686C4"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C5"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CA" w14:textId="77777777" w:rsidTr="00A13650">
        <w:trPr>
          <w:trHeight w:val="269"/>
        </w:trPr>
        <w:tc>
          <w:tcPr>
            <w:tcW w:w="4884" w:type="dxa"/>
            <w:vAlign w:val="center"/>
          </w:tcPr>
          <w:p w14:paraId="1D8686C7"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lastRenderedPageBreak/>
              <w:t>Hoisting/</w:t>
            </w:r>
            <w:proofErr w:type="spellStart"/>
            <w:r w:rsidRPr="003E4699">
              <w:rPr>
                <w:rFonts w:ascii="Arial" w:hAnsi="Arial" w:cs="Arial"/>
                <w:snapToGrid w:val="0"/>
                <w:sz w:val="16"/>
                <w:szCs w:val="20"/>
              </w:rPr>
              <w:t>crainage</w:t>
            </w:r>
            <w:proofErr w:type="spellEnd"/>
          </w:p>
        </w:tc>
        <w:tc>
          <w:tcPr>
            <w:tcW w:w="1842" w:type="dxa"/>
          </w:tcPr>
          <w:p w14:paraId="1D8686C8"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C9"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CE" w14:textId="77777777" w:rsidTr="00A13650">
        <w:trPr>
          <w:trHeight w:val="269"/>
        </w:trPr>
        <w:tc>
          <w:tcPr>
            <w:tcW w:w="4884" w:type="dxa"/>
            <w:vAlign w:val="center"/>
          </w:tcPr>
          <w:p w14:paraId="1D8686CB"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Setting out Sub-Contract works</w:t>
            </w:r>
          </w:p>
        </w:tc>
        <w:tc>
          <w:tcPr>
            <w:tcW w:w="1842" w:type="dxa"/>
          </w:tcPr>
          <w:p w14:paraId="1D8686CC"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CD"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D2" w14:textId="77777777" w:rsidTr="00A13650">
        <w:trPr>
          <w:trHeight w:val="269"/>
        </w:trPr>
        <w:tc>
          <w:tcPr>
            <w:tcW w:w="4884" w:type="dxa"/>
            <w:vAlign w:val="center"/>
          </w:tcPr>
          <w:p w14:paraId="1D8686CF"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Electricity for testing/commissioning</w:t>
            </w:r>
          </w:p>
        </w:tc>
        <w:tc>
          <w:tcPr>
            <w:tcW w:w="1842" w:type="dxa"/>
          </w:tcPr>
          <w:p w14:paraId="1D8686D0"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c>
          <w:tcPr>
            <w:tcW w:w="3611" w:type="dxa"/>
          </w:tcPr>
          <w:p w14:paraId="1D8686D1"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r w:rsidR="00C83585" w:rsidRPr="003E4699" w14:paraId="1D8686D6" w14:textId="77777777" w:rsidTr="00A13650">
        <w:trPr>
          <w:trHeight w:val="269"/>
        </w:trPr>
        <w:tc>
          <w:tcPr>
            <w:tcW w:w="4884" w:type="dxa"/>
            <w:vAlign w:val="center"/>
          </w:tcPr>
          <w:p w14:paraId="1D8686D3"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r w:rsidRPr="003E4699">
              <w:rPr>
                <w:rFonts w:ascii="Arial" w:hAnsi="Arial" w:cs="Arial"/>
                <w:snapToGrid w:val="0"/>
                <w:sz w:val="16"/>
                <w:szCs w:val="20"/>
              </w:rPr>
              <w:t>Other</w:t>
            </w:r>
          </w:p>
        </w:tc>
        <w:tc>
          <w:tcPr>
            <w:tcW w:w="1842" w:type="dxa"/>
          </w:tcPr>
          <w:p w14:paraId="1D8686D4" w14:textId="77777777" w:rsidR="00C83585" w:rsidRPr="003E4699" w:rsidRDefault="00C83585" w:rsidP="00C83585">
            <w:pPr>
              <w:widowControl w:val="0"/>
              <w:tabs>
                <w:tab w:val="left" w:pos="-538"/>
                <w:tab w:val="left" w:pos="0"/>
                <w:tab w:val="left" w:pos="720"/>
                <w:tab w:val="left" w:pos="1440"/>
                <w:tab w:val="left" w:pos="2330"/>
              </w:tabs>
              <w:spacing w:line="262" w:lineRule="auto"/>
              <w:rPr>
                <w:rFonts w:ascii="Arial" w:hAnsi="Arial" w:cs="Arial"/>
                <w:snapToGrid w:val="0"/>
                <w:sz w:val="20"/>
                <w:szCs w:val="20"/>
              </w:rPr>
            </w:pPr>
          </w:p>
        </w:tc>
        <w:tc>
          <w:tcPr>
            <w:tcW w:w="3611" w:type="dxa"/>
          </w:tcPr>
          <w:p w14:paraId="1D8686D5" w14:textId="77777777" w:rsidR="00C83585" w:rsidRPr="003E4699" w:rsidRDefault="00C83585" w:rsidP="00C83585">
            <w:pPr>
              <w:widowControl w:val="0"/>
              <w:tabs>
                <w:tab w:val="left" w:pos="-538"/>
                <w:tab w:val="left" w:pos="0"/>
                <w:tab w:val="left" w:pos="720"/>
                <w:tab w:val="left" w:pos="1440"/>
                <w:tab w:val="left" w:pos="2330"/>
              </w:tabs>
              <w:spacing w:line="262" w:lineRule="auto"/>
              <w:jc w:val="both"/>
              <w:rPr>
                <w:rFonts w:ascii="Arial" w:hAnsi="Arial" w:cs="Arial"/>
                <w:snapToGrid w:val="0"/>
                <w:sz w:val="20"/>
                <w:szCs w:val="20"/>
              </w:rPr>
            </w:pPr>
          </w:p>
        </w:tc>
      </w:tr>
    </w:tbl>
    <w:p w14:paraId="1D8686D7" w14:textId="77777777" w:rsidR="00C83585" w:rsidRPr="003E4699" w:rsidRDefault="00C83585" w:rsidP="00E20BF2">
      <w:pPr>
        <w:rPr>
          <w:rFonts w:ascii="Arial" w:hAnsi="Arial" w:cs="Arial"/>
          <w:sz w:val="20"/>
        </w:rPr>
      </w:pPr>
    </w:p>
    <w:p w14:paraId="1D8686D8" w14:textId="77777777" w:rsidR="005200E7" w:rsidRPr="003E4699" w:rsidRDefault="00042687" w:rsidP="00AE3F87">
      <w:pPr>
        <w:ind w:left="709" w:firstLine="11"/>
        <w:jc w:val="both"/>
        <w:rPr>
          <w:rFonts w:ascii="Arial" w:hAnsi="Arial" w:cs="Arial"/>
          <w:sz w:val="20"/>
        </w:rPr>
      </w:pPr>
      <w:r w:rsidRPr="003E4699">
        <w:rPr>
          <w:rFonts w:ascii="Arial" w:hAnsi="Arial" w:cs="Arial"/>
          <w:sz w:val="20"/>
        </w:rPr>
        <w:t>h</w:t>
      </w:r>
      <w:r w:rsidR="002E0F72" w:rsidRPr="003E4699">
        <w:rPr>
          <w:rFonts w:ascii="Arial" w:hAnsi="Arial" w:cs="Arial"/>
          <w:sz w:val="20"/>
        </w:rPr>
        <w:t xml:space="preserve">ave been agreed (where absent or blank the facility shall be deemed to be provided by the </w:t>
      </w:r>
      <w:r w:rsidRPr="003E4699">
        <w:rPr>
          <w:rFonts w:ascii="Arial" w:hAnsi="Arial" w:cs="Arial"/>
          <w:sz w:val="20"/>
        </w:rPr>
        <w:t>Sub-Contract</w:t>
      </w:r>
      <w:r w:rsidR="002E0F72" w:rsidRPr="003E4699">
        <w:rPr>
          <w:rFonts w:ascii="Arial" w:hAnsi="Arial" w:cs="Arial"/>
          <w:sz w:val="20"/>
        </w:rPr>
        <w:t>or).</w:t>
      </w:r>
    </w:p>
    <w:p w14:paraId="1D8686D9" w14:textId="77777777" w:rsidR="00042687" w:rsidRPr="003E4699" w:rsidRDefault="00042687" w:rsidP="00E20BF2">
      <w:pPr>
        <w:rPr>
          <w:rFonts w:ascii="Arial" w:hAnsi="Arial" w:cs="Arial"/>
          <w:sz w:val="20"/>
        </w:rPr>
      </w:pPr>
    </w:p>
    <w:p w14:paraId="1D8686DA" w14:textId="77777777" w:rsidR="0061090C" w:rsidRPr="003E4699" w:rsidRDefault="002E0F72" w:rsidP="0061090C">
      <w:pPr>
        <w:numPr>
          <w:ilvl w:val="1"/>
          <w:numId w:val="17"/>
        </w:numPr>
        <w:ind w:left="709" w:hanging="709"/>
        <w:jc w:val="both"/>
        <w:rPr>
          <w:rFonts w:ascii="Arial" w:hAnsi="Arial" w:cs="Arial"/>
          <w:sz w:val="20"/>
        </w:rPr>
      </w:pPr>
      <w:r w:rsidRPr="003E4699">
        <w:rPr>
          <w:rFonts w:ascii="Arial" w:hAnsi="Arial" w:cs="Arial"/>
          <w:sz w:val="20"/>
        </w:rPr>
        <w:t xml:space="preserve">Notwithstanding the provisions of the Limitation Act </w:t>
      </w:r>
      <w:r w:rsidR="005200E7" w:rsidRPr="003E4699">
        <w:rPr>
          <w:rFonts w:ascii="Arial" w:hAnsi="Arial" w:cs="Arial"/>
          <w:sz w:val="20"/>
        </w:rPr>
        <w:t>1</w:t>
      </w:r>
      <w:r w:rsidRPr="003E4699">
        <w:rPr>
          <w:rFonts w:ascii="Arial" w:hAnsi="Arial" w:cs="Arial"/>
          <w:sz w:val="20"/>
        </w:rPr>
        <w:t>980 (</w:t>
      </w:r>
      <w:r w:rsidR="0094544B" w:rsidRPr="003E4699">
        <w:rPr>
          <w:rFonts w:ascii="Arial" w:hAnsi="Arial" w:cs="Arial"/>
          <w:sz w:val="20"/>
        </w:rPr>
        <w:t xml:space="preserve">and any amendments </w:t>
      </w:r>
      <w:r w:rsidRPr="003E4699">
        <w:rPr>
          <w:rFonts w:ascii="Arial" w:hAnsi="Arial" w:cs="Arial"/>
          <w:sz w:val="20"/>
        </w:rPr>
        <w:t>or re-enactment</w:t>
      </w:r>
      <w:r w:rsidR="0094544B" w:rsidRPr="003E4699">
        <w:rPr>
          <w:rFonts w:ascii="Arial" w:hAnsi="Arial" w:cs="Arial"/>
          <w:sz w:val="20"/>
        </w:rPr>
        <w:t>s</w:t>
      </w:r>
      <w:r w:rsidRPr="003E4699">
        <w:rPr>
          <w:rFonts w:ascii="Arial" w:hAnsi="Arial" w:cs="Arial"/>
          <w:sz w:val="20"/>
        </w:rPr>
        <w:t xml:space="preserve"> thereof) it is agreed that the period of limitation under any subsequent sub</w:t>
      </w:r>
      <w:r w:rsidR="002A3401" w:rsidRPr="003E4699">
        <w:rPr>
          <w:rFonts w:ascii="Arial" w:hAnsi="Arial" w:cs="Arial"/>
          <w:sz w:val="20"/>
        </w:rPr>
        <w:t>-</w:t>
      </w:r>
      <w:r w:rsidRPr="003E4699">
        <w:rPr>
          <w:rFonts w:ascii="Arial" w:hAnsi="Arial" w:cs="Arial"/>
          <w:sz w:val="20"/>
        </w:rPr>
        <w:t>contract shall be 12 years from the date on which the cause of action accrues irrespective of whether the sub</w:t>
      </w:r>
      <w:r w:rsidR="002A3401" w:rsidRPr="003E4699">
        <w:rPr>
          <w:rFonts w:ascii="Arial" w:hAnsi="Arial" w:cs="Arial"/>
          <w:sz w:val="20"/>
        </w:rPr>
        <w:t>-</w:t>
      </w:r>
      <w:r w:rsidRPr="003E4699">
        <w:rPr>
          <w:rFonts w:ascii="Arial" w:hAnsi="Arial" w:cs="Arial"/>
          <w:sz w:val="20"/>
        </w:rPr>
        <w:t xml:space="preserve">contract is </w:t>
      </w:r>
      <w:r w:rsidR="00AE3F87" w:rsidRPr="003E4699">
        <w:rPr>
          <w:rFonts w:ascii="Arial" w:hAnsi="Arial" w:cs="Arial"/>
          <w:sz w:val="20"/>
        </w:rPr>
        <w:t>by deed or otherwise</w:t>
      </w:r>
      <w:r w:rsidRPr="003E4699">
        <w:rPr>
          <w:rFonts w:ascii="Arial" w:hAnsi="Arial" w:cs="Arial"/>
          <w:sz w:val="20"/>
        </w:rPr>
        <w:t>.</w:t>
      </w:r>
    </w:p>
    <w:p w14:paraId="1D8686DB" w14:textId="77777777" w:rsidR="0061090C" w:rsidRPr="003E4699" w:rsidRDefault="0061090C" w:rsidP="0061090C">
      <w:pPr>
        <w:pStyle w:val="ListParagraph"/>
        <w:rPr>
          <w:rFonts w:ascii="Arial" w:hAnsi="Arial" w:cs="Arial"/>
          <w:sz w:val="20"/>
          <w:szCs w:val="20"/>
        </w:rPr>
      </w:pPr>
    </w:p>
    <w:p w14:paraId="1D8686DC" w14:textId="77777777" w:rsidR="0061090C" w:rsidRPr="003E4699" w:rsidRDefault="0061090C" w:rsidP="002A3401">
      <w:pPr>
        <w:numPr>
          <w:ilvl w:val="1"/>
          <w:numId w:val="17"/>
        </w:numPr>
        <w:ind w:left="709" w:hanging="709"/>
        <w:jc w:val="both"/>
        <w:rPr>
          <w:rFonts w:ascii="Arial" w:hAnsi="Arial" w:cs="Arial"/>
          <w:sz w:val="20"/>
        </w:rPr>
      </w:pPr>
      <w:r w:rsidRPr="003E4699">
        <w:rPr>
          <w:rFonts w:ascii="Arial" w:hAnsi="Arial" w:cs="Arial"/>
          <w:sz w:val="20"/>
          <w:szCs w:val="20"/>
        </w:rPr>
        <w:t>It is inevitable that certain sensitive information (whether of a financial nature or relating to commercial or other relevant matters) will be exchanged between us during the Sub</w:t>
      </w:r>
      <w:r w:rsidR="002A3401" w:rsidRPr="003E4699">
        <w:rPr>
          <w:rFonts w:ascii="Arial" w:hAnsi="Arial" w:cs="Arial"/>
          <w:sz w:val="20"/>
          <w:szCs w:val="20"/>
        </w:rPr>
        <w:t>-C</w:t>
      </w:r>
      <w:r w:rsidRPr="003E4699">
        <w:rPr>
          <w:rFonts w:ascii="Arial" w:hAnsi="Arial" w:cs="Arial"/>
          <w:sz w:val="20"/>
          <w:szCs w:val="20"/>
        </w:rPr>
        <w:t>ontract Works.  All information which is capable of being regarded as confidential will be treated by the party receiving it on a strictly confidential  basis and may not be disclosed to any third</w:t>
      </w:r>
      <w:r w:rsidR="002A3401" w:rsidRPr="003E4699">
        <w:rPr>
          <w:rFonts w:ascii="Arial" w:hAnsi="Arial" w:cs="Arial"/>
          <w:sz w:val="20"/>
        </w:rPr>
        <w:t xml:space="preserve"> </w:t>
      </w:r>
      <w:r w:rsidRPr="003E4699">
        <w:rPr>
          <w:rFonts w:ascii="Arial" w:hAnsi="Arial" w:cs="Arial"/>
          <w:sz w:val="20"/>
          <w:szCs w:val="20"/>
        </w:rPr>
        <w:t>party without the written authority of the party who disclosed it, nor used for any purposes other than those envisaged by the Sub</w:t>
      </w:r>
      <w:r w:rsidR="002A3401" w:rsidRPr="003E4699">
        <w:rPr>
          <w:rFonts w:ascii="Arial" w:hAnsi="Arial" w:cs="Arial"/>
          <w:sz w:val="20"/>
          <w:szCs w:val="20"/>
        </w:rPr>
        <w:t>-C</w:t>
      </w:r>
      <w:r w:rsidRPr="003E4699">
        <w:rPr>
          <w:rFonts w:ascii="Arial" w:hAnsi="Arial" w:cs="Arial"/>
          <w:sz w:val="20"/>
          <w:szCs w:val="20"/>
        </w:rPr>
        <w:t>ontract Documents.</w:t>
      </w:r>
    </w:p>
    <w:p w14:paraId="1D8686DD" w14:textId="77777777" w:rsidR="00E33530" w:rsidRPr="003E4699" w:rsidRDefault="00E33530" w:rsidP="00E33530">
      <w:pPr>
        <w:pStyle w:val="ListParagraph"/>
        <w:rPr>
          <w:rFonts w:ascii="Arial" w:hAnsi="Arial" w:cs="Arial"/>
          <w:sz w:val="20"/>
        </w:rPr>
      </w:pPr>
    </w:p>
    <w:p w14:paraId="1D8686DE" w14:textId="77777777" w:rsidR="002E0F72" w:rsidRPr="003E4699" w:rsidRDefault="002E0F72">
      <w:pPr>
        <w:jc w:val="both"/>
        <w:rPr>
          <w:rFonts w:ascii="Arial" w:hAnsi="Arial" w:cs="Arial"/>
          <w:sz w:val="20"/>
        </w:rPr>
      </w:pPr>
    </w:p>
    <w:p w14:paraId="1D8686DF" w14:textId="77777777" w:rsidR="002E0F72" w:rsidRPr="003E4699" w:rsidRDefault="002E0F72" w:rsidP="00C776B6">
      <w:pPr>
        <w:numPr>
          <w:ilvl w:val="0"/>
          <w:numId w:val="17"/>
        </w:numPr>
        <w:ind w:left="567" w:hanging="567"/>
        <w:jc w:val="both"/>
        <w:rPr>
          <w:rFonts w:ascii="Arial" w:hAnsi="Arial" w:cs="Arial"/>
          <w:b/>
          <w:caps/>
          <w:sz w:val="20"/>
          <w:u w:val="single"/>
        </w:rPr>
      </w:pPr>
      <w:r w:rsidRPr="003E4699">
        <w:rPr>
          <w:rFonts w:ascii="Arial" w:hAnsi="Arial" w:cs="Arial"/>
          <w:b/>
          <w:caps/>
          <w:sz w:val="20"/>
          <w:u w:val="single"/>
        </w:rPr>
        <w:t xml:space="preserve">Any </w:t>
      </w:r>
      <w:r w:rsidR="00E33530" w:rsidRPr="003E4699">
        <w:rPr>
          <w:rFonts w:ascii="Arial" w:hAnsi="Arial" w:cs="Arial"/>
          <w:b/>
          <w:caps/>
          <w:sz w:val="20"/>
          <w:u w:val="single"/>
        </w:rPr>
        <w:t>o</w:t>
      </w:r>
      <w:r w:rsidR="00113973" w:rsidRPr="003E4699">
        <w:rPr>
          <w:rFonts w:ascii="Arial" w:hAnsi="Arial" w:cs="Arial"/>
          <w:b/>
          <w:caps/>
          <w:sz w:val="20"/>
          <w:u w:val="single"/>
        </w:rPr>
        <w:t>ther business:</w:t>
      </w:r>
    </w:p>
    <w:p w14:paraId="1D8686E0" w14:textId="77777777" w:rsidR="002E0F72" w:rsidRPr="003E4699" w:rsidRDefault="002E0F72">
      <w:pPr>
        <w:jc w:val="both"/>
        <w:rPr>
          <w:rFonts w:ascii="Arial" w:hAnsi="Arial" w:cs="Arial"/>
          <w:sz w:val="20"/>
        </w:rPr>
      </w:pPr>
    </w:p>
    <w:p w14:paraId="1D8686E1" w14:textId="77777777" w:rsidR="002E0F72" w:rsidRPr="003E4699" w:rsidRDefault="002E0F72">
      <w:pPr>
        <w:jc w:val="both"/>
        <w:rPr>
          <w:rFonts w:ascii="Arial" w:hAnsi="Arial" w:cs="Arial"/>
          <w:sz w:val="20"/>
        </w:rPr>
      </w:pPr>
    </w:p>
    <w:p w14:paraId="1D8686E2" w14:textId="77777777" w:rsidR="002E0F72" w:rsidRPr="003E4699" w:rsidRDefault="002E0F72">
      <w:pPr>
        <w:jc w:val="both"/>
        <w:rPr>
          <w:rFonts w:ascii="Arial" w:hAnsi="Arial" w:cs="Arial"/>
          <w:sz w:val="20"/>
        </w:rPr>
      </w:pPr>
    </w:p>
    <w:p w14:paraId="1D8686E3" w14:textId="77777777" w:rsidR="002E0F72" w:rsidRPr="003E4699" w:rsidRDefault="002E0F72">
      <w:pPr>
        <w:jc w:val="both"/>
        <w:rPr>
          <w:rFonts w:ascii="Arial" w:hAnsi="Arial" w:cs="Arial"/>
          <w:sz w:val="20"/>
        </w:rPr>
      </w:pPr>
      <w:r w:rsidRPr="003E4699">
        <w:rPr>
          <w:rFonts w:ascii="Arial" w:hAnsi="Arial" w:cs="Arial"/>
          <w:sz w:val="20"/>
        </w:rPr>
        <w:t xml:space="preserve">The contents of these minutes are </w:t>
      </w:r>
      <w:r w:rsidR="00E85B9D" w:rsidRPr="003E4699">
        <w:rPr>
          <w:rFonts w:ascii="Arial" w:hAnsi="Arial" w:cs="Arial"/>
          <w:sz w:val="20"/>
        </w:rPr>
        <w:t>agreed</w:t>
      </w:r>
      <w:r w:rsidRPr="003E4699">
        <w:rPr>
          <w:rFonts w:ascii="Arial" w:hAnsi="Arial" w:cs="Arial"/>
          <w:sz w:val="20"/>
        </w:rPr>
        <w:t xml:space="preserve"> as being correct.</w:t>
      </w:r>
    </w:p>
    <w:p w14:paraId="1D8686E4" w14:textId="77777777" w:rsidR="002E0F72" w:rsidRPr="003E4699" w:rsidRDefault="002E0F72">
      <w:pPr>
        <w:jc w:val="both"/>
        <w:rPr>
          <w:rFonts w:ascii="Arial" w:hAnsi="Arial" w:cs="Arial"/>
          <w:sz w:val="20"/>
        </w:rPr>
      </w:pPr>
    </w:p>
    <w:p w14:paraId="1D8686E5" w14:textId="77777777" w:rsidR="002E0F72" w:rsidRPr="003E4699" w:rsidRDefault="002E0F72">
      <w:pPr>
        <w:jc w:val="both"/>
        <w:rPr>
          <w:rFonts w:ascii="Arial" w:hAnsi="Arial" w:cs="Arial"/>
          <w:sz w:val="20"/>
        </w:rPr>
      </w:pPr>
    </w:p>
    <w:p w14:paraId="1D8686E6" w14:textId="77777777" w:rsidR="002E0F72" w:rsidRPr="003E4699" w:rsidRDefault="002E0F72">
      <w:pPr>
        <w:jc w:val="both"/>
        <w:rPr>
          <w:rFonts w:ascii="Arial" w:hAnsi="Arial" w:cs="Arial"/>
          <w:sz w:val="20"/>
        </w:rPr>
      </w:pPr>
    </w:p>
    <w:p w14:paraId="1D8686E7" w14:textId="77777777" w:rsidR="002E0F72" w:rsidRPr="003E4699" w:rsidRDefault="002E0F72">
      <w:pPr>
        <w:jc w:val="both"/>
        <w:rPr>
          <w:rFonts w:ascii="Arial" w:hAnsi="Arial" w:cs="Arial"/>
          <w:b/>
          <w:sz w:val="20"/>
        </w:rPr>
      </w:pPr>
      <w:r w:rsidRPr="003E4699">
        <w:rPr>
          <w:rFonts w:ascii="Arial" w:hAnsi="Arial" w:cs="Arial"/>
          <w:b/>
          <w:sz w:val="20"/>
        </w:rPr>
        <w:t>The Contractor</w:t>
      </w:r>
      <w:r w:rsidRPr="003E4699">
        <w:rPr>
          <w:rFonts w:ascii="Arial" w:hAnsi="Arial" w:cs="Arial"/>
          <w:b/>
          <w:sz w:val="20"/>
        </w:rPr>
        <w:tab/>
      </w:r>
      <w:r w:rsidRPr="003E4699">
        <w:rPr>
          <w:rFonts w:ascii="Arial" w:hAnsi="Arial" w:cs="Arial"/>
          <w:b/>
          <w:sz w:val="20"/>
        </w:rPr>
        <w:tab/>
      </w:r>
      <w:r w:rsidRPr="003E4699">
        <w:rPr>
          <w:rFonts w:ascii="Arial" w:hAnsi="Arial" w:cs="Arial"/>
          <w:b/>
          <w:sz w:val="20"/>
        </w:rPr>
        <w:tab/>
        <w:t>Print Name:</w:t>
      </w:r>
    </w:p>
    <w:p w14:paraId="1D8686E8" w14:textId="77777777" w:rsidR="002E0F72" w:rsidRPr="003E4699" w:rsidRDefault="002E0F72">
      <w:pPr>
        <w:jc w:val="both"/>
        <w:rPr>
          <w:rFonts w:ascii="Arial" w:hAnsi="Arial" w:cs="Arial"/>
          <w:b/>
          <w:sz w:val="20"/>
        </w:rPr>
      </w:pPr>
    </w:p>
    <w:p w14:paraId="1D8686E9" w14:textId="77777777" w:rsidR="002E0F72" w:rsidRPr="003E4699" w:rsidRDefault="002E0F72">
      <w:pPr>
        <w:jc w:val="both"/>
        <w:rPr>
          <w:rFonts w:ascii="Arial" w:hAnsi="Arial" w:cs="Arial"/>
          <w:b/>
          <w:sz w:val="20"/>
        </w:rPr>
      </w:pPr>
      <w:r w:rsidRPr="003E4699">
        <w:rPr>
          <w:rFonts w:ascii="Arial" w:hAnsi="Arial" w:cs="Arial"/>
          <w:b/>
          <w:sz w:val="20"/>
        </w:rPr>
        <w:tab/>
      </w:r>
      <w:r w:rsidRPr="003E4699">
        <w:rPr>
          <w:rFonts w:ascii="Arial" w:hAnsi="Arial" w:cs="Arial"/>
          <w:b/>
          <w:sz w:val="20"/>
        </w:rPr>
        <w:tab/>
      </w:r>
      <w:r w:rsidRPr="003E4699">
        <w:rPr>
          <w:rFonts w:ascii="Arial" w:hAnsi="Arial" w:cs="Arial"/>
          <w:b/>
          <w:sz w:val="20"/>
        </w:rPr>
        <w:tab/>
      </w:r>
      <w:r w:rsidRPr="003E4699">
        <w:rPr>
          <w:rFonts w:ascii="Arial" w:hAnsi="Arial" w:cs="Arial"/>
          <w:b/>
          <w:sz w:val="20"/>
        </w:rPr>
        <w:tab/>
        <w:t>Signature:</w:t>
      </w:r>
    </w:p>
    <w:p w14:paraId="1D8686EA" w14:textId="77777777" w:rsidR="002E0F72" w:rsidRPr="003E4699" w:rsidRDefault="002E0F72">
      <w:pPr>
        <w:jc w:val="both"/>
        <w:rPr>
          <w:rFonts w:ascii="Arial" w:hAnsi="Arial" w:cs="Arial"/>
          <w:b/>
          <w:sz w:val="20"/>
        </w:rPr>
      </w:pPr>
    </w:p>
    <w:p w14:paraId="1D8686EB" w14:textId="77777777" w:rsidR="002E0F72" w:rsidRPr="003E4699" w:rsidRDefault="002E0F72">
      <w:pPr>
        <w:jc w:val="both"/>
        <w:rPr>
          <w:rFonts w:ascii="Arial" w:hAnsi="Arial" w:cs="Arial"/>
          <w:b/>
          <w:sz w:val="20"/>
        </w:rPr>
      </w:pPr>
      <w:r w:rsidRPr="003E4699">
        <w:rPr>
          <w:rFonts w:ascii="Arial" w:hAnsi="Arial" w:cs="Arial"/>
          <w:b/>
          <w:sz w:val="20"/>
        </w:rPr>
        <w:tab/>
      </w:r>
      <w:r w:rsidRPr="003E4699">
        <w:rPr>
          <w:rFonts w:ascii="Arial" w:hAnsi="Arial" w:cs="Arial"/>
          <w:b/>
          <w:sz w:val="20"/>
        </w:rPr>
        <w:tab/>
      </w:r>
      <w:r w:rsidRPr="003E4699">
        <w:rPr>
          <w:rFonts w:ascii="Arial" w:hAnsi="Arial" w:cs="Arial"/>
          <w:b/>
          <w:sz w:val="20"/>
        </w:rPr>
        <w:tab/>
      </w:r>
      <w:r w:rsidRPr="003E4699">
        <w:rPr>
          <w:rFonts w:ascii="Arial" w:hAnsi="Arial" w:cs="Arial"/>
          <w:b/>
          <w:sz w:val="20"/>
        </w:rPr>
        <w:tab/>
        <w:t>Job Title:</w:t>
      </w:r>
    </w:p>
    <w:p w14:paraId="1D8686EC" w14:textId="77777777" w:rsidR="002E0F72" w:rsidRPr="003E4699" w:rsidRDefault="002E0F72">
      <w:pPr>
        <w:jc w:val="both"/>
        <w:rPr>
          <w:rFonts w:ascii="Arial" w:hAnsi="Arial" w:cs="Arial"/>
          <w:b/>
          <w:sz w:val="20"/>
        </w:rPr>
      </w:pPr>
    </w:p>
    <w:p w14:paraId="1D8686ED" w14:textId="77777777" w:rsidR="002E0F72" w:rsidRPr="003E4699" w:rsidRDefault="002E0F72">
      <w:pPr>
        <w:jc w:val="both"/>
        <w:rPr>
          <w:rFonts w:ascii="Arial" w:hAnsi="Arial" w:cs="Arial"/>
          <w:b/>
          <w:sz w:val="20"/>
        </w:rPr>
      </w:pPr>
      <w:r w:rsidRPr="003E4699">
        <w:rPr>
          <w:rFonts w:ascii="Arial" w:hAnsi="Arial" w:cs="Arial"/>
          <w:b/>
          <w:sz w:val="20"/>
        </w:rPr>
        <w:t>The Proposed Subcontractor</w:t>
      </w:r>
      <w:r w:rsidRPr="003E4699">
        <w:rPr>
          <w:rFonts w:ascii="Arial" w:hAnsi="Arial" w:cs="Arial"/>
          <w:b/>
          <w:sz w:val="20"/>
        </w:rPr>
        <w:tab/>
        <w:t>Print Name:</w:t>
      </w:r>
    </w:p>
    <w:p w14:paraId="1D8686EE" w14:textId="77777777" w:rsidR="002E0F72" w:rsidRPr="003E4699" w:rsidRDefault="002E0F72">
      <w:pPr>
        <w:jc w:val="both"/>
        <w:rPr>
          <w:rFonts w:ascii="Arial" w:hAnsi="Arial" w:cs="Arial"/>
          <w:b/>
          <w:sz w:val="20"/>
        </w:rPr>
      </w:pPr>
    </w:p>
    <w:p w14:paraId="1D8686EF" w14:textId="77777777" w:rsidR="002E0F72" w:rsidRPr="003E4699" w:rsidRDefault="002E0F72">
      <w:pPr>
        <w:jc w:val="both"/>
        <w:rPr>
          <w:rFonts w:ascii="Arial" w:hAnsi="Arial" w:cs="Arial"/>
          <w:b/>
          <w:sz w:val="20"/>
        </w:rPr>
      </w:pPr>
      <w:r w:rsidRPr="003E4699">
        <w:rPr>
          <w:rFonts w:ascii="Arial" w:hAnsi="Arial" w:cs="Arial"/>
          <w:b/>
          <w:sz w:val="20"/>
        </w:rPr>
        <w:tab/>
      </w:r>
      <w:r w:rsidRPr="003E4699">
        <w:rPr>
          <w:rFonts w:ascii="Arial" w:hAnsi="Arial" w:cs="Arial"/>
          <w:b/>
          <w:sz w:val="20"/>
        </w:rPr>
        <w:tab/>
      </w:r>
      <w:r w:rsidRPr="003E4699">
        <w:rPr>
          <w:rFonts w:ascii="Arial" w:hAnsi="Arial" w:cs="Arial"/>
          <w:b/>
          <w:sz w:val="20"/>
        </w:rPr>
        <w:tab/>
      </w:r>
      <w:r w:rsidRPr="003E4699">
        <w:rPr>
          <w:rFonts w:ascii="Arial" w:hAnsi="Arial" w:cs="Arial"/>
          <w:b/>
          <w:sz w:val="20"/>
        </w:rPr>
        <w:tab/>
        <w:t xml:space="preserve">Signature: </w:t>
      </w:r>
    </w:p>
    <w:p w14:paraId="1D8686F0" w14:textId="77777777" w:rsidR="002E0F72" w:rsidRPr="003E4699" w:rsidRDefault="002E0F72">
      <w:pPr>
        <w:jc w:val="both"/>
        <w:rPr>
          <w:rFonts w:ascii="Arial" w:hAnsi="Arial" w:cs="Arial"/>
          <w:b/>
          <w:sz w:val="20"/>
        </w:rPr>
      </w:pPr>
    </w:p>
    <w:p w14:paraId="1D8686F1" w14:textId="77777777" w:rsidR="00C72505" w:rsidRPr="003E4699" w:rsidRDefault="002E0F72">
      <w:pPr>
        <w:jc w:val="both"/>
        <w:rPr>
          <w:rFonts w:ascii="Arial" w:hAnsi="Arial" w:cs="Arial"/>
          <w:b/>
          <w:sz w:val="20"/>
        </w:rPr>
      </w:pPr>
      <w:r w:rsidRPr="003E4699">
        <w:rPr>
          <w:rFonts w:ascii="Arial" w:hAnsi="Arial" w:cs="Arial"/>
          <w:b/>
          <w:sz w:val="20"/>
        </w:rPr>
        <w:tab/>
      </w:r>
      <w:r w:rsidRPr="003E4699">
        <w:rPr>
          <w:rFonts w:ascii="Arial" w:hAnsi="Arial" w:cs="Arial"/>
          <w:b/>
          <w:sz w:val="20"/>
        </w:rPr>
        <w:tab/>
      </w:r>
      <w:r w:rsidRPr="003E4699">
        <w:rPr>
          <w:rFonts w:ascii="Arial" w:hAnsi="Arial" w:cs="Arial"/>
          <w:b/>
          <w:sz w:val="20"/>
        </w:rPr>
        <w:tab/>
      </w:r>
      <w:r w:rsidRPr="003E4699">
        <w:rPr>
          <w:rFonts w:ascii="Arial" w:hAnsi="Arial" w:cs="Arial"/>
          <w:b/>
          <w:sz w:val="20"/>
        </w:rPr>
        <w:tab/>
        <w:t>Job Title:</w:t>
      </w:r>
    </w:p>
    <w:sectPr w:rsidR="00C72505" w:rsidRPr="003E4699" w:rsidSect="00AF77C8">
      <w:headerReference w:type="default" r:id="rId12"/>
      <w:footerReference w:type="even" r:id="rId13"/>
      <w:footerReference w:type="default" r:id="rId14"/>
      <w:pgSz w:w="11906" w:h="16838"/>
      <w:pgMar w:top="1191" w:right="1418" w:bottom="1276" w:left="1418" w:header="709" w:footer="3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4338B" w14:textId="77777777" w:rsidR="006A4AB7" w:rsidRDefault="006A4AB7" w:rsidP="002E0F72">
      <w:pPr>
        <w:pStyle w:val="Title"/>
      </w:pPr>
      <w:r>
        <w:separator/>
      </w:r>
    </w:p>
  </w:endnote>
  <w:endnote w:type="continuationSeparator" w:id="0">
    <w:p w14:paraId="5A1BE69A" w14:textId="77777777" w:rsidR="006A4AB7" w:rsidRDefault="006A4AB7" w:rsidP="002E0F72">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870F" w14:textId="77777777" w:rsidR="00A13650" w:rsidRDefault="00A136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D868710" w14:textId="77777777" w:rsidR="00A13650" w:rsidRDefault="00A1365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8721" w14:textId="1BF4EEF0" w:rsidR="00A13650" w:rsidRPr="003E4699" w:rsidRDefault="22367BAE" w:rsidP="003E4699">
    <w:pPr>
      <w:pStyle w:val="Footer"/>
      <w:tabs>
        <w:tab w:val="center" w:pos="4962"/>
        <w:tab w:val="right" w:pos="9639"/>
      </w:tabs>
      <w:ind w:right="-733"/>
      <w:rPr>
        <w:rFonts w:ascii="Arial" w:hAnsi="Arial" w:cs="Arial"/>
        <w:sz w:val="18"/>
        <w:szCs w:val="18"/>
      </w:rPr>
    </w:pPr>
    <w:r w:rsidRPr="22367BAE">
      <w:rPr>
        <w:rFonts w:ascii="Arial" w:hAnsi="Arial" w:cs="Arial"/>
        <w:sz w:val="18"/>
        <w:szCs w:val="18"/>
      </w:rPr>
      <w:t>IP 02-04-32 Version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32D38" w14:textId="77777777" w:rsidR="006A4AB7" w:rsidRDefault="006A4AB7" w:rsidP="002E0F72">
      <w:pPr>
        <w:pStyle w:val="Title"/>
      </w:pPr>
      <w:r>
        <w:separator/>
      </w:r>
    </w:p>
  </w:footnote>
  <w:footnote w:type="continuationSeparator" w:id="0">
    <w:p w14:paraId="2367DDEB" w14:textId="77777777" w:rsidR="006A4AB7" w:rsidRDefault="006A4AB7" w:rsidP="002E0F72">
      <w:pPr>
        <w:pStyle w:val="Titl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870E" w14:textId="287F236E" w:rsidR="00A13650" w:rsidRPr="00D968C8" w:rsidRDefault="00832AC5" w:rsidP="00D968C8">
    <w:pPr>
      <w:pStyle w:val="Header"/>
      <w:jc w:val="right"/>
    </w:pPr>
    <w:r>
      <w:rPr>
        <w:noProof/>
      </w:rPr>
      <w:drawing>
        <wp:inline distT="0" distB="0" distL="0" distR="0" wp14:anchorId="307F0E26" wp14:editId="5E977412">
          <wp:extent cx="1800000" cy="449999"/>
          <wp:effectExtent l="0" t="0" r="0" b="7620"/>
          <wp:docPr id="5" name="Picture 4">
            <a:extLst xmlns:a="http://schemas.openxmlformats.org/drawingml/2006/main">
              <a:ext uri="{FF2B5EF4-FFF2-40B4-BE49-F238E27FC236}">
                <a16:creationId xmlns:a16="http://schemas.microsoft.com/office/drawing/2014/main" id="{6E281C94-EE2E-6995-F799-23D3EA98EB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E281C94-EE2E-6995-F799-23D3EA98EB8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00000" cy="4499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E5197"/>
    <w:multiLevelType w:val="multilevel"/>
    <w:tmpl w:val="6FC4553C"/>
    <w:lvl w:ilvl="0">
      <w:start w:val="1"/>
      <w:numFmt w:val="decimal"/>
      <w:lvlText w:val="%1."/>
      <w:lvlJc w:val="left"/>
      <w:pPr>
        <w:tabs>
          <w:tab w:val="num" w:pos="360"/>
        </w:tabs>
        <w:ind w:left="360" w:hanging="360"/>
      </w:pPr>
    </w:lvl>
    <w:lvl w:ilvl="1">
      <w:start w:val="1"/>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3240"/>
        </w:tabs>
        <w:ind w:left="3240" w:hanging="108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5040"/>
        </w:tabs>
        <w:ind w:left="5040" w:hanging="144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840"/>
        </w:tabs>
        <w:ind w:left="6840" w:hanging="1800"/>
      </w:pPr>
      <w:rPr>
        <w:rFonts w:hint="default"/>
      </w:rPr>
    </w:lvl>
    <w:lvl w:ilvl="8">
      <w:start w:val="1"/>
      <w:numFmt w:val="decimal"/>
      <w:isLgl/>
      <w:lvlText w:val="%1.%2.%3.%4.%5.%6.%7.%8.%9"/>
      <w:lvlJc w:val="left"/>
      <w:pPr>
        <w:tabs>
          <w:tab w:val="num" w:pos="7560"/>
        </w:tabs>
        <w:ind w:left="7560" w:hanging="1800"/>
      </w:pPr>
      <w:rPr>
        <w:rFonts w:hint="default"/>
      </w:rPr>
    </w:lvl>
  </w:abstractNum>
  <w:abstractNum w:abstractNumId="1" w15:restartNumberingAfterBreak="0">
    <w:nsid w:val="250612CE"/>
    <w:multiLevelType w:val="hybridMultilevel"/>
    <w:tmpl w:val="12280E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0E2BA2"/>
    <w:multiLevelType w:val="hybridMultilevel"/>
    <w:tmpl w:val="6FDCCA40"/>
    <w:lvl w:ilvl="0" w:tplc="2F4A95BA">
      <w:start w:val="1"/>
      <w:numFmt w:val="decimal"/>
      <w:lvlText w:val="%1"/>
      <w:lvlJc w:val="left"/>
      <w:pPr>
        <w:tabs>
          <w:tab w:val="num" w:pos="2282"/>
        </w:tabs>
        <w:ind w:left="2282" w:hanging="360"/>
      </w:pPr>
      <w:rPr>
        <w:rFonts w:hint="default"/>
      </w:rPr>
    </w:lvl>
    <w:lvl w:ilvl="1" w:tplc="04090019" w:tentative="1">
      <w:start w:val="1"/>
      <w:numFmt w:val="lowerLetter"/>
      <w:lvlText w:val="%2."/>
      <w:lvlJc w:val="left"/>
      <w:pPr>
        <w:tabs>
          <w:tab w:val="num" w:pos="3002"/>
        </w:tabs>
        <w:ind w:left="3002" w:hanging="360"/>
      </w:pPr>
    </w:lvl>
    <w:lvl w:ilvl="2" w:tplc="0409001B">
      <w:start w:val="1"/>
      <w:numFmt w:val="lowerRoman"/>
      <w:lvlText w:val="%3."/>
      <w:lvlJc w:val="right"/>
      <w:pPr>
        <w:tabs>
          <w:tab w:val="num" w:pos="3722"/>
        </w:tabs>
        <w:ind w:left="3722" w:hanging="180"/>
      </w:pPr>
    </w:lvl>
    <w:lvl w:ilvl="3" w:tplc="0409000F" w:tentative="1">
      <w:start w:val="1"/>
      <w:numFmt w:val="decimal"/>
      <w:lvlText w:val="%4."/>
      <w:lvlJc w:val="left"/>
      <w:pPr>
        <w:tabs>
          <w:tab w:val="num" w:pos="4442"/>
        </w:tabs>
        <w:ind w:left="4442" w:hanging="360"/>
      </w:pPr>
    </w:lvl>
    <w:lvl w:ilvl="4" w:tplc="04090019" w:tentative="1">
      <w:start w:val="1"/>
      <w:numFmt w:val="lowerLetter"/>
      <w:lvlText w:val="%5."/>
      <w:lvlJc w:val="left"/>
      <w:pPr>
        <w:tabs>
          <w:tab w:val="num" w:pos="5162"/>
        </w:tabs>
        <w:ind w:left="5162" w:hanging="360"/>
      </w:pPr>
    </w:lvl>
    <w:lvl w:ilvl="5" w:tplc="0409001B" w:tentative="1">
      <w:start w:val="1"/>
      <w:numFmt w:val="lowerRoman"/>
      <w:lvlText w:val="%6."/>
      <w:lvlJc w:val="right"/>
      <w:pPr>
        <w:tabs>
          <w:tab w:val="num" w:pos="5882"/>
        </w:tabs>
        <w:ind w:left="5882" w:hanging="180"/>
      </w:pPr>
    </w:lvl>
    <w:lvl w:ilvl="6" w:tplc="0409000F" w:tentative="1">
      <w:start w:val="1"/>
      <w:numFmt w:val="decimal"/>
      <w:lvlText w:val="%7."/>
      <w:lvlJc w:val="left"/>
      <w:pPr>
        <w:tabs>
          <w:tab w:val="num" w:pos="6602"/>
        </w:tabs>
        <w:ind w:left="6602" w:hanging="360"/>
      </w:pPr>
    </w:lvl>
    <w:lvl w:ilvl="7" w:tplc="04090019" w:tentative="1">
      <w:start w:val="1"/>
      <w:numFmt w:val="lowerLetter"/>
      <w:lvlText w:val="%8."/>
      <w:lvlJc w:val="left"/>
      <w:pPr>
        <w:tabs>
          <w:tab w:val="num" w:pos="7322"/>
        </w:tabs>
        <w:ind w:left="7322" w:hanging="360"/>
      </w:pPr>
    </w:lvl>
    <w:lvl w:ilvl="8" w:tplc="0409001B" w:tentative="1">
      <w:start w:val="1"/>
      <w:numFmt w:val="lowerRoman"/>
      <w:lvlText w:val="%9."/>
      <w:lvlJc w:val="right"/>
      <w:pPr>
        <w:tabs>
          <w:tab w:val="num" w:pos="8042"/>
        </w:tabs>
        <w:ind w:left="8042" w:hanging="180"/>
      </w:pPr>
    </w:lvl>
  </w:abstractNum>
  <w:abstractNum w:abstractNumId="3" w15:restartNumberingAfterBreak="0">
    <w:nsid w:val="2A1360D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C154EFD"/>
    <w:multiLevelType w:val="hybridMultilevel"/>
    <w:tmpl w:val="891ED23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15A132A"/>
    <w:multiLevelType w:val="multilevel"/>
    <w:tmpl w:val="20C200E4"/>
    <w:lvl w:ilvl="0">
      <w:start w:val="1"/>
      <w:numFmt w:val="decimal"/>
      <w:lvlText w:val="%1."/>
      <w:lvlJc w:val="left"/>
      <w:pPr>
        <w:ind w:left="360" w:hanging="360"/>
      </w:pPr>
    </w:lvl>
    <w:lvl w:ilvl="1">
      <w:start w:val="1"/>
      <w:numFmt w:val="decimal"/>
      <w:lvlText w:val="%1.%2."/>
      <w:lvlJc w:val="left"/>
      <w:pPr>
        <w:ind w:left="432" w:hanging="432"/>
      </w:pPr>
      <w:rPr>
        <w:b w:val="0"/>
        <w:sz w:val="20"/>
        <w:szCs w:val="20"/>
      </w:r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1E37C14"/>
    <w:multiLevelType w:val="hybridMultilevel"/>
    <w:tmpl w:val="FEBAB7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89F7BB7"/>
    <w:multiLevelType w:val="multilevel"/>
    <w:tmpl w:val="080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3F514D33"/>
    <w:multiLevelType w:val="multilevel"/>
    <w:tmpl w:val="A0205FC4"/>
    <w:lvl w:ilvl="0">
      <w:start w:val="1"/>
      <w:numFmt w:val="decimal"/>
      <w:lvlText w:val="%1.0"/>
      <w:lvlJc w:val="left"/>
      <w:pPr>
        <w:tabs>
          <w:tab w:val="num" w:pos="390"/>
        </w:tabs>
        <w:ind w:left="390" w:hanging="390"/>
      </w:pPr>
      <w:rPr>
        <w:rFonts w:hint="default"/>
        <w:b/>
        <w:i w:val="0"/>
      </w:rPr>
    </w:lvl>
    <w:lvl w:ilvl="1">
      <w:start w:val="1"/>
      <w:numFmt w:val="decimal"/>
      <w:lvlText w:val="%1.%2"/>
      <w:lvlJc w:val="left"/>
      <w:pPr>
        <w:tabs>
          <w:tab w:val="num" w:pos="1110"/>
        </w:tabs>
        <w:ind w:left="1110" w:hanging="39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40232E6A"/>
    <w:multiLevelType w:val="hybridMultilevel"/>
    <w:tmpl w:val="75B04AF0"/>
    <w:lvl w:ilvl="0" w:tplc="9DB25BB4">
      <w:start w:val="14"/>
      <w:numFmt w:val="decimal"/>
      <w:lvlText w:val="%1"/>
      <w:lvlJc w:val="left"/>
      <w:pPr>
        <w:tabs>
          <w:tab w:val="num" w:pos="2282"/>
        </w:tabs>
        <w:ind w:left="2282" w:hanging="360"/>
      </w:pPr>
      <w:rPr>
        <w:rFonts w:hint="default"/>
      </w:rPr>
    </w:lvl>
    <w:lvl w:ilvl="1" w:tplc="04090019" w:tentative="1">
      <w:start w:val="1"/>
      <w:numFmt w:val="lowerLetter"/>
      <w:lvlText w:val="%2."/>
      <w:lvlJc w:val="left"/>
      <w:pPr>
        <w:tabs>
          <w:tab w:val="num" w:pos="3002"/>
        </w:tabs>
        <w:ind w:left="3002" w:hanging="360"/>
      </w:pPr>
    </w:lvl>
    <w:lvl w:ilvl="2" w:tplc="0409001B">
      <w:start w:val="1"/>
      <w:numFmt w:val="lowerRoman"/>
      <w:lvlText w:val="%3."/>
      <w:lvlJc w:val="right"/>
      <w:pPr>
        <w:tabs>
          <w:tab w:val="num" w:pos="3722"/>
        </w:tabs>
        <w:ind w:left="3722" w:hanging="180"/>
      </w:pPr>
    </w:lvl>
    <w:lvl w:ilvl="3" w:tplc="0409000F" w:tentative="1">
      <w:start w:val="1"/>
      <w:numFmt w:val="decimal"/>
      <w:lvlText w:val="%4."/>
      <w:lvlJc w:val="left"/>
      <w:pPr>
        <w:tabs>
          <w:tab w:val="num" w:pos="4442"/>
        </w:tabs>
        <w:ind w:left="4442" w:hanging="360"/>
      </w:pPr>
    </w:lvl>
    <w:lvl w:ilvl="4" w:tplc="04090019" w:tentative="1">
      <w:start w:val="1"/>
      <w:numFmt w:val="lowerLetter"/>
      <w:lvlText w:val="%5."/>
      <w:lvlJc w:val="left"/>
      <w:pPr>
        <w:tabs>
          <w:tab w:val="num" w:pos="5162"/>
        </w:tabs>
        <w:ind w:left="5162" w:hanging="360"/>
      </w:pPr>
    </w:lvl>
    <w:lvl w:ilvl="5" w:tplc="0409001B" w:tentative="1">
      <w:start w:val="1"/>
      <w:numFmt w:val="lowerRoman"/>
      <w:lvlText w:val="%6."/>
      <w:lvlJc w:val="right"/>
      <w:pPr>
        <w:tabs>
          <w:tab w:val="num" w:pos="5882"/>
        </w:tabs>
        <w:ind w:left="5882" w:hanging="180"/>
      </w:pPr>
    </w:lvl>
    <w:lvl w:ilvl="6" w:tplc="0409000F" w:tentative="1">
      <w:start w:val="1"/>
      <w:numFmt w:val="decimal"/>
      <w:lvlText w:val="%7."/>
      <w:lvlJc w:val="left"/>
      <w:pPr>
        <w:tabs>
          <w:tab w:val="num" w:pos="6602"/>
        </w:tabs>
        <w:ind w:left="6602" w:hanging="360"/>
      </w:pPr>
    </w:lvl>
    <w:lvl w:ilvl="7" w:tplc="04090019" w:tentative="1">
      <w:start w:val="1"/>
      <w:numFmt w:val="lowerLetter"/>
      <w:lvlText w:val="%8."/>
      <w:lvlJc w:val="left"/>
      <w:pPr>
        <w:tabs>
          <w:tab w:val="num" w:pos="7322"/>
        </w:tabs>
        <w:ind w:left="7322" w:hanging="360"/>
      </w:pPr>
    </w:lvl>
    <w:lvl w:ilvl="8" w:tplc="0409001B" w:tentative="1">
      <w:start w:val="1"/>
      <w:numFmt w:val="lowerRoman"/>
      <w:lvlText w:val="%9."/>
      <w:lvlJc w:val="right"/>
      <w:pPr>
        <w:tabs>
          <w:tab w:val="num" w:pos="8042"/>
        </w:tabs>
        <w:ind w:left="8042" w:hanging="180"/>
      </w:pPr>
    </w:lvl>
  </w:abstractNum>
  <w:abstractNum w:abstractNumId="10" w15:restartNumberingAfterBreak="0">
    <w:nsid w:val="455A4A9E"/>
    <w:multiLevelType w:val="hybridMultilevel"/>
    <w:tmpl w:val="B4664B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ED62CE6"/>
    <w:multiLevelType w:val="multilevel"/>
    <w:tmpl w:val="D3F0334E"/>
    <w:lvl w:ilvl="0">
      <w:start w:val="4"/>
      <w:numFmt w:val="decimal"/>
      <w:lvlText w:val="%1.0"/>
      <w:lvlJc w:val="left"/>
      <w:pPr>
        <w:tabs>
          <w:tab w:val="num" w:pos="390"/>
        </w:tabs>
        <w:ind w:left="390" w:hanging="390"/>
      </w:pPr>
      <w:rPr>
        <w:rFonts w:hint="default"/>
        <w:b/>
        <w:i w:val="0"/>
      </w:rPr>
    </w:lvl>
    <w:lvl w:ilvl="1">
      <w:start w:val="1"/>
      <w:numFmt w:val="decimal"/>
      <w:lvlText w:val="%1.%2"/>
      <w:lvlJc w:val="left"/>
      <w:pPr>
        <w:tabs>
          <w:tab w:val="num" w:pos="1110"/>
        </w:tabs>
        <w:ind w:left="1110" w:hanging="39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528A3766"/>
    <w:multiLevelType w:val="hybridMultilevel"/>
    <w:tmpl w:val="F058F872"/>
    <w:lvl w:ilvl="0" w:tplc="EE96736E">
      <w:start w:val="7"/>
      <w:numFmt w:val="decimal"/>
      <w:lvlText w:val="%1.0"/>
      <w:lvlJc w:val="left"/>
      <w:pPr>
        <w:tabs>
          <w:tab w:val="num" w:pos="720"/>
        </w:tabs>
        <w:ind w:left="720"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9C94E51"/>
    <w:multiLevelType w:val="hybridMultilevel"/>
    <w:tmpl w:val="BC8CCC1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4991974"/>
    <w:multiLevelType w:val="singleLevel"/>
    <w:tmpl w:val="0809000F"/>
    <w:lvl w:ilvl="0">
      <w:start w:val="1"/>
      <w:numFmt w:val="decimal"/>
      <w:lvlText w:val="%1."/>
      <w:lvlJc w:val="left"/>
      <w:pPr>
        <w:tabs>
          <w:tab w:val="num" w:pos="360"/>
        </w:tabs>
        <w:ind w:left="360" w:hanging="360"/>
      </w:pPr>
    </w:lvl>
  </w:abstractNum>
  <w:abstractNum w:abstractNumId="15" w15:restartNumberingAfterBreak="0">
    <w:nsid w:val="69470EF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E614339"/>
    <w:multiLevelType w:val="multilevel"/>
    <w:tmpl w:val="80C80E64"/>
    <w:lvl w:ilvl="0">
      <w:start w:val="1"/>
      <w:numFmt w:val="decimal"/>
      <w:lvlText w:val="%1."/>
      <w:lvlJc w:val="left"/>
      <w:pPr>
        <w:ind w:left="360" w:hanging="360"/>
      </w:pPr>
      <w:rPr>
        <w:rFonts w:hint="default"/>
        <w:b/>
      </w:rPr>
    </w:lvl>
    <w:lvl w:ilvl="1">
      <w:start w:val="1"/>
      <w:numFmt w:val="decimal"/>
      <w:lvlText w:val="%1.%2."/>
      <w:lvlJc w:val="left"/>
      <w:pPr>
        <w:ind w:left="43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1A10768"/>
    <w:multiLevelType w:val="hybridMultilevel"/>
    <w:tmpl w:val="65A25E00"/>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1DE1207"/>
    <w:multiLevelType w:val="hybridMultilevel"/>
    <w:tmpl w:val="78ACC276"/>
    <w:lvl w:ilvl="0" w:tplc="3E0EF77E">
      <w:start w:val="1"/>
      <w:numFmt w:val="decimal"/>
      <w:lvlText w:val="%1"/>
      <w:lvlJc w:val="left"/>
      <w:pPr>
        <w:tabs>
          <w:tab w:val="num" w:pos="1440"/>
        </w:tabs>
        <w:ind w:left="1440" w:hanging="1140"/>
      </w:pPr>
      <w:rPr>
        <w:rFonts w:hint="default"/>
      </w:rPr>
    </w:lvl>
    <w:lvl w:ilvl="1" w:tplc="04090019">
      <w:start w:val="1"/>
      <w:numFmt w:val="lowerLetter"/>
      <w:lvlText w:val="%2."/>
      <w:lvlJc w:val="left"/>
      <w:pPr>
        <w:tabs>
          <w:tab w:val="num" w:pos="1380"/>
        </w:tabs>
        <w:ind w:left="1380" w:hanging="360"/>
      </w:pPr>
    </w:lvl>
    <w:lvl w:ilvl="2" w:tplc="D4708358">
      <w:start w:val="2"/>
      <w:numFmt w:val="bullet"/>
      <w:lvlText w:val="-"/>
      <w:lvlJc w:val="left"/>
      <w:pPr>
        <w:tabs>
          <w:tab w:val="num" w:pos="2280"/>
        </w:tabs>
        <w:ind w:left="2280" w:hanging="360"/>
      </w:pPr>
      <w:rPr>
        <w:rFonts w:ascii="Times New Roman" w:eastAsia="Times New Roman" w:hAnsi="Times New Roman" w:cs="Times New Roman" w:hint="default"/>
      </w:r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9" w15:restartNumberingAfterBreak="0">
    <w:nsid w:val="759B7C9E"/>
    <w:multiLevelType w:val="hybridMultilevel"/>
    <w:tmpl w:val="D0C0D88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55670477">
    <w:abstractNumId w:val="10"/>
  </w:num>
  <w:num w:numId="2" w16cid:durableId="100609536">
    <w:abstractNumId w:val="4"/>
  </w:num>
  <w:num w:numId="3" w16cid:durableId="203910733">
    <w:abstractNumId w:val="8"/>
  </w:num>
  <w:num w:numId="4" w16cid:durableId="1810245348">
    <w:abstractNumId w:val="12"/>
  </w:num>
  <w:num w:numId="5" w16cid:durableId="563226910">
    <w:abstractNumId w:val="11"/>
  </w:num>
  <w:num w:numId="6" w16cid:durableId="1584605430">
    <w:abstractNumId w:val="6"/>
  </w:num>
  <w:num w:numId="7" w16cid:durableId="1512834479">
    <w:abstractNumId w:val="17"/>
  </w:num>
  <w:num w:numId="8" w16cid:durableId="1721980057">
    <w:abstractNumId w:val="13"/>
  </w:num>
  <w:num w:numId="9" w16cid:durableId="686641266">
    <w:abstractNumId w:val="19"/>
  </w:num>
  <w:num w:numId="10" w16cid:durableId="353263610">
    <w:abstractNumId w:val="18"/>
  </w:num>
  <w:num w:numId="11" w16cid:durableId="1349989178">
    <w:abstractNumId w:val="2"/>
  </w:num>
  <w:num w:numId="12" w16cid:durableId="1237937132">
    <w:abstractNumId w:val="9"/>
  </w:num>
  <w:num w:numId="13" w16cid:durableId="1238902323">
    <w:abstractNumId w:val="7"/>
  </w:num>
  <w:num w:numId="14" w16cid:durableId="542986956">
    <w:abstractNumId w:val="0"/>
  </w:num>
  <w:num w:numId="15" w16cid:durableId="1728139875">
    <w:abstractNumId w:val="14"/>
  </w:num>
  <w:num w:numId="16" w16cid:durableId="766583967">
    <w:abstractNumId w:val="1"/>
  </w:num>
  <w:num w:numId="17" w16cid:durableId="1280718128">
    <w:abstractNumId w:val="5"/>
  </w:num>
  <w:num w:numId="18" w16cid:durableId="1780876493">
    <w:abstractNumId w:val="15"/>
  </w:num>
  <w:num w:numId="19" w16cid:durableId="428163807">
    <w:abstractNumId w:val="16"/>
  </w:num>
  <w:num w:numId="20" w16cid:durableId="1612711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F72"/>
    <w:rsid w:val="00005EEE"/>
    <w:rsid w:val="0001491D"/>
    <w:rsid w:val="00026F28"/>
    <w:rsid w:val="00042687"/>
    <w:rsid w:val="000449B8"/>
    <w:rsid w:val="00081208"/>
    <w:rsid w:val="000A09C8"/>
    <w:rsid w:val="000A77C8"/>
    <w:rsid w:val="000B0ADB"/>
    <w:rsid w:val="000E0376"/>
    <w:rsid w:val="000E5FB9"/>
    <w:rsid w:val="00113973"/>
    <w:rsid w:val="00124F65"/>
    <w:rsid w:val="00136DFD"/>
    <w:rsid w:val="00174604"/>
    <w:rsid w:val="00192864"/>
    <w:rsid w:val="00194CB5"/>
    <w:rsid w:val="001B6249"/>
    <w:rsid w:val="00202CC6"/>
    <w:rsid w:val="00206EFB"/>
    <w:rsid w:val="0022187A"/>
    <w:rsid w:val="002423C8"/>
    <w:rsid w:val="00261BCE"/>
    <w:rsid w:val="00274C4D"/>
    <w:rsid w:val="002A3401"/>
    <w:rsid w:val="002B657E"/>
    <w:rsid w:val="002C55E5"/>
    <w:rsid w:val="002E0F72"/>
    <w:rsid w:val="002E3A6D"/>
    <w:rsid w:val="00314C7E"/>
    <w:rsid w:val="00316BE2"/>
    <w:rsid w:val="00353226"/>
    <w:rsid w:val="00366D54"/>
    <w:rsid w:val="00367B13"/>
    <w:rsid w:val="0037441C"/>
    <w:rsid w:val="003875C1"/>
    <w:rsid w:val="00390746"/>
    <w:rsid w:val="00395200"/>
    <w:rsid w:val="003E4699"/>
    <w:rsid w:val="003F1753"/>
    <w:rsid w:val="00404989"/>
    <w:rsid w:val="00406541"/>
    <w:rsid w:val="00444D29"/>
    <w:rsid w:val="00445A8A"/>
    <w:rsid w:val="00450325"/>
    <w:rsid w:val="0048669F"/>
    <w:rsid w:val="004A0B30"/>
    <w:rsid w:val="004A15B8"/>
    <w:rsid w:val="004B3716"/>
    <w:rsid w:val="004F26AD"/>
    <w:rsid w:val="004F5AD4"/>
    <w:rsid w:val="00507078"/>
    <w:rsid w:val="005200E7"/>
    <w:rsid w:val="0052054C"/>
    <w:rsid w:val="00556D1E"/>
    <w:rsid w:val="005627FB"/>
    <w:rsid w:val="00596BC1"/>
    <w:rsid w:val="005F522A"/>
    <w:rsid w:val="005F677F"/>
    <w:rsid w:val="00605E87"/>
    <w:rsid w:val="0061090C"/>
    <w:rsid w:val="006164DB"/>
    <w:rsid w:val="00636865"/>
    <w:rsid w:val="006378BF"/>
    <w:rsid w:val="006400B3"/>
    <w:rsid w:val="006404A9"/>
    <w:rsid w:val="00645A6B"/>
    <w:rsid w:val="006A4AB7"/>
    <w:rsid w:val="006A4FF6"/>
    <w:rsid w:val="00734127"/>
    <w:rsid w:val="00737132"/>
    <w:rsid w:val="00743512"/>
    <w:rsid w:val="00786B8E"/>
    <w:rsid w:val="007A0696"/>
    <w:rsid w:val="007D49D1"/>
    <w:rsid w:val="00805AEC"/>
    <w:rsid w:val="00832AC5"/>
    <w:rsid w:val="008479D9"/>
    <w:rsid w:val="008524F2"/>
    <w:rsid w:val="00873573"/>
    <w:rsid w:val="008751B2"/>
    <w:rsid w:val="008A054F"/>
    <w:rsid w:val="008A162D"/>
    <w:rsid w:val="008E23E9"/>
    <w:rsid w:val="0094544B"/>
    <w:rsid w:val="009A57BA"/>
    <w:rsid w:val="009A6A42"/>
    <w:rsid w:val="009E4109"/>
    <w:rsid w:val="00A057C4"/>
    <w:rsid w:val="00A13650"/>
    <w:rsid w:val="00A31FD3"/>
    <w:rsid w:val="00A6587B"/>
    <w:rsid w:val="00A66D58"/>
    <w:rsid w:val="00A844B2"/>
    <w:rsid w:val="00AA78D8"/>
    <w:rsid w:val="00AB3503"/>
    <w:rsid w:val="00AD3F71"/>
    <w:rsid w:val="00AE2F67"/>
    <w:rsid w:val="00AE3F87"/>
    <w:rsid w:val="00AF77C8"/>
    <w:rsid w:val="00B061DE"/>
    <w:rsid w:val="00B06338"/>
    <w:rsid w:val="00B30D6B"/>
    <w:rsid w:val="00B37C5A"/>
    <w:rsid w:val="00B50F8D"/>
    <w:rsid w:val="00B65BC6"/>
    <w:rsid w:val="00B7572B"/>
    <w:rsid w:val="00BA53DA"/>
    <w:rsid w:val="00C02001"/>
    <w:rsid w:val="00C72505"/>
    <w:rsid w:val="00C776B6"/>
    <w:rsid w:val="00C83585"/>
    <w:rsid w:val="00D03289"/>
    <w:rsid w:val="00D059FD"/>
    <w:rsid w:val="00D422F2"/>
    <w:rsid w:val="00D677E6"/>
    <w:rsid w:val="00D70ED9"/>
    <w:rsid w:val="00D751B4"/>
    <w:rsid w:val="00D968C8"/>
    <w:rsid w:val="00DA0E45"/>
    <w:rsid w:val="00DA5EFD"/>
    <w:rsid w:val="00DD1997"/>
    <w:rsid w:val="00E20BF2"/>
    <w:rsid w:val="00E33530"/>
    <w:rsid w:val="00E41D23"/>
    <w:rsid w:val="00E42050"/>
    <w:rsid w:val="00E46754"/>
    <w:rsid w:val="00E70EB2"/>
    <w:rsid w:val="00E77B5B"/>
    <w:rsid w:val="00E85B9D"/>
    <w:rsid w:val="00EE6EFF"/>
    <w:rsid w:val="00EF1596"/>
    <w:rsid w:val="00F138D6"/>
    <w:rsid w:val="00F53E49"/>
    <w:rsid w:val="00F76576"/>
    <w:rsid w:val="00F93FA0"/>
    <w:rsid w:val="00FC4377"/>
    <w:rsid w:val="00FC6EB2"/>
    <w:rsid w:val="00FC75F2"/>
    <w:rsid w:val="00FD5AE4"/>
    <w:rsid w:val="00FD6755"/>
    <w:rsid w:val="00FD6B11"/>
    <w:rsid w:val="00FE30E9"/>
    <w:rsid w:val="00FF4DF7"/>
    <w:rsid w:val="00FF6942"/>
    <w:rsid w:val="0ECD3192"/>
    <w:rsid w:val="1A6BD3FA"/>
    <w:rsid w:val="1A7D5274"/>
    <w:rsid w:val="22367BAE"/>
    <w:rsid w:val="312B1AE2"/>
    <w:rsid w:val="33A09866"/>
    <w:rsid w:val="45D1D6EB"/>
    <w:rsid w:val="49BFC986"/>
    <w:rsid w:val="553FED47"/>
    <w:rsid w:val="7A2A56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6859A"/>
  <w15:docId w15:val="{342FC426-9991-4A1F-8B4A-7DAE297AF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522A"/>
    <w:rPr>
      <w:sz w:val="24"/>
      <w:szCs w:val="24"/>
      <w:lang w:eastAsia="en-US"/>
    </w:rPr>
  </w:style>
  <w:style w:type="paragraph" w:styleId="Heading1">
    <w:name w:val="heading 1"/>
    <w:basedOn w:val="Normal"/>
    <w:next w:val="Normal"/>
    <w:qFormat/>
    <w:rsid w:val="005F522A"/>
    <w:pPr>
      <w:keepNext/>
      <w:outlineLvl w:val="0"/>
    </w:pPr>
    <w:rPr>
      <w:rFonts w:ascii="Arial" w:hAnsi="Arial" w:cs="Arial"/>
      <w:b/>
      <w:bCs/>
      <w:sz w:val="22"/>
    </w:rPr>
  </w:style>
  <w:style w:type="paragraph" w:styleId="Heading2">
    <w:name w:val="heading 2"/>
    <w:basedOn w:val="Normal"/>
    <w:next w:val="Normal"/>
    <w:qFormat/>
    <w:rsid w:val="005F522A"/>
    <w:pPr>
      <w:keepNext/>
      <w:tabs>
        <w:tab w:val="left" w:pos="3570"/>
      </w:tabs>
      <w:jc w:val="center"/>
      <w:outlineLvl w:val="1"/>
    </w:pPr>
    <w:rPr>
      <w:rFonts w:ascii="Arial" w:hAnsi="Arial" w:cs="Arial"/>
      <w:b/>
      <w:bCs/>
      <w:sz w:val="44"/>
    </w:rPr>
  </w:style>
  <w:style w:type="paragraph" w:styleId="Heading3">
    <w:name w:val="heading 3"/>
    <w:basedOn w:val="Normal"/>
    <w:next w:val="Normal"/>
    <w:qFormat/>
    <w:rsid w:val="005F522A"/>
    <w:pPr>
      <w:keepNext/>
      <w:spacing w:before="240" w:after="60"/>
      <w:outlineLvl w:val="2"/>
    </w:pPr>
    <w:rPr>
      <w:rFonts w:ascii="Arial" w:hAnsi="Arial"/>
    </w:rPr>
  </w:style>
  <w:style w:type="paragraph" w:styleId="Heading4">
    <w:name w:val="heading 4"/>
    <w:basedOn w:val="Normal"/>
    <w:next w:val="Normal"/>
    <w:qFormat/>
    <w:rsid w:val="005F522A"/>
    <w:pPr>
      <w:keepNext/>
      <w:spacing w:before="240" w:after="60"/>
      <w:outlineLvl w:val="3"/>
    </w:pPr>
    <w:rPr>
      <w:rFonts w:ascii="Arial" w:hAnsi="Arial"/>
      <w:b/>
    </w:rPr>
  </w:style>
  <w:style w:type="paragraph" w:styleId="Heading5">
    <w:name w:val="heading 5"/>
    <w:basedOn w:val="Normal"/>
    <w:next w:val="Normal"/>
    <w:qFormat/>
    <w:rsid w:val="005F522A"/>
    <w:pPr>
      <w:spacing w:before="240" w:after="60"/>
      <w:outlineLvl w:val="4"/>
    </w:pPr>
    <w:rPr>
      <w:sz w:val="22"/>
    </w:rPr>
  </w:style>
  <w:style w:type="paragraph" w:styleId="Heading6">
    <w:name w:val="heading 6"/>
    <w:basedOn w:val="Normal"/>
    <w:next w:val="Normal"/>
    <w:qFormat/>
    <w:rsid w:val="005F522A"/>
    <w:pPr>
      <w:spacing w:before="240" w:after="60"/>
      <w:outlineLvl w:val="5"/>
    </w:pPr>
    <w:rPr>
      <w:i/>
      <w:sz w:val="22"/>
    </w:rPr>
  </w:style>
  <w:style w:type="paragraph" w:styleId="Heading7">
    <w:name w:val="heading 7"/>
    <w:basedOn w:val="Normal"/>
    <w:next w:val="Normal"/>
    <w:qFormat/>
    <w:rsid w:val="005F522A"/>
    <w:pPr>
      <w:spacing w:before="240" w:after="60"/>
      <w:outlineLvl w:val="6"/>
    </w:pPr>
    <w:rPr>
      <w:rFonts w:ascii="Arial" w:hAnsi="Arial"/>
      <w:sz w:val="20"/>
    </w:rPr>
  </w:style>
  <w:style w:type="paragraph" w:styleId="Heading8">
    <w:name w:val="heading 8"/>
    <w:basedOn w:val="Normal"/>
    <w:next w:val="Normal"/>
    <w:qFormat/>
    <w:rsid w:val="005F522A"/>
    <w:pPr>
      <w:spacing w:before="240" w:after="60"/>
      <w:outlineLvl w:val="7"/>
    </w:pPr>
    <w:rPr>
      <w:rFonts w:ascii="Arial" w:hAnsi="Arial"/>
      <w:i/>
      <w:sz w:val="20"/>
    </w:rPr>
  </w:style>
  <w:style w:type="paragraph" w:styleId="Heading9">
    <w:name w:val="heading 9"/>
    <w:basedOn w:val="Normal"/>
    <w:next w:val="Normal"/>
    <w:qFormat/>
    <w:rsid w:val="005F522A"/>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F522A"/>
    <w:pPr>
      <w:tabs>
        <w:tab w:val="center" w:pos="4153"/>
        <w:tab w:val="right" w:pos="8306"/>
      </w:tabs>
    </w:pPr>
  </w:style>
  <w:style w:type="paragraph" w:styleId="Footer">
    <w:name w:val="footer"/>
    <w:basedOn w:val="Normal"/>
    <w:link w:val="FooterChar"/>
    <w:rsid w:val="005F522A"/>
    <w:pPr>
      <w:tabs>
        <w:tab w:val="center" w:pos="4153"/>
        <w:tab w:val="right" w:pos="8306"/>
      </w:tabs>
    </w:pPr>
  </w:style>
  <w:style w:type="character" w:styleId="PageNumber">
    <w:name w:val="page number"/>
    <w:basedOn w:val="DefaultParagraphFont"/>
    <w:rsid w:val="005F522A"/>
  </w:style>
  <w:style w:type="paragraph" w:styleId="Title">
    <w:name w:val="Title"/>
    <w:basedOn w:val="Normal"/>
    <w:qFormat/>
    <w:rsid w:val="005F522A"/>
    <w:pPr>
      <w:jc w:val="center"/>
    </w:pPr>
    <w:rPr>
      <w:rFonts w:ascii="Arial" w:hAnsi="Arial"/>
      <w:b/>
      <w:bCs/>
      <w:sz w:val="22"/>
      <w:szCs w:val="20"/>
      <w:lang w:val="en-US"/>
    </w:rPr>
  </w:style>
  <w:style w:type="paragraph" w:styleId="Subtitle">
    <w:name w:val="Subtitle"/>
    <w:basedOn w:val="Normal"/>
    <w:qFormat/>
    <w:rsid w:val="005F522A"/>
    <w:rPr>
      <w:rFonts w:ascii="Arial" w:hAnsi="Arial" w:cs="Arial"/>
      <w:b/>
      <w:bCs/>
      <w:sz w:val="22"/>
    </w:rPr>
  </w:style>
  <w:style w:type="paragraph" w:styleId="BodyText">
    <w:name w:val="Body Text"/>
    <w:basedOn w:val="Normal"/>
    <w:rsid w:val="005F522A"/>
    <w:pPr>
      <w:jc w:val="both"/>
    </w:pPr>
    <w:rPr>
      <w:rFonts w:ascii="Arial" w:hAnsi="Arial" w:cs="Arial"/>
      <w:sz w:val="22"/>
    </w:rPr>
  </w:style>
  <w:style w:type="paragraph" w:styleId="BodyTextIndent">
    <w:name w:val="Body Text Indent"/>
    <w:basedOn w:val="Normal"/>
    <w:rsid w:val="005F522A"/>
    <w:pPr>
      <w:ind w:left="720"/>
      <w:jc w:val="both"/>
    </w:pPr>
    <w:rPr>
      <w:rFonts w:ascii="Arial" w:hAnsi="Arial" w:cs="Arial"/>
      <w:sz w:val="22"/>
    </w:rPr>
  </w:style>
  <w:style w:type="paragraph" w:styleId="BodyTextIndent2">
    <w:name w:val="Body Text Indent 2"/>
    <w:basedOn w:val="Normal"/>
    <w:rsid w:val="005F522A"/>
    <w:pPr>
      <w:ind w:left="360" w:hanging="360"/>
    </w:pPr>
    <w:rPr>
      <w:rFonts w:ascii="Arial" w:hAnsi="Arial" w:cs="Arial"/>
      <w:sz w:val="16"/>
    </w:rPr>
  </w:style>
  <w:style w:type="paragraph" w:styleId="BalloonText">
    <w:name w:val="Balloon Text"/>
    <w:basedOn w:val="Normal"/>
    <w:link w:val="BalloonTextChar"/>
    <w:rsid w:val="006A4FF6"/>
    <w:rPr>
      <w:rFonts w:ascii="Tahoma" w:hAnsi="Tahoma" w:cs="Tahoma"/>
      <w:sz w:val="16"/>
      <w:szCs w:val="16"/>
    </w:rPr>
  </w:style>
  <w:style w:type="character" w:customStyle="1" w:styleId="BalloonTextChar">
    <w:name w:val="Balloon Text Char"/>
    <w:basedOn w:val="DefaultParagraphFont"/>
    <w:link w:val="BalloonText"/>
    <w:rsid w:val="006A4FF6"/>
    <w:rPr>
      <w:rFonts w:ascii="Tahoma" w:hAnsi="Tahoma" w:cs="Tahoma"/>
      <w:sz w:val="16"/>
      <w:szCs w:val="16"/>
      <w:lang w:eastAsia="en-US"/>
    </w:rPr>
  </w:style>
  <w:style w:type="character" w:styleId="CommentReference">
    <w:name w:val="annotation reference"/>
    <w:basedOn w:val="DefaultParagraphFont"/>
    <w:rsid w:val="006A4FF6"/>
    <w:rPr>
      <w:sz w:val="16"/>
      <w:szCs w:val="16"/>
    </w:rPr>
  </w:style>
  <w:style w:type="paragraph" w:styleId="CommentText">
    <w:name w:val="annotation text"/>
    <w:basedOn w:val="Normal"/>
    <w:link w:val="CommentTextChar"/>
    <w:rsid w:val="006A4FF6"/>
    <w:rPr>
      <w:sz w:val="20"/>
      <w:szCs w:val="20"/>
    </w:rPr>
  </w:style>
  <w:style w:type="character" w:customStyle="1" w:styleId="CommentTextChar">
    <w:name w:val="Comment Text Char"/>
    <w:basedOn w:val="DefaultParagraphFont"/>
    <w:link w:val="CommentText"/>
    <w:rsid w:val="006A4FF6"/>
    <w:rPr>
      <w:lang w:eastAsia="en-US"/>
    </w:rPr>
  </w:style>
  <w:style w:type="paragraph" w:styleId="CommentSubject">
    <w:name w:val="annotation subject"/>
    <w:basedOn w:val="CommentText"/>
    <w:next w:val="CommentText"/>
    <w:link w:val="CommentSubjectChar"/>
    <w:rsid w:val="006A4FF6"/>
    <w:rPr>
      <w:b/>
      <w:bCs/>
    </w:rPr>
  </w:style>
  <w:style w:type="character" w:customStyle="1" w:styleId="CommentSubjectChar">
    <w:name w:val="Comment Subject Char"/>
    <w:basedOn w:val="CommentTextChar"/>
    <w:link w:val="CommentSubject"/>
    <w:rsid w:val="006A4FF6"/>
    <w:rPr>
      <w:b/>
      <w:bCs/>
      <w:lang w:eastAsia="en-US"/>
    </w:rPr>
  </w:style>
  <w:style w:type="paragraph" w:styleId="ListParagraph">
    <w:name w:val="List Paragraph"/>
    <w:basedOn w:val="Normal"/>
    <w:uiPriority w:val="34"/>
    <w:qFormat/>
    <w:rsid w:val="00B50F8D"/>
    <w:pPr>
      <w:ind w:left="720"/>
    </w:pPr>
  </w:style>
  <w:style w:type="paragraph" w:styleId="List">
    <w:name w:val="List"/>
    <w:basedOn w:val="Normal"/>
    <w:rsid w:val="0061090C"/>
    <w:pPr>
      <w:overflowPunct w:val="0"/>
      <w:autoSpaceDE w:val="0"/>
      <w:autoSpaceDN w:val="0"/>
      <w:adjustRightInd w:val="0"/>
      <w:ind w:left="283" w:hanging="283"/>
      <w:textAlignment w:val="baseline"/>
    </w:pPr>
    <w:rPr>
      <w:rFonts w:ascii="Arial" w:hAnsi="Arial"/>
      <w:sz w:val="20"/>
      <w:szCs w:val="20"/>
    </w:rPr>
  </w:style>
  <w:style w:type="paragraph" w:styleId="Revision">
    <w:name w:val="Revision"/>
    <w:hidden/>
    <w:uiPriority w:val="99"/>
    <w:semiHidden/>
    <w:rsid w:val="008479D9"/>
    <w:rPr>
      <w:sz w:val="24"/>
      <w:szCs w:val="24"/>
      <w:lang w:eastAsia="en-US"/>
    </w:rPr>
  </w:style>
  <w:style w:type="character" w:customStyle="1" w:styleId="FooterChar">
    <w:name w:val="Footer Char"/>
    <w:basedOn w:val="DefaultParagraphFont"/>
    <w:link w:val="Footer"/>
    <w:rsid w:val="00081208"/>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603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A0E65-6C56-4626-8F35-64B9C79E9521}">
  <ds:schemaRefs>
    <ds:schemaRef ds:uri="http://schemas.microsoft.com/sharepoint/v3/contenttype/forms"/>
  </ds:schemaRefs>
</ds:datastoreItem>
</file>

<file path=customXml/itemProps2.xml><?xml version="1.0" encoding="utf-8"?>
<ds:datastoreItem xmlns:ds="http://schemas.openxmlformats.org/officeDocument/2006/customXml" ds:itemID="{BB554207-664A-4ADA-975E-78FB1BB30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AE4058-3204-4464-9F74-1396E7DF47D6}">
  <ds:schemaRefs>
    <ds:schemaRef ds:uri="http://schemas.openxmlformats.org/officeDocument/2006/bibliography"/>
  </ds:schemaRefs>
</ds:datastoreItem>
</file>

<file path=customXml/itemProps4.xml><?xml version="1.0" encoding="utf-8"?>
<ds:datastoreItem xmlns:ds="http://schemas.openxmlformats.org/officeDocument/2006/customXml" ds:itemID="{E1AA6A31-088B-43AD-B46B-6B2420EDE445}">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5.xml><?xml version="1.0" encoding="utf-8"?>
<ds:datastoreItem xmlns:ds="http://schemas.openxmlformats.org/officeDocument/2006/customXml" ds:itemID="{4941A022-98CD-402C-AA37-84B68439E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2455</Words>
  <Characters>13996</Characters>
  <Application>Microsoft Office Word</Application>
  <DocSecurity>0</DocSecurity>
  <Lines>116</Lines>
  <Paragraphs>32</Paragraphs>
  <ScaleCrop>false</ScaleCrop>
  <Company/>
  <LinksUpToDate>false</LinksUpToDate>
  <CharactersWithSpaces>16419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Engineering Business Academy</dc:creator>
  <cp:lastModifiedBy>The Engineering Business Academy</cp:lastModifiedBy>
  <cp:revision>6</cp:revision>
  <dcterms:created xsi:type="dcterms:W3CDTF">2023-07-11T08:00:00Z</dcterms:created>
  <dcterms:modified xsi:type="dcterms:W3CDTF">2026-06-22T16:14:00Z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433e15a2-4290-4461-b238-dc94ec396d7f</vt:lpwstr>
  </property>
  <property fmtid="{D5CDD505-2E9C-101B-9397-08002B2CF9AE}" pid="3" name="MAIL_MSG_ID1">
    <vt:lpwstr>gFAACRwgU2+mnxnYzLHv5HYQtuhVSQQUkHtLzfrF4nJ67mlBQwdgZNiaVNFjqPQEloyozDjTkoHQA4j7
EtoVWwRTc3h+IBXufZqlWUhW1bHcj35f1SdDCoKWfYi4XKOvGz3hgUR5BnWYPKz7EtoVWwRTc3h+
IBXufZqlWUhW1bHcj35f1SdDCoKWfYi4XKOvGz3hpjeIjQ9qe/63xM0PTyvIhkaTRE4oBdLUf/Dv
S8xJIvHbVCBy1F1zQ</vt:lpwstr>
  </property>
  <property fmtid="{D5CDD505-2E9C-101B-9397-08002B2CF9AE}" pid="4" name="MAIL_MSG_ID2">
    <vt:lpwstr>1RUcg9L5hXtV3FnBaq1GBHEvdcqNJUox4UGp0NOHxesmV+5xxvW8HqEVYFe
N3AeD1VbSeukSB0eaTYmafT0M/Ig/LKhUusDIw==</vt:lpwstr>
  </property>
  <property fmtid="{D5CDD505-2E9C-101B-9397-08002B2CF9AE}" pid="5" name="RESPONSE_SENDER_NAME">
    <vt:lpwstr>gAAAFrATEITNPlj8r+FrAs3Fy8KX3vQ2X3t9</vt:lpwstr>
  </property>
  <property fmtid="{D5CDD505-2E9C-101B-9397-08002B2CF9AE}" pid="6" name="EMAIL_OWNER_ADDRESS">
    <vt:lpwstr>MBAATlylsZMK2SWYeWAS/snUKhvAyUSn8h5Tfo2mpg1Bb3eREzLThwo1MnkTBFVHKUIXIcoQO5mLtYs=</vt:lpwstr>
  </property>
  <property fmtid="{D5CDD505-2E9C-101B-9397-08002B2CF9AE}" pid="7" name="ContentTypeId">
    <vt:lpwstr>0x01010001602292AB956749AB9C07AF01C808F9</vt:lpwstr>
  </property>
  <property fmtid="{D5CDD505-2E9C-101B-9397-08002B2CF9AE}" pid="8" name="MediaServiceImageTags">
    <vt:lpwstr/>
  </property>
  <property fmtid="{D5CDD505-2E9C-101B-9397-08002B2CF9AE}" pid="9" name="docLang">
    <vt:lpwstr>en</vt:lpwstr>
  </property>
</Properties>
</file>