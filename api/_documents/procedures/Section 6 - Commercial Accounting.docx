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1212A" w14:textId="77777777" w:rsidR="006F0FDD" w:rsidRDefault="006F0FDD" w:rsidP="006F0FDD">
      <w:r>
        <w:rPr>
          <w:noProof/>
        </w:rPr>
        <w:drawing>
          <wp:inline distT="0" distB="0" distL="0" distR="0" wp14:anchorId="3FB41548" wp14:editId="53498C64">
            <wp:extent cx="3586348" cy="370590"/>
            <wp:effectExtent l="0" t="0" r="0" b="0"/>
            <wp:docPr id="168171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30042" cy="385438"/>
                    </a:xfrm>
                    <a:prstGeom prst="rect">
                      <a:avLst/>
                    </a:prstGeom>
                    <a:noFill/>
                    <a:ln>
                      <a:noFill/>
                    </a:ln>
                  </pic:spPr>
                </pic:pic>
              </a:graphicData>
            </a:graphic>
          </wp:inline>
        </w:drawing>
      </w:r>
    </w:p>
    <w:p w14:paraId="579244B6" w14:textId="77777777" w:rsidR="006F0FDD" w:rsidRDefault="006F0FDD" w:rsidP="006F0FDD"/>
    <w:p w14:paraId="2162EF02" w14:textId="77777777" w:rsidR="006F0FDD" w:rsidRDefault="006F0FDD" w:rsidP="006F0FDD"/>
    <w:p w14:paraId="6B77E0FD" w14:textId="77777777" w:rsidR="006F0FDD" w:rsidRDefault="006F0FDD" w:rsidP="006F0FDD"/>
    <w:p w14:paraId="70FF2BC4" w14:textId="77777777" w:rsidR="006F0FDD" w:rsidRDefault="006F0FDD" w:rsidP="006F0FDD">
      <w:pPr>
        <w:rPr>
          <w:rFonts w:ascii="Roboto Black" w:hAnsi="Roboto Black"/>
          <w:sz w:val="72"/>
          <w:szCs w:val="72"/>
        </w:rPr>
      </w:pPr>
      <w:r w:rsidRPr="00362905">
        <w:rPr>
          <w:rFonts w:ascii="Roboto Black" w:hAnsi="Roboto Black"/>
          <w:sz w:val="72"/>
          <w:szCs w:val="72"/>
        </w:rPr>
        <w:t>Internal Procedures</w:t>
      </w:r>
    </w:p>
    <w:p w14:paraId="083EE0BD" w14:textId="77777777" w:rsidR="006F0FDD" w:rsidRDefault="006F0FDD" w:rsidP="006F0FDD">
      <w:pPr>
        <w:rPr>
          <w:rFonts w:ascii="Roboto Black" w:hAnsi="Roboto Black"/>
          <w:sz w:val="28"/>
          <w:szCs w:val="28"/>
        </w:rPr>
      </w:pPr>
      <w:r>
        <w:rPr>
          <w:noProof/>
        </w:rPr>
        <mc:AlternateContent>
          <mc:Choice Requires="wps">
            <w:drawing>
              <wp:anchor distT="0" distB="0" distL="114300" distR="114300" simplePos="0" relativeHeight="251676672" behindDoc="0" locked="0" layoutInCell="1" allowOverlap="1" wp14:anchorId="16EC674E" wp14:editId="0643D376">
                <wp:simplePos x="0" y="0"/>
                <wp:positionH relativeFrom="column">
                  <wp:posOffset>4939450</wp:posOffset>
                </wp:positionH>
                <wp:positionV relativeFrom="paragraph">
                  <wp:posOffset>225485</wp:posOffset>
                </wp:positionV>
                <wp:extent cx="7090206" cy="5055079"/>
                <wp:effectExtent l="0" t="0" r="15875" b="31750"/>
                <wp:wrapNone/>
                <wp:docPr id="980294009"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33A55C3"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10" o:spid="_x0000_s1026" type="#_x0000_t38" style="position:absolute;margin-left:388.95pt;margin-top:17.75pt;width:558.3pt;height:398.05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" adj="10974" strokecolor="#d8d8d8 [2732]" strokeweight="1pt">
                <v:stroke joinstyle="miter"/>
              </v:shape>
            </w:pict>
          </mc:Fallback>
        </mc:AlternateContent>
      </w:r>
      <w:r>
        <w:rPr>
          <w:noProof/>
        </w:rPr>
        <mc:AlternateContent>
          <mc:Choice Requires="wps">
            <w:drawing>
              <wp:anchor distT="0" distB="0" distL="114300" distR="114300" simplePos="0" relativeHeight="251675648" behindDoc="0" locked="0" layoutInCell="1" allowOverlap="1" wp14:anchorId="73140B37" wp14:editId="62FF2368">
                <wp:simplePos x="0" y="0"/>
                <wp:positionH relativeFrom="column">
                  <wp:posOffset>4818967</wp:posOffset>
                </wp:positionH>
                <wp:positionV relativeFrom="paragraph">
                  <wp:posOffset>182089</wp:posOffset>
                </wp:positionV>
                <wp:extent cx="7090206" cy="5055079"/>
                <wp:effectExtent l="0" t="0" r="15875" b="31750"/>
                <wp:wrapNone/>
                <wp:docPr id="1131200684"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001FCF" id="Connector: Curved 10" o:spid="_x0000_s1026" type="#_x0000_t38" style="position:absolute;margin-left:379.45pt;margin-top:14.35pt;width:558.3pt;height:398.05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74624" behindDoc="0" locked="0" layoutInCell="1" allowOverlap="1" wp14:anchorId="70FE324E" wp14:editId="62DCDF42">
                <wp:simplePos x="0" y="0"/>
                <wp:positionH relativeFrom="column">
                  <wp:posOffset>4620296</wp:posOffset>
                </wp:positionH>
                <wp:positionV relativeFrom="paragraph">
                  <wp:posOffset>170012</wp:posOffset>
                </wp:positionV>
                <wp:extent cx="7090206" cy="5055079"/>
                <wp:effectExtent l="0" t="0" r="15875" b="31750"/>
                <wp:wrapNone/>
                <wp:docPr id="439367992"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D3D08E" id="Connector: Curved 10" o:spid="_x0000_s1026" type="#_x0000_t38" style="position:absolute;margin-left:363.8pt;margin-top:13.4pt;width:558.3pt;height:398.05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73600" behindDoc="0" locked="0" layoutInCell="1" allowOverlap="1" wp14:anchorId="4E6DC9CE" wp14:editId="64E3D414">
                <wp:simplePos x="0" y="0"/>
                <wp:positionH relativeFrom="column">
                  <wp:posOffset>4611693</wp:posOffset>
                </wp:positionH>
                <wp:positionV relativeFrom="paragraph">
                  <wp:posOffset>92375</wp:posOffset>
                </wp:positionV>
                <wp:extent cx="7090206" cy="5055079"/>
                <wp:effectExtent l="0" t="0" r="15875" b="31750"/>
                <wp:wrapNone/>
                <wp:docPr id="882066811"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547856" id="Connector: Curved 10" o:spid="_x0000_s1026" type="#_x0000_t38" style="position:absolute;margin-left:363.15pt;margin-top:7.25pt;width:558.3pt;height:398.05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72576" behindDoc="0" locked="0" layoutInCell="1" allowOverlap="1" wp14:anchorId="134BE0DB" wp14:editId="60FDE003">
                <wp:simplePos x="0" y="0"/>
                <wp:positionH relativeFrom="column">
                  <wp:posOffset>4404948</wp:posOffset>
                </wp:positionH>
                <wp:positionV relativeFrom="paragraph">
                  <wp:posOffset>92482</wp:posOffset>
                </wp:positionV>
                <wp:extent cx="7090206" cy="5055079"/>
                <wp:effectExtent l="0" t="0" r="15875" b="31750"/>
                <wp:wrapNone/>
                <wp:docPr id="383104428"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127C55" id="Connector: Curved 10" o:spid="_x0000_s1026" type="#_x0000_t38" style="position:absolute;margin-left:346.85pt;margin-top:7.3pt;width:558.3pt;height:398.05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71552" behindDoc="0" locked="0" layoutInCell="1" allowOverlap="1" wp14:anchorId="0687C49C" wp14:editId="218E4F45">
                <wp:simplePos x="0" y="0"/>
                <wp:positionH relativeFrom="column">
                  <wp:posOffset>4206192</wp:posOffset>
                </wp:positionH>
                <wp:positionV relativeFrom="paragraph">
                  <wp:posOffset>75434</wp:posOffset>
                </wp:positionV>
                <wp:extent cx="7090206" cy="5055079"/>
                <wp:effectExtent l="0" t="0" r="15875" b="31750"/>
                <wp:wrapNone/>
                <wp:docPr id="598683747"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EE85C2" id="Connector: Curved 10" o:spid="_x0000_s1026" type="#_x0000_t38" style="position:absolute;margin-left:331.2pt;margin-top:5.95pt;width:558.3pt;height:398.05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70528" behindDoc="0" locked="0" layoutInCell="1" allowOverlap="1" wp14:anchorId="6B83BF30" wp14:editId="384A8C53">
                <wp:simplePos x="0" y="0"/>
                <wp:positionH relativeFrom="column">
                  <wp:posOffset>4008012</wp:posOffset>
                </wp:positionH>
                <wp:positionV relativeFrom="paragraph">
                  <wp:posOffset>74907</wp:posOffset>
                </wp:positionV>
                <wp:extent cx="7090206" cy="5055079"/>
                <wp:effectExtent l="0" t="0" r="15875" b="31750"/>
                <wp:wrapNone/>
                <wp:docPr id="237373120"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B97701" id="Connector: Curved 10" o:spid="_x0000_s1026" type="#_x0000_t38" style="position:absolute;margin-left:315.6pt;margin-top:5.9pt;width:558.3pt;height:398.05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9504" behindDoc="0" locked="0" layoutInCell="1" allowOverlap="1" wp14:anchorId="1EF6179C" wp14:editId="61F46BC6">
                <wp:simplePos x="0" y="0"/>
                <wp:positionH relativeFrom="column">
                  <wp:posOffset>3870169</wp:posOffset>
                </wp:positionH>
                <wp:positionV relativeFrom="paragraph">
                  <wp:posOffset>57450</wp:posOffset>
                </wp:positionV>
                <wp:extent cx="7090206" cy="5055079"/>
                <wp:effectExtent l="0" t="0" r="15875" b="31750"/>
                <wp:wrapNone/>
                <wp:docPr id="1792855801"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B567C3" id="Connector: Curved 10" o:spid="_x0000_s1026" type="#_x0000_t38" style="position:absolute;margin-left:304.75pt;margin-top:4.5pt;width:558.3pt;height:398.05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8480" behindDoc="0" locked="0" layoutInCell="1" allowOverlap="1" wp14:anchorId="78D77C4B" wp14:editId="7DC842A0">
                <wp:simplePos x="0" y="0"/>
                <wp:positionH relativeFrom="column">
                  <wp:posOffset>3689087</wp:posOffset>
                </wp:positionH>
                <wp:positionV relativeFrom="paragraph">
                  <wp:posOffset>61439</wp:posOffset>
                </wp:positionV>
                <wp:extent cx="7090206" cy="5055079"/>
                <wp:effectExtent l="0" t="0" r="15875" b="31750"/>
                <wp:wrapNone/>
                <wp:docPr id="490609058"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D4681D" id="Connector: Curved 10" o:spid="_x0000_s1026" type="#_x0000_t38" style="position:absolute;margin-left:290.5pt;margin-top:4.85pt;width:558.3pt;height:398.05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7456" behindDoc="0" locked="0" layoutInCell="1" allowOverlap="1" wp14:anchorId="06B0FE39" wp14:editId="4F157B31">
                <wp:simplePos x="0" y="0"/>
                <wp:positionH relativeFrom="column">
                  <wp:posOffset>3524885</wp:posOffset>
                </wp:positionH>
                <wp:positionV relativeFrom="paragraph">
                  <wp:posOffset>48824</wp:posOffset>
                </wp:positionV>
                <wp:extent cx="7090206" cy="5055079"/>
                <wp:effectExtent l="0" t="0" r="15875" b="31750"/>
                <wp:wrapNone/>
                <wp:docPr id="1964471169"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542787" id="Connector: Curved 10" o:spid="_x0000_s1026" type="#_x0000_t38" style="position:absolute;margin-left:277.55pt;margin-top:3.85pt;width:558.3pt;height:398.05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6432" behindDoc="0" locked="0" layoutInCell="1" allowOverlap="1" wp14:anchorId="0623E045" wp14:editId="295F65E6">
                <wp:simplePos x="0" y="0"/>
                <wp:positionH relativeFrom="column">
                  <wp:posOffset>3369466</wp:posOffset>
                </wp:positionH>
                <wp:positionV relativeFrom="paragraph">
                  <wp:posOffset>61439</wp:posOffset>
                </wp:positionV>
                <wp:extent cx="7090206" cy="5055079"/>
                <wp:effectExtent l="0" t="0" r="15875" b="31750"/>
                <wp:wrapNone/>
                <wp:docPr id="1409448965"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E149E0" id="Connector: Curved 10" o:spid="_x0000_s1026" type="#_x0000_t38" style="position:absolute;margin-left:265.3pt;margin-top:4.85pt;width:558.3pt;height:398.05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65408" behindDoc="0" locked="0" layoutInCell="1" allowOverlap="1" wp14:anchorId="4BD4F030" wp14:editId="430F2DCA">
                <wp:simplePos x="0" y="0"/>
                <wp:positionH relativeFrom="column">
                  <wp:posOffset>3240345</wp:posOffset>
                </wp:positionH>
                <wp:positionV relativeFrom="paragraph">
                  <wp:posOffset>49039</wp:posOffset>
                </wp:positionV>
                <wp:extent cx="7090206" cy="5055079"/>
                <wp:effectExtent l="0" t="0" r="15875" b="31750"/>
                <wp:wrapNone/>
                <wp:docPr id="1523502546"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22B16C" id="Connector: Curved 10" o:spid="_x0000_s1026" type="#_x0000_t38" style="position:absolute;margin-left:255.15pt;margin-top:3.85pt;width:558.3pt;height:398.05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4384" behindDoc="0" locked="0" layoutInCell="1" allowOverlap="1" wp14:anchorId="385C7BBF" wp14:editId="4F040E4D">
                <wp:simplePos x="0" y="0"/>
                <wp:positionH relativeFrom="column">
                  <wp:posOffset>3145466</wp:posOffset>
                </wp:positionH>
                <wp:positionV relativeFrom="paragraph">
                  <wp:posOffset>23267</wp:posOffset>
                </wp:positionV>
                <wp:extent cx="7090206" cy="5055079"/>
                <wp:effectExtent l="0" t="0" r="15875" b="31750"/>
                <wp:wrapNone/>
                <wp:docPr id="657212733"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7CC745" id="Connector: Curved 10" o:spid="_x0000_s1026" type="#_x0000_t38" style="position:absolute;margin-left:247.65pt;margin-top:1.85pt;width:558.3pt;height:398.0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63360" behindDoc="0" locked="0" layoutInCell="1" allowOverlap="1" wp14:anchorId="69A5777D" wp14:editId="0BE5D63F">
                <wp:simplePos x="0" y="0"/>
                <wp:positionH relativeFrom="column">
                  <wp:posOffset>3045126</wp:posOffset>
                </wp:positionH>
                <wp:positionV relativeFrom="paragraph">
                  <wp:posOffset>9189</wp:posOffset>
                </wp:positionV>
                <wp:extent cx="7090206" cy="5055079"/>
                <wp:effectExtent l="0" t="0" r="15875" b="31750"/>
                <wp:wrapNone/>
                <wp:docPr id="382884411"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4A1733" id="Connector: Curved 10" o:spid="_x0000_s1026" type="#_x0000_t38" style="position:absolute;margin-left:239.75pt;margin-top:.7pt;width:558.3pt;height:398.05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62336" behindDoc="0" locked="0" layoutInCell="1" allowOverlap="1" wp14:anchorId="0B58EE94" wp14:editId="6DC56660">
                <wp:simplePos x="0" y="0"/>
                <wp:positionH relativeFrom="margin">
                  <wp:align>left</wp:align>
                </wp:positionH>
                <wp:positionV relativeFrom="paragraph">
                  <wp:posOffset>159352</wp:posOffset>
                </wp:positionV>
                <wp:extent cx="4546526" cy="45719"/>
                <wp:effectExtent l="0" t="0" r="6985" b="0"/>
                <wp:wrapNone/>
                <wp:docPr id="466775454" name="Rectangle 1"/>
                <wp:cNvGraphicFramePr/>
                <a:graphic xmlns:a="http://schemas.openxmlformats.org/drawingml/2006/main">
                  <a:graphicData uri="http://schemas.microsoft.com/office/word/2010/wordprocessingShape">
                    <wps:wsp>
                      <wps:cNvSpPr/>
                      <wps:spPr>
                        <a:xfrm flipV="1">
                          <a:off x="0" y="0"/>
                          <a:ext cx="4546526" cy="45719"/>
                        </a:xfrm>
                        <a:prstGeom prst="rect">
                          <a:avLst/>
                        </a:prstGeom>
                        <a:gradFill flip="none" rotWithShape="1">
                          <a:gsLst>
                            <a:gs pos="0">
                              <a:srgbClr val="E9425C"/>
                            </a:gs>
                            <a:gs pos="100000">
                              <a:srgbClr val="73CAEB"/>
                            </a:gs>
                            <a:gs pos="66000">
                              <a:srgbClr val="75B94E"/>
                            </a:gs>
                            <a:gs pos="38000">
                              <a:srgbClr val="FFCF47"/>
                            </a:gs>
                          </a:gsLst>
                          <a:lin ang="0" scaled="1"/>
                          <a:tileRect/>
                        </a:gra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192470" id="Rectangle 1" o:spid="_x0000_s1026" style="position:absolute;margin-left:0;margin-top:12.55pt;width:358pt;height:3.6pt;flip:y;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" fillcolor="#e9425c" stroked="f" strokeweight="1.5pt">
                <v:fill color2="#73caeb" rotate="t" angle="90" colors="0 #e9425c;24904f #ffcf47;43254f #75b94e;1 #73caeb" focus="100%" type="gradient"/>
                <w10:wrap anchorx="margin"/>
              </v:rect>
            </w:pict>
          </mc:Fallback>
        </mc:AlternateContent>
      </w:r>
    </w:p>
    <w:p w14:paraId="6F4060BD" w14:textId="77777777" w:rsidR="006F0FDD" w:rsidRDefault="006F0FDD" w:rsidP="006F0FDD">
      <w:pPr>
        <w:rPr>
          <w:rFonts w:ascii="Roboto Black" w:hAnsi="Roboto Black"/>
          <w:sz w:val="28"/>
          <w:szCs w:val="28"/>
        </w:rPr>
      </w:pPr>
    </w:p>
    <w:p w14:paraId="13CC27B4" w14:textId="2570AC3E" w:rsidR="006F0FDD" w:rsidRDefault="006F0FDD" w:rsidP="006F0FDD">
      <w:pPr>
        <w:rPr>
          <w:rFonts w:ascii="Roboto Black" w:hAnsi="Roboto Black"/>
          <w:sz w:val="52"/>
          <w:szCs w:val="52"/>
        </w:rPr>
      </w:pPr>
      <w:r>
        <w:rPr>
          <w:rFonts w:ascii="Roboto Black" w:hAnsi="Roboto Black"/>
          <w:sz w:val="52"/>
          <w:szCs w:val="52"/>
        </w:rPr>
        <w:t xml:space="preserve">Section </w:t>
      </w:r>
      <w:r w:rsidR="00C05F96">
        <w:rPr>
          <w:rFonts w:ascii="Roboto Black" w:hAnsi="Roboto Black"/>
          <w:sz w:val="52"/>
          <w:szCs w:val="52"/>
        </w:rPr>
        <w:t>6</w:t>
      </w:r>
    </w:p>
    <w:p w14:paraId="37A2C36D" w14:textId="1258EFE8" w:rsidR="006F0FDD" w:rsidRDefault="00C05F96" w:rsidP="00AA6FFE">
      <w:pPr>
        <w:spacing w:line="240" w:lineRule="auto"/>
        <w:rPr>
          <w:rFonts w:ascii="Roboto Light" w:hAnsi="Roboto Light"/>
          <w:sz w:val="52"/>
          <w:szCs w:val="52"/>
        </w:rPr>
      </w:pPr>
      <w:r>
        <w:rPr>
          <w:rFonts w:ascii="Roboto Light" w:hAnsi="Roboto Light"/>
          <w:sz w:val="52"/>
          <w:szCs w:val="52"/>
        </w:rPr>
        <w:t>Commercial, Accounting</w:t>
      </w:r>
    </w:p>
    <w:p w14:paraId="7FCACA95" w14:textId="77777777" w:rsidR="005B3D14" w:rsidRDefault="005B3D14" w:rsidP="00AA6FFE">
      <w:pPr>
        <w:spacing w:line="240" w:lineRule="auto"/>
        <w:rPr>
          <w:rFonts w:ascii="Roboto Light" w:hAnsi="Roboto Light"/>
          <w:sz w:val="52"/>
          <w:szCs w:val="52"/>
        </w:rPr>
      </w:pPr>
    </w:p>
    <w:p w14:paraId="7A30077C" w14:textId="77777777" w:rsidR="006F0FDD" w:rsidRDefault="006F0FDD" w:rsidP="006F0FDD">
      <w:pPr>
        <w:spacing w:line="240" w:lineRule="auto"/>
        <w:rPr>
          <w:rFonts w:ascii="Roboto Light" w:hAnsi="Roboto Light"/>
          <w:sz w:val="52"/>
          <w:szCs w:val="52"/>
        </w:rPr>
      </w:pPr>
      <w:r>
        <w:rPr>
          <w:noProof/>
        </w:rPr>
        <w:drawing>
          <wp:anchor distT="0" distB="0" distL="114300" distR="114300" simplePos="0" relativeHeight="251659264" behindDoc="0" locked="0" layoutInCell="1" allowOverlap="1" wp14:anchorId="48F55D12" wp14:editId="08006079">
            <wp:simplePos x="0" y="0"/>
            <wp:positionH relativeFrom="margin">
              <wp:posOffset>4445</wp:posOffset>
            </wp:positionH>
            <wp:positionV relativeFrom="paragraph">
              <wp:posOffset>496570</wp:posOffset>
            </wp:positionV>
            <wp:extent cx="2298065" cy="478790"/>
            <wp:effectExtent l="0" t="0" r="6985" b="0"/>
            <wp:wrapNone/>
            <wp:docPr id="11246296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98065" cy="4787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288" behindDoc="0" locked="0" layoutInCell="1" allowOverlap="1" wp14:anchorId="1181A8C6" wp14:editId="36346ADA">
                <wp:simplePos x="0" y="0"/>
                <wp:positionH relativeFrom="margin">
                  <wp:posOffset>2555875</wp:posOffset>
                </wp:positionH>
                <wp:positionV relativeFrom="paragraph">
                  <wp:posOffset>401584</wp:posOffset>
                </wp:positionV>
                <wp:extent cx="0" cy="676275"/>
                <wp:effectExtent l="0" t="0" r="38100" b="28575"/>
                <wp:wrapNone/>
                <wp:docPr id="2025017230" name="Straight Connector 4"/>
                <wp:cNvGraphicFramePr/>
                <a:graphic xmlns:a="http://schemas.openxmlformats.org/drawingml/2006/main">
                  <a:graphicData uri="http://schemas.microsoft.com/office/word/2010/wordprocessingShape">
                    <wps:wsp>
                      <wps:cNvCnPr/>
                      <wps:spPr>
                        <a:xfrm>
                          <a:off x="0" y="0"/>
                          <a:ext cx="0" cy="6762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23871CD" id="Straight Connector 4" o:spid="_x0000_s1026" style="position:absolute;z-index:251660288;visibility:visible;mso-wrap-style:square;mso-wrap-distance-left:9pt;mso-wrap-distance-top:0;mso-wrap-distance-right:9pt;mso-wrap-distance-bottom:0;mso-position-horizontal:absolute;mso-position-horizontal-relative:margin;mso-position-vertical:absolute;mso-position-vertical-relative:text" from="201.25pt,31.6pt" to="201.25pt,8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" strokecolor="black [3200]" strokeweight="1pt">
                <v:stroke joinstyle="miter"/>
                <w10:wrap anchorx="margin"/>
              </v:line>
            </w:pict>
          </mc:Fallback>
        </mc:AlternateContent>
      </w:r>
    </w:p>
    <w:p w14:paraId="1F9C068D" w14:textId="0D02330D" w:rsidR="006F0FDD" w:rsidRPr="00362905" w:rsidRDefault="006F0FDD" w:rsidP="006F0FDD">
      <w:pPr>
        <w:spacing w:line="240" w:lineRule="auto"/>
        <w:rPr>
          <w:rFonts w:ascii="Roboto Light" w:hAnsi="Roboto Light"/>
          <w:sz w:val="28"/>
          <w:szCs w:val="28"/>
        </w:rPr>
      </w:pPr>
      <w:r>
        <w:rPr>
          <w:noProof/>
        </w:rPr>
        <mc:AlternateContent>
          <mc:Choice Requires="wps">
            <w:drawing>
              <wp:anchor distT="0" distB="0" distL="114300" distR="114300" simplePos="0" relativeHeight="251695104" behindDoc="0" locked="0" layoutInCell="1" allowOverlap="1" wp14:anchorId="13F40C82" wp14:editId="136EF91B">
                <wp:simplePos x="0" y="0"/>
                <wp:positionH relativeFrom="column">
                  <wp:posOffset>675398</wp:posOffset>
                </wp:positionH>
                <wp:positionV relativeFrom="paragraph">
                  <wp:posOffset>3014636</wp:posOffset>
                </wp:positionV>
                <wp:extent cx="0" cy="743301"/>
                <wp:effectExtent l="19050" t="0" r="19050" b="19050"/>
                <wp:wrapNone/>
                <wp:docPr id="1201445702" name="Straight Connector 15"/>
                <wp:cNvGraphicFramePr/>
                <a:graphic xmlns:a="http://schemas.openxmlformats.org/drawingml/2006/main">
                  <a:graphicData uri="http://schemas.microsoft.com/office/word/2010/wordprocessingShape">
                    <wps:wsp>
                      <wps:cNvCnPr/>
                      <wps:spPr>
                        <a:xfrm>
                          <a:off x="0" y="0"/>
                          <a:ext cx="0" cy="743301"/>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AC87122" id="Straight Connector 15" o:spid="_x0000_s1026" style="position:absolute;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3.2pt,237.35pt" to="53.2pt,29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" strokecolor="white [3212]" strokeweight="2.25pt">
                <v:stroke joinstyle="miter"/>
              </v:line>
            </w:pict>
          </mc:Fallback>
        </mc:AlternateContent>
      </w:r>
      <w:r>
        <w:rPr>
          <w:noProof/>
        </w:rPr>
        <mc:AlternateContent>
          <mc:Choice Requires="wps">
            <w:drawing>
              <wp:anchor distT="0" distB="0" distL="114300" distR="114300" simplePos="0" relativeHeight="251684864" behindDoc="0" locked="0" layoutInCell="1" allowOverlap="1" wp14:anchorId="086AE9F6" wp14:editId="089E4595">
                <wp:simplePos x="0" y="0"/>
                <wp:positionH relativeFrom="column">
                  <wp:posOffset>-370832</wp:posOffset>
                </wp:positionH>
                <wp:positionV relativeFrom="paragraph">
                  <wp:posOffset>3011832</wp:posOffset>
                </wp:positionV>
                <wp:extent cx="3389" cy="754961"/>
                <wp:effectExtent l="19050" t="19050" r="34925" b="26670"/>
                <wp:wrapNone/>
                <wp:docPr id="1712137066" name="Straight Connector 15"/>
                <wp:cNvGraphicFramePr/>
                <a:graphic xmlns:a="http://schemas.openxmlformats.org/drawingml/2006/main">
                  <a:graphicData uri="http://schemas.microsoft.com/office/word/2010/wordprocessingShape">
                    <wps:wsp>
                      <wps:cNvCnPr/>
                      <wps:spPr>
                        <a:xfrm>
                          <a:off x="0" y="0"/>
                          <a:ext cx="3389" cy="754961"/>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DC3CEC9" id="Straight Connector 15" o:spid="_x0000_s1026" style="position:absolute;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2pt,237.15pt" to="-28.95pt,29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" strokecolor="white [3212]" strokeweight="2.25pt">
                <v:stroke joinstyle="miter"/>
              </v:line>
            </w:pict>
          </mc:Fallback>
        </mc:AlternateContent>
      </w:r>
      <w:r>
        <w:rPr>
          <w:noProof/>
        </w:rPr>
        <mc:AlternateContent>
          <mc:Choice Requires="wps">
            <w:drawing>
              <wp:anchor distT="0" distB="0" distL="114300" distR="114300" simplePos="0" relativeHeight="251714560" behindDoc="0" locked="0" layoutInCell="1" allowOverlap="1" wp14:anchorId="3AE015FC" wp14:editId="41B82882">
                <wp:simplePos x="0" y="0"/>
                <wp:positionH relativeFrom="column">
                  <wp:posOffset>-486386</wp:posOffset>
                </wp:positionH>
                <wp:positionV relativeFrom="paragraph">
                  <wp:posOffset>4093845</wp:posOffset>
                </wp:positionV>
                <wp:extent cx="4417621" cy="273050"/>
                <wp:effectExtent l="0" t="0" r="0" b="0"/>
                <wp:wrapNone/>
                <wp:docPr id="830508498" name="Text Box 36"/>
                <wp:cNvGraphicFramePr/>
                <a:graphic xmlns:a="http://schemas.openxmlformats.org/drawingml/2006/main">
                  <a:graphicData uri="http://schemas.microsoft.com/office/word/2010/wordprocessingShape">
                    <wps:wsp>
                      <wps:cNvSpPr txBox="1"/>
                      <wps:spPr>
                        <a:xfrm>
                          <a:off x="0" y="0"/>
                          <a:ext cx="4417621" cy="273050"/>
                        </a:xfrm>
                        <a:prstGeom prst="rect">
                          <a:avLst/>
                        </a:prstGeom>
                        <a:noFill/>
                        <a:ln w="6350">
                          <a:noFill/>
                        </a:ln>
                      </wps:spPr>
                      <wps:txbx>
                        <w:txbxContent>
                          <w:p w14:paraId="659DEEB9" w14:textId="77777777" w:rsidR="006F0FDD" w:rsidRPr="008E1DD3" w:rsidRDefault="006F0FDD" w:rsidP="006F0FDD">
                            <w:pPr>
                              <w:rPr>
                                <w:color w:val="FFFFFF" w:themeColor="background1"/>
                                <w:sz w:val="16"/>
                                <w:szCs w:val="16"/>
                                <w:lang w:val="en-US"/>
                              </w:rPr>
                            </w:pPr>
                            <w:r>
                              <w:rPr>
                                <w:color w:val="FFFFFF" w:themeColor="background1"/>
                                <w:sz w:val="16"/>
                                <w:szCs w:val="16"/>
                                <w:lang w:val="en-US"/>
                              </w:rPr>
                              <w:t>This document is uncontrolled when printed. Please refer to Sharepoint for the latest version.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E015FC" id="_x0000_t202" coordsize="21600,21600" o:spt="202" path="m,l,21600r21600,l21600,xe">
                <v:stroke joinstyle="miter"/>
                <v:path gradientshapeok="t" o:connecttype="rect"/>
              </v:shapetype>
              <v:shape id="Text Box 36" o:spid="_x0000_s1026" type="#_x0000_t202" style="position:absolute;margin-left:-38.3pt;margin-top:322.35pt;width:347.85pt;height:21.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" filled="f" stroked="f" strokeweight=".5pt">
                <v:textbox>
                  <w:txbxContent>
                    <w:p w14:paraId="659DEEB9" w14:textId="77777777" w:rsidR="006F0FDD" w:rsidRPr="008E1DD3" w:rsidRDefault="006F0FDD" w:rsidP="006F0FDD">
                      <w:pPr>
                        <w:rPr>
                          <w:color w:val="FFFFFF" w:themeColor="background1"/>
                          <w:sz w:val="16"/>
                          <w:szCs w:val="16"/>
                          <w:lang w:val="en-US"/>
                        </w:rPr>
                      </w:pPr>
                      <w:r>
                        <w:rPr>
                          <w:color w:val="FFFFFF" w:themeColor="background1"/>
                          <w:sz w:val="16"/>
                          <w:szCs w:val="16"/>
                          <w:lang w:val="en-US"/>
                        </w:rPr>
                        <w:t>This document is uncontrolled when printed. Please refer to Sharepoint for the latest version.</w:t>
                      </w:r>
                    </w:p>
                  </w:txbxContent>
                </v:textbox>
              </v:shape>
            </w:pict>
          </mc:Fallback>
        </mc:AlternateContent>
      </w:r>
      <w:r>
        <w:rPr>
          <w:noProof/>
        </w:rPr>
        <mc:AlternateContent>
          <mc:Choice Requires="wps">
            <w:drawing>
              <wp:anchor distT="0" distB="0" distL="114300" distR="114300" simplePos="0" relativeHeight="251713536" behindDoc="0" locked="0" layoutInCell="1" allowOverlap="1" wp14:anchorId="50F6D366" wp14:editId="2818D788">
                <wp:simplePos x="0" y="0"/>
                <wp:positionH relativeFrom="column">
                  <wp:posOffset>5110892</wp:posOffset>
                </wp:positionH>
                <wp:positionV relativeFrom="paragraph">
                  <wp:posOffset>3452495</wp:posOffset>
                </wp:positionV>
                <wp:extent cx="872490" cy="237506"/>
                <wp:effectExtent l="0" t="0" r="0" b="0"/>
                <wp:wrapNone/>
                <wp:docPr id="112391113"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7281E0F6" w14:textId="70E584D3" w:rsidR="006F0FDD" w:rsidRPr="008E1DD3" w:rsidRDefault="006F0FDD" w:rsidP="006F0FDD">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F6D366" id="_x0000_s1027" type="#_x0000_t202" style="position:absolute;margin-left:402.45pt;margin-top:271.85pt;width:68.7pt;height:18.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yBGQIAADI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" filled="f" stroked="f" strokeweight=".5pt">
                <v:textbox>
                  <w:txbxContent>
                    <w:p w14:paraId="7281E0F6" w14:textId="70E584D3" w:rsidR="006F0FDD" w:rsidRPr="008E1DD3" w:rsidRDefault="006F0FDD" w:rsidP="006F0FDD">
                      <w:pPr>
                        <w:spacing w:line="240" w:lineRule="auto"/>
                        <w:jc w:val="cente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709440" behindDoc="0" locked="0" layoutInCell="1" allowOverlap="1" wp14:anchorId="14941764" wp14:editId="28FC17EC">
                <wp:simplePos x="0" y="0"/>
                <wp:positionH relativeFrom="column">
                  <wp:posOffset>786130</wp:posOffset>
                </wp:positionH>
                <wp:positionV relativeFrom="paragraph">
                  <wp:posOffset>3453765</wp:posOffset>
                </wp:positionV>
                <wp:extent cx="872490" cy="273050"/>
                <wp:effectExtent l="0" t="0" r="0" b="0"/>
                <wp:wrapNone/>
                <wp:docPr id="2054457732"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B298345" w14:textId="261B0F27" w:rsidR="006F0FDD" w:rsidRPr="008E1DD3" w:rsidRDefault="006F0FDD" w:rsidP="006F0FDD">
                            <w:pPr>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941764" id="_x0000_s1028" type="#_x0000_t202" style="position:absolute;margin-left:61.9pt;margin-top:271.95pt;width:68.7pt;height:21.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5FOGQ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" filled="f" stroked="f" strokeweight=".5pt">
                <v:textbox>
                  <w:txbxContent>
                    <w:p w14:paraId="0B298345" w14:textId="261B0F27" w:rsidR="006F0FDD" w:rsidRPr="008E1DD3" w:rsidRDefault="006F0FDD" w:rsidP="006F0FDD">
                      <w:pPr>
                        <w:jc w:val="cente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702272" behindDoc="0" locked="0" layoutInCell="1" allowOverlap="1" wp14:anchorId="3541C059" wp14:editId="367CDC51">
                <wp:simplePos x="0" y="0"/>
                <wp:positionH relativeFrom="column">
                  <wp:posOffset>0</wp:posOffset>
                </wp:positionH>
                <wp:positionV relativeFrom="paragraph">
                  <wp:posOffset>741045</wp:posOffset>
                </wp:positionV>
                <wp:extent cx="872490" cy="273050"/>
                <wp:effectExtent l="0" t="0" r="0" b="0"/>
                <wp:wrapNone/>
                <wp:docPr id="1862239325"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5DAB132" w14:textId="77777777" w:rsidR="006F0FDD" w:rsidRPr="008E1DD3" w:rsidRDefault="006F0FDD" w:rsidP="006F0FDD">
                            <w:pPr>
                              <w:jc w:val="center"/>
                              <w:rPr>
                                <w:color w:val="FFFFFF" w:themeColor="background1"/>
                                <w:sz w:val="16"/>
                                <w:szCs w:val="16"/>
                                <w:lang w:val="en-US"/>
                              </w:rPr>
                            </w:pPr>
                            <w:r w:rsidRPr="008E1DD3">
                              <w:rPr>
                                <w:color w:val="FFFFFF" w:themeColor="background1"/>
                                <w:sz w:val="16"/>
                                <w:szCs w:val="16"/>
                                <w:lang w:val="en-US"/>
                              </w:rPr>
                              <w:t>VERSION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41C059" id="_x0000_s1029" type="#_x0000_t202" style="position:absolute;margin-left:0;margin-top:58.35pt;width:68.7pt;height:21.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" filled="f" stroked="f" strokeweight=".5pt">
                <v:textbox>
                  <w:txbxContent>
                    <w:p w14:paraId="05DAB132" w14:textId="77777777" w:rsidR="006F0FDD" w:rsidRPr="008E1DD3" w:rsidRDefault="006F0FDD" w:rsidP="006F0FDD">
                      <w:pPr>
                        <w:jc w:val="center"/>
                        <w:rPr>
                          <w:color w:val="FFFFFF" w:themeColor="background1"/>
                          <w:sz w:val="16"/>
                          <w:szCs w:val="16"/>
                          <w:lang w:val="en-US"/>
                        </w:rPr>
                      </w:pPr>
                      <w:r w:rsidRPr="008E1DD3">
                        <w:rPr>
                          <w:color w:val="FFFFFF" w:themeColor="background1"/>
                          <w:sz w:val="16"/>
                          <w:szCs w:val="16"/>
                          <w:lang w:val="en-US"/>
                        </w:rPr>
                        <w:t>VERSION</w:t>
                      </w:r>
                    </w:p>
                  </w:txbxContent>
                </v:textbox>
              </v:shape>
            </w:pict>
          </mc:Fallback>
        </mc:AlternateContent>
      </w:r>
      <w:r>
        <w:rPr>
          <w:noProof/>
        </w:rPr>
        <mc:AlternateContent>
          <mc:Choice Requires="wps">
            <w:drawing>
              <wp:anchor distT="0" distB="0" distL="114300" distR="114300" simplePos="0" relativeHeight="251703296" behindDoc="0" locked="0" layoutInCell="1" allowOverlap="1" wp14:anchorId="6F1CDBED" wp14:editId="412DFE65">
                <wp:simplePos x="0" y="0"/>
                <wp:positionH relativeFrom="column">
                  <wp:posOffset>1053465</wp:posOffset>
                </wp:positionH>
                <wp:positionV relativeFrom="paragraph">
                  <wp:posOffset>740410</wp:posOffset>
                </wp:positionV>
                <wp:extent cx="872490" cy="273050"/>
                <wp:effectExtent l="0" t="0" r="0" b="0"/>
                <wp:wrapNone/>
                <wp:docPr id="813168443"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D76878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1CDBED" id="_x0000_s1030" type="#_x0000_t202" style="position:absolute;margin-left:82.95pt;margin-top:58.3pt;width:68.7pt;height:21.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" filled="f" stroked="f" strokeweight=".5pt">
                <v:textbox>
                  <w:txbxContent>
                    <w:p w14:paraId="0D76878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v:textbox>
              </v:shape>
            </w:pict>
          </mc:Fallback>
        </mc:AlternateContent>
      </w:r>
      <w:r>
        <w:rPr>
          <w:noProof/>
        </w:rPr>
        <mc:AlternateContent>
          <mc:Choice Requires="wps">
            <w:drawing>
              <wp:anchor distT="0" distB="0" distL="114300" distR="114300" simplePos="0" relativeHeight="251704320" behindDoc="0" locked="0" layoutInCell="1" allowOverlap="1" wp14:anchorId="1C8546BB" wp14:editId="3FF725D6">
                <wp:simplePos x="0" y="0"/>
                <wp:positionH relativeFrom="column">
                  <wp:posOffset>2150110</wp:posOffset>
                </wp:positionH>
                <wp:positionV relativeFrom="paragraph">
                  <wp:posOffset>740410</wp:posOffset>
                </wp:positionV>
                <wp:extent cx="872490" cy="273050"/>
                <wp:effectExtent l="0" t="0" r="0" b="0"/>
                <wp:wrapNone/>
                <wp:docPr id="1387787060"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2ECEAB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8546BB" id="_x0000_s1031" type="#_x0000_t202" style="position:absolute;margin-left:169.3pt;margin-top:58.3pt;width:68.7pt;height:2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" filled="f" stroked="f" strokeweight=".5pt">
                <v:textbox>
                  <w:txbxContent>
                    <w:p w14:paraId="02ECEAB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v:textbox>
              </v:shape>
            </w:pict>
          </mc:Fallback>
        </mc:AlternateContent>
      </w:r>
      <w:r>
        <w:rPr>
          <w:noProof/>
        </w:rPr>
        <mc:AlternateContent>
          <mc:Choice Requires="wps">
            <w:drawing>
              <wp:anchor distT="0" distB="0" distL="114300" distR="114300" simplePos="0" relativeHeight="251705344" behindDoc="0" locked="0" layoutInCell="1" allowOverlap="1" wp14:anchorId="07735B89" wp14:editId="6F8B539C">
                <wp:simplePos x="0" y="0"/>
                <wp:positionH relativeFrom="column">
                  <wp:posOffset>3258185</wp:posOffset>
                </wp:positionH>
                <wp:positionV relativeFrom="paragraph">
                  <wp:posOffset>739140</wp:posOffset>
                </wp:positionV>
                <wp:extent cx="872490" cy="273050"/>
                <wp:effectExtent l="0" t="0" r="0" b="0"/>
                <wp:wrapNone/>
                <wp:docPr id="1060822447"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FBB372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735B89" id="_x0000_s1032" type="#_x0000_t202" style="position:absolute;margin-left:256.55pt;margin-top:58.2pt;width:68.7pt;height:21.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k2tGQ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" filled="f" stroked="f" strokeweight=".5pt">
                <v:textbox>
                  <w:txbxContent>
                    <w:p w14:paraId="0FBB372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v:textbox>
              </v:shape>
            </w:pict>
          </mc:Fallback>
        </mc:AlternateContent>
      </w:r>
      <w:r>
        <w:rPr>
          <w:noProof/>
        </w:rPr>
        <mc:AlternateContent>
          <mc:Choice Requires="wps">
            <w:drawing>
              <wp:anchor distT="0" distB="0" distL="114300" distR="114300" simplePos="0" relativeHeight="251706368" behindDoc="0" locked="0" layoutInCell="1" allowOverlap="1" wp14:anchorId="4F137464" wp14:editId="38650FBF">
                <wp:simplePos x="0" y="0"/>
                <wp:positionH relativeFrom="column">
                  <wp:posOffset>4331970</wp:posOffset>
                </wp:positionH>
                <wp:positionV relativeFrom="paragraph">
                  <wp:posOffset>737870</wp:posOffset>
                </wp:positionV>
                <wp:extent cx="872490" cy="273050"/>
                <wp:effectExtent l="0" t="0" r="0" b="0"/>
                <wp:wrapNone/>
                <wp:docPr id="327146987"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25043BEE"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137464" id="_x0000_s1033" type="#_x0000_t202" style="position:absolute;margin-left:341.1pt;margin-top:58.1pt;width:68.7pt;height:21.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J4Gg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" filled="f" stroked="f" strokeweight=".5pt">
                <v:textbox>
                  <w:txbxContent>
                    <w:p w14:paraId="25043BEE"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v:textbox>
              </v:shape>
            </w:pict>
          </mc:Fallback>
        </mc:AlternateContent>
      </w:r>
      <w:r>
        <w:rPr>
          <w:noProof/>
        </w:rPr>
        <mc:AlternateContent>
          <mc:Choice Requires="wps">
            <w:drawing>
              <wp:anchor distT="0" distB="0" distL="114300" distR="114300" simplePos="0" relativeHeight="251707392" behindDoc="0" locked="0" layoutInCell="1" allowOverlap="1" wp14:anchorId="1819F00D" wp14:editId="361AD826">
                <wp:simplePos x="0" y="0"/>
                <wp:positionH relativeFrom="column">
                  <wp:posOffset>5396230</wp:posOffset>
                </wp:positionH>
                <wp:positionV relativeFrom="paragraph">
                  <wp:posOffset>670321</wp:posOffset>
                </wp:positionV>
                <wp:extent cx="872837" cy="403761"/>
                <wp:effectExtent l="0" t="0" r="0" b="0"/>
                <wp:wrapNone/>
                <wp:docPr id="218291843" name="Text Box 36"/>
                <wp:cNvGraphicFramePr/>
                <a:graphic xmlns:a="http://schemas.openxmlformats.org/drawingml/2006/main">
                  <a:graphicData uri="http://schemas.microsoft.com/office/word/2010/wordprocessingShape">
                    <wps:wsp>
                      <wps:cNvSpPr txBox="1"/>
                      <wps:spPr>
                        <a:xfrm>
                          <a:off x="0" y="0"/>
                          <a:ext cx="872837" cy="403761"/>
                        </a:xfrm>
                        <a:prstGeom prst="rect">
                          <a:avLst/>
                        </a:prstGeom>
                        <a:noFill/>
                        <a:ln w="6350">
                          <a:noFill/>
                        </a:ln>
                      </wps:spPr>
                      <wps:txbx>
                        <w:txbxContent>
                          <w:p w14:paraId="5E9FE2CA"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19F00D" id="_x0000_s1034" type="#_x0000_t202" style="position:absolute;margin-left:424.9pt;margin-top:52.8pt;width:68.75pt;height:31.8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" filled="f" stroked="f" strokeweight=".5pt">
                <v:textbox>
                  <w:txbxContent>
                    <w:p w14:paraId="5E9FE2CA"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v:textbox>
              </v:shape>
            </w:pict>
          </mc:Fallback>
        </mc:AlternateContent>
      </w:r>
      <w:r>
        <w:rPr>
          <w:noProof/>
        </w:rPr>
        <mc:AlternateContent>
          <mc:Choice Requires="wps">
            <w:drawing>
              <wp:anchor distT="0" distB="0" distL="114300" distR="114300" simplePos="0" relativeHeight="251697152" behindDoc="0" locked="0" layoutInCell="1" allowOverlap="1" wp14:anchorId="21D467DF" wp14:editId="540D5A6A">
                <wp:simplePos x="0" y="0"/>
                <wp:positionH relativeFrom="column">
                  <wp:posOffset>768985</wp:posOffset>
                </wp:positionH>
                <wp:positionV relativeFrom="paragraph">
                  <wp:posOffset>3086512</wp:posOffset>
                </wp:positionV>
                <wp:extent cx="872490" cy="273050"/>
                <wp:effectExtent l="0" t="0" r="0" b="0"/>
                <wp:wrapNone/>
                <wp:docPr id="1613621325"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11FD1DB3"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D467DF" id="_x0000_s1035" type="#_x0000_t202" style="position:absolute;margin-left:60.55pt;margin-top:243.05pt;width:68.7pt;height:21.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" filled="f" stroked="f" strokeweight=".5pt">
                <v:textbox>
                  <w:txbxContent>
                    <w:p w14:paraId="11FD1DB3"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v:textbox>
              </v:shape>
            </w:pict>
          </mc:Fallback>
        </mc:AlternateContent>
      </w:r>
      <w:r>
        <w:rPr>
          <w:noProof/>
        </w:rPr>
        <mc:AlternateContent>
          <mc:Choice Requires="wps">
            <w:drawing>
              <wp:anchor distT="0" distB="0" distL="114300" distR="114300" simplePos="0" relativeHeight="251698176" behindDoc="0" locked="0" layoutInCell="1" allowOverlap="1" wp14:anchorId="0D8E81CA" wp14:editId="2F15E73E">
                <wp:simplePos x="0" y="0"/>
                <wp:positionH relativeFrom="column">
                  <wp:posOffset>1865630</wp:posOffset>
                </wp:positionH>
                <wp:positionV relativeFrom="paragraph">
                  <wp:posOffset>3086323</wp:posOffset>
                </wp:positionV>
                <wp:extent cx="872490" cy="273050"/>
                <wp:effectExtent l="0" t="0" r="0" b="0"/>
                <wp:wrapNone/>
                <wp:docPr id="248597170"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7750DBD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8E81CA" id="_x0000_s1036" type="#_x0000_t202" style="position:absolute;margin-left:146.9pt;margin-top:243pt;width:68.7pt;height:21.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" filled="f" stroked="f" strokeweight=".5pt">
                <v:textbox>
                  <w:txbxContent>
                    <w:p w14:paraId="7750DBD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v:textbox>
              </v:shape>
            </w:pict>
          </mc:Fallback>
        </mc:AlternateContent>
      </w:r>
      <w:r>
        <w:rPr>
          <w:noProof/>
        </w:rPr>
        <mc:AlternateContent>
          <mc:Choice Requires="wps">
            <w:drawing>
              <wp:anchor distT="0" distB="0" distL="114300" distR="114300" simplePos="0" relativeHeight="251699200" behindDoc="0" locked="0" layoutInCell="1" allowOverlap="1" wp14:anchorId="76550C96" wp14:editId="37D0D93E">
                <wp:simplePos x="0" y="0"/>
                <wp:positionH relativeFrom="column">
                  <wp:posOffset>2973928</wp:posOffset>
                </wp:positionH>
                <wp:positionV relativeFrom="paragraph">
                  <wp:posOffset>3084830</wp:posOffset>
                </wp:positionV>
                <wp:extent cx="872490" cy="273050"/>
                <wp:effectExtent l="0" t="0" r="0" b="0"/>
                <wp:wrapNone/>
                <wp:docPr id="1105277966"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124CAD8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550C96" id="_x0000_s1037" type="#_x0000_t202" style="position:absolute;margin-left:234.15pt;margin-top:242.9pt;width:68.7pt;height:21.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" filled="f" stroked="f" strokeweight=".5pt">
                <v:textbox>
                  <w:txbxContent>
                    <w:p w14:paraId="124CAD8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v:textbox>
              </v:shape>
            </w:pict>
          </mc:Fallback>
        </mc:AlternateContent>
      </w:r>
      <w:r>
        <w:rPr>
          <w:noProof/>
        </w:rPr>
        <mc:AlternateContent>
          <mc:Choice Requires="wps">
            <w:drawing>
              <wp:anchor distT="0" distB="0" distL="114300" distR="114300" simplePos="0" relativeHeight="251700224" behindDoc="0" locked="0" layoutInCell="1" allowOverlap="1" wp14:anchorId="622AF803" wp14:editId="257978C9">
                <wp:simplePos x="0" y="0"/>
                <wp:positionH relativeFrom="column">
                  <wp:posOffset>4047490</wp:posOffset>
                </wp:positionH>
                <wp:positionV relativeFrom="paragraph">
                  <wp:posOffset>3083972</wp:posOffset>
                </wp:positionV>
                <wp:extent cx="872490" cy="273050"/>
                <wp:effectExtent l="0" t="0" r="0" b="0"/>
                <wp:wrapNone/>
                <wp:docPr id="597358598"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5C8A0E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2AF803" id="_x0000_s1038" type="#_x0000_t202" style="position:absolute;margin-left:318.7pt;margin-top:242.85pt;width:68.7pt;height:21.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" filled="f" stroked="f" strokeweight=".5pt">
                <v:textbox>
                  <w:txbxContent>
                    <w:p w14:paraId="05C8A0E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v:textbox>
              </v:shape>
            </w:pict>
          </mc:Fallback>
        </mc:AlternateContent>
      </w:r>
      <w:r>
        <w:rPr>
          <w:noProof/>
        </w:rPr>
        <mc:AlternateContent>
          <mc:Choice Requires="wps">
            <w:drawing>
              <wp:anchor distT="0" distB="0" distL="114300" distR="114300" simplePos="0" relativeHeight="251701248" behindDoc="0" locked="0" layoutInCell="1" allowOverlap="1" wp14:anchorId="401B8DDD" wp14:editId="7C1E1EC3">
                <wp:simplePos x="0" y="0"/>
                <wp:positionH relativeFrom="column">
                  <wp:posOffset>5111750</wp:posOffset>
                </wp:positionH>
                <wp:positionV relativeFrom="paragraph">
                  <wp:posOffset>3015838</wp:posOffset>
                </wp:positionV>
                <wp:extent cx="872837" cy="403761"/>
                <wp:effectExtent l="0" t="0" r="0" b="0"/>
                <wp:wrapNone/>
                <wp:docPr id="1481977894" name="Text Box 36"/>
                <wp:cNvGraphicFramePr/>
                <a:graphic xmlns:a="http://schemas.openxmlformats.org/drawingml/2006/main">
                  <a:graphicData uri="http://schemas.microsoft.com/office/word/2010/wordprocessingShape">
                    <wps:wsp>
                      <wps:cNvSpPr txBox="1"/>
                      <wps:spPr>
                        <a:xfrm>
                          <a:off x="0" y="0"/>
                          <a:ext cx="872837" cy="403761"/>
                        </a:xfrm>
                        <a:prstGeom prst="rect">
                          <a:avLst/>
                        </a:prstGeom>
                        <a:noFill/>
                        <a:ln w="6350">
                          <a:noFill/>
                        </a:ln>
                      </wps:spPr>
                      <wps:txbx>
                        <w:txbxContent>
                          <w:p w14:paraId="68AA40F1"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1B8DDD" id="_x0000_s1039" type="#_x0000_t202" style="position:absolute;margin-left:402.5pt;margin-top:237.45pt;width:68.75pt;height:31.8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" filled="f" stroked="f" strokeweight=".5pt">
                <v:textbox>
                  <w:txbxContent>
                    <w:p w14:paraId="68AA40F1"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v:textbox>
              </v:shape>
            </w:pict>
          </mc:Fallback>
        </mc:AlternateContent>
      </w:r>
      <w:r>
        <w:rPr>
          <w:noProof/>
        </w:rPr>
        <mc:AlternateContent>
          <mc:Choice Requires="wps">
            <w:drawing>
              <wp:anchor distT="0" distB="0" distL="114300" distR="114300" simplePos="0" relativeHeight="251694080" behindDoc="0" locked="0" layoutInCell="1" allowOverlap="1" wp14:anchorId="2A8F29FC" wp14:editId="514A67DC">
                <wp:simplePos x="0" y="0"/>
                <wp:positionH relativeFrom="column">
                  <wp:posOffset>1755872</wp:posOffset>
                </wp:positionH>
                <wp:positionV relativeFrom="paragraph">
                  <wp:posOffset>3023056</wp:posOffset>
                </wp:positionV>
                <wp:extent cx="0" cy="723900"/>
                <wp:effectExtent l="19050" t="0" r="19050" b="19050"/>
                <wp:wrapNone/>
                <wp:docPr id="1842823126"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8F0AE15" id="Straight Connector 15"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138.25pt,238.05pt" to="138.25pt,29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" strokecolor="white [3212]" strokeweight="2.25pt">
                <v:stroke joinstyle="miter"/>
              </v:line>
            </w:pict>
          </mc:Fallback>
        </mc:AlternateContent>
      </w:r>
      <w:r>
        <w:rPr>
          <w:noProof/>
        </w:rPr>
        <mc:AlternateContent>
          <mc:Choice Requires="wps">
            <w:drawing>
              <wp:anchor distT="0" distB="0" distL="114300" distR="114300" simplePos="0" relativeHeight="251692032" behindDoc="0" locked="0" layoutInCell="1" allowOverlap="1" wp14:anchorId="2E7F4F6B" wp14:editId="6516964F">
                <wp:simplePos x="0" y="0"/>
                <wp:positionH relativeFrom="column">
                  <wp:posOffset>5013325</wp:posOffset>
                </wp:positionH>
                <wp:positionV relativeFrom="paragraph">
                  <wp:posOffset>11336347</wp:posOffset>
                </wp:positionV>
                <wp:extent cx="0" cy="723900"/>
                <wp:effectExtent l="19050" t="0" r="19050" b="19050"/>
                <wp:wrapNone/>
                <wp:docPr id="1403583708"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6124FE" id="Straight Connector 15"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394.75pt,892.65pt" to="394.75pt,94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93056" behindDoc="0" locked="0" layoutInCell="1" allowOverlap="1" wp14:anchorId="2E9137C1" wp14:editId="1414C5E7">
                <wp:simplePos x="0" y="0"/>
                <wp:positionH relativeFrom="column">
                  <wp:posOffset>3957320</wp:posOffset>
                </wp:positionH>
                <wp:positionV relativeFrom="paragraph">
                  <wp:posOffset>11327457</wp:posOffset>
                </wp:positionV>
                <wp:extent cx="0" cy="723900"/>
                <wp:effectExtent l="19050" t="0" r="19050" b="19050"/>
                <wp:wrapNone/>
                <wp:docPr id="2052561604"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40987A6" id="Straight Connector 15"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311.6pt,891.95pt" to="311.6pt,94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89984" behindDoc="0" locked="0" layoutInCell="1" allowOverlap="1" wp14:anchorId="7BF8D9C6" wp14:editId="14C77D3D">
                <wp:simplePos x="0" y="0"/>
                <wp:positionH relativeFrom="column">
                  <wp:posOffset>6080125</wp:posOffset>
                </wp:positionH>
                <wp:positionV relativeFrom="paragraph">
                  <wp:posOffset>9084945</wp:posOffset>
                </wp:positionV>
                <wp:extent cx="0" cy="723900"/>
                <wp:effectExtent l="19050" t="0" r="19050" b="19050"/>
                <wp:wrapNone/>
                <wp:docPr id="798132839"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8739C0E" id="Straight Connector 15"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478.75pt,715.35pt" to="478.75pt,77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91008" behindDoc="0" locked="0" layoutInCell="1" allowOverlap="1" wp14:anchorId="441C4DD3" wp14:editId="0CE26821">
                <wp:simplePos x="0" y="0"/>
                <wp:positionH relativeFrom="column">
                  <wp:posOffset>5024120</wp:posOffset>
                </wp:positionH>
                <wp:positionV relativeFrom="paragraph">
                  <wp:posOffset>9076055</wp:posOffset>
                </wp:positionV>
                <wp:extent cx="0" cy="723900"/>
                <wp:effectExtent l="19050" t="0" r="19050" b="19050"/>
                <wp:wrapNone/>
                <wp:docPr id="1016335420"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2EB211" id="Straight Connector 15"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395.6pt,714.65pt" to="395.6pt,77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87936" behindDoc="0" locked="0" layoutInCell="1" allowOverlap="1" wp14:anchorId="64C1709C" wp14:editId="6C09FA78">
                <wp:simplePos x="0" y="0"/>
                <wp:positionH relativeFrom="column">
                  <wp:posOffset>5927725</wp:posOffset>
                </wp:positionH>
                <wp:positionV relativeFrom="paragraph">
                  <wp:posOffset>8932545</wp:posOffset>
                </wp:positionV>
                <wp:extent cx="0" cy="723900"/>
                <wp:effectExtent l="19050" t="0" r="19050" b="19050"/>
                <wp:wrapNone/>
                <wp:docPr id="983745088"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A42285" id="Straight Connector 15"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466.75pt,703.35pt" to="466.75pt,76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88960" behindDoc="0" locked="0" layoutInCell="1" allowOverlap="1" wp14:anchorId="55DAB9B7" wp14:editId="43137F84">
                <wp:simplePos x="0" y="0"/>
                <wp:positionH relativeFrom="column">
                  <wp:posOffset>4871720</wp:posOffset>
                </wp:positionH>
                <wp:positionV relativeFrom="paragraph">
                  <wp:posOffset>8923655</wp:posOffset>
                </wp:positionV>
                <wp:extent cx="0" cy="723900"/>
                <wp:effectExtent l="19050" t="0" r="19050" b="19050"/>
                <wp:wrapNone/>
                <wp:docPr id="107349189"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7304B19" id="Straight Connector 15"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383.6pt,702.65pt" to="383.6pt,75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83840" behindDoc="0" locked="0" layoutInCell="1" allowOverlap="1" wp14:anchorId="5E0FC338" wp14:editId="1DC11423">
                <wp:simplePos x="0" y="0"/>
                <wp:positionH relativeFrom="column">
                  <wp:posOffset>5013325</wp:posOffset>
                </wp:positionH>
                <wp:positionV relativeFrom="paragraph">
                  <wp:posOffset>3022918</wp:posOffset>
                </wp:positionV>
                <wp:extent cx="0" cy="723900"/>
                <wp:effectExtent l="19050" t="0" r="19050" b="19050"/>
                <wp:wrapNone/>
                <wp:docPr id="1509348361"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6FEA444" id="Straight Connector 15"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394.75pt,238.05pt" to="394.75pt,29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" strokecolor="white [3212]" strokeweight="2.25pt">
                <v:stroke joinstyle="miter"/>
              </v:line>
            </w:pict>
          </mc:Fallback>
        </mc:AlternateContent>
      </w:r>
      <w:r>
        <w:rPr>
          <w:noProof/>
        </w:rPr>
        <mc:AlternateContent>
          <mc:Choice Requires="wps">
            <w:drawing>
              <wp:anchor distT="0" distB="0" distL="114300" distR="114300" simplePos="0" relativeHeight="251686912" behindDoc="0" locked="0" layoutInCell="1" allowOverlap="1" wp14:anchorId="132E3F8F" wp14:editId="7049174E">
                <wp:simplePos x="0" y="0"/>
                <wp:positionH relativeFrom="column">
                  <wp:posOffset>3957320</wp:posOffset>
                </wp:positionH>
                <wp:positionV relativeFrom="paragraph">
                  <wp:posOffset>3014028</wp:posOffset>
                </wp:positionV>
                <wp:extent cx="0" cy="723900"/>
                <wp:effectExtent l="19050" t="0" r="19050" b="19050"/>
                <wp:wrapNone/>
                <wp:docPr id="1886930167"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3D4812D" id="Straight Connector 15"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311.6pt,237.35pt" to="311.6pt,29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" strokecolor="white [3212]" strokeweight="2.25pt">
                <v:stroke joinstyle="miter"/>
              </v:line>
            </w:pict>
          </mc:Fallback>
        </mc:AlternateContent>
      </w:r>
      <w:r>
        <w:rPr>
          <w:noProof/>
        </w:rPr>
        <mc:AlternateContent>
          <mc:Choice Requires="wps">
            <w:drawing>
              <wp:anchor distT="0" distB="0" distL="114300" distR="114300" simplePos="0" relativeHeight="251685888" behindDoc="0" locked="0" layoutInCell="1" allowOverlap="1" wp14:anchorId="3F0FFAAE" wp14:editId="6310BC0D">
                <wp:simplePos x="0" y="0"/>
                <wp:positionH relativeFrom="margin">
                  <wp:align>center</wp:align>
                </wp:positionH>
                <wp:positionV relativeFrom="paragraph">
                  <wp:posOffset>3018790</wp:posOffset>
                </wp:positionV>
                <wp:extent cx="0" cy="723900"/>
                <wp:effectExtent l="19050" t="0" r="19050" b="19050"/>
                <wp:wrapNone/>
                <wp:docPr id="1498461612"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9C19A10" id="Straight Connector 15" o:spid="_x0000_s1026" style="position:absolute;z-index:251685888;visibility:visible;mso-wrap-style:square;mso-wrap-distance-left:9pt;mso-wrap-distance-top:0;mso-wrap-distance-right:9pt;mso-wrap-distance-bottom:0;mso-position-horizontal:center;mso-position-horizontal-relative:margin;mso-position-vertical:absolute;mso-position-vertical-relative:text" from="0,237.7pt" to="0,29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82816" behindDoc="0" locked="0" layoutInCell="1" allowOverlap="1" wp14:anchorId="140B2C92" wp14:editId="0BB99B75">
                <wp:simplePos x="0" y="0"/>
                <wp:positionH relativeFrom="column">
                  <wp:posOffset>6074229</wp:posOffset>
                </wp:positionH>
                <wp:positionV relativeFrom="paragraph">
                  <wp:posOffset>3026591</wp:posOffset>
                </wp:positionV>
                <wp:extent cx="0" cy="723900"/>
                <wp:effectExtent l="19050" t="0" r="19050" b="19050"/>
                <wp:wrapNone/>
                <wp:docPr id="90929772"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CC0E20" id="Straight Connector 15"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478.3pt,238.3pt" to="478.3pt,29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" strokecolor="white [3212]" strokeweight="2.25pt">
                <v:stroke joinstyle="miter"/>
              </v:line>
            </w:pict>
          </mc:Fallback>
        </mc:AlternateContent>
      </w:r>
      <w:r>
        <w:rPr>
          <w:noProof/>
        </w:rPr>
        <mc:AlternateContent>
          <mc:Choice Requires="wps">
            <w:drawing>
              <wp:anchor distT="0" distB="0" distL="114300" distR="114300" simplePos="0" relativeHeight="251680768" behindDoc="0" locked="0" layoutInCell="1" allowOverlap="1" wp14:anchorId="6A8D96BE" wp14:editId="54DCDC8D">
                <wp:simplePos x="0" y="0"/>
                <wp:positionH relativeFrom="margin">
                  <wp:posOffset>-382270</wp:posOffset>
                </wp:positionH>
                <wp:positionV relativeFrom="paragraph">
                  <wp:posOffset>3753708</wp:posOffset>
                </wp:positionV>
                <wp:extent cx="6471920" cy="0"/>
                <wp:effectExtent l="0" t="19050" r="24130" b="19050"/>
                <wp:wrapNone/>
                <wp:docPr id="1129407910" name="Straight Connector 13"/>
                <wp:cNvGraphicFramePr/>
                <a:graphic xmlns:a="http://schemas.openxmlformats.org/drawingml/2006/main">
                  <a:graphicData uri="http://schemas.microsoft.com/office/word/2010/wordprocessingShape">
                    <wps:wsp>
                      <wps:cNvCnPr/>
                      <wps:spPr>
                        <a:xfrm>
                          <a:off x="0" y="0"/>
                          <a:ext cx="6471920"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B10866F" id="Straight Connector 13" o:spid="_x0000_s1026" style="position:absolute;z-index:251680768;visibility:visible;mso-wrap-style:square;mso-wrap-distance-left:9pt;mso-wrap-distance-top:0;mso-wrap-distance-right:9pt;mso-wrap-distance-bottom:0;mso-position-horizontal:absolute;mso-position-horizontal-relative:margin;mso-position-vertical:absolute;mso-position-vertical-relative:text" from="-30.1pt,295.55pt" to="479.5pt,29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81792" behindDoc="0" locked="0" layoutInCell="1" allowOverlap="1" wp14:anchorId="3805EBC8" wp14:editId="56333A56">
                <wp:simplePos x="0" y="0"/>
                <wp:positionH relativeFrom="margin">
                  <wp:posOffset>-382270</wp:posOffset>
                </wp:positionH>
                <wp:positionV relativeFrom="paragraph">
                  <wp:posOffset>3391758</wp:posOffset>
                </wp:positionV>
                <wp:extent cx="6472052" cy="0"/>
                <wp:effectExtent l="0" t="19050" r="24130" b="19050"/>
                <wp:wrapNone/>
                <wp:docPr id="1020358236" name="Straight Connector 13"/>
                <wp:cNvGraphicFramePr/>
                <a:graphic xmlns:a="http://schemas.openxmlformats.org/drawingml/2006/main">
                  <a:graphicData uri="http://schemas.microsoft.com/office/word/2010/wordprocessingShape">
                    <wps:wsp>
                      <wps:cNvCnPr/>
                      <wps:spPr>
                        <a:xfrm>
                          <a:off x="0" y="0"/>
                          <a:ext cx="6472052"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12E12EB" id="Straight Connector 13" o:spid="_x0000_s1026" style="position:absolute;z-index:251681792;visibility:visible;mso-wrap-style:square;mso-wrap-distance-left:9pt;mso-wrap-distance-top:0;mso-wrap-distance-right:9pt;mso-wrap-distance-bottom:0;mso-position-horizontal:absolute;mso-position-horizontal-relative:margin;mso-position-vertical:absolute;mso-position-vertical-relative:text" from="-30.1pt,267.05pt" to="479.5pt,26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79744" behindDoc="0" locked="0" layoutInCell="1" allowOverlap="1" wp14:anchorId="0651D78D" wp14:editId="0CC6FBB1">
                <wp:simplePos x="0" y="0"/>
                <wp:positionH relativeFrom="margin">
                  <wp:align>center</wp:align>
                </wp:positionH>
                <wp:positionV relativeFrom="paragraph">
                  <wp:posOffset>3019169</wp:posOffset>
                </wp:positionV>
                <wp:extent cx="6472052" cy="0"/>
                <wp:effectExtent l="0" t="19050" r="24130" b="19050"/>
                <wp:wrapNone/>
                <wp:docPr id="254401869" name="Straight Connector 13"/>
                <wp:cNvGraphicFramePr/>
                <a:graphic xmlns:a="http://schemas.openxmlformats.org/drawingml/2006/main">
                  <a:graphicData uri="http://schemas.microsoft.com/office/word/2010/wordprocessingShape">
                    <wps:wsp>
                      <wps:cNvCnPr/>
                      <wps:spPr>
                        <a:xfrm>
                          <a:off x="0" y="0"/>
                          <a:ext cx="6472052"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6C9777D" id="Straight Connector 13" o:spid="_x0000_s1026" style="position:absolute;z-index:251679744;visibility:visible;mso-wrap-style:square;mso-wrap-distance-left:9pt;mso-wrap-distance-top:0;mso-wrap-distance-right:9pt;mso-wrap-distance-bottom:0;mso-position-horizontal:center;mso-position-horizontal-relative:margin;mso-position-vertical:absolute;mso-position-vertical-relative:text" from="0,237.75pt" to="509.6pt,2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77696" behindDoc="0" locked="0" layoutInCell="1" allowOverlap="1" wp14:anchorId="058EE28B" wp14:editId="18864FEF">
                <wp:simplePos x="0" y="0"/>
                <wp:positionH relativeFrom="page">
                  <wp:posOffset>-6350</wp:posOffset>
                </wp:positionH>
                <wp:positionV relativeFrom="paragraph">
                  <wp:posOffset>2325370</wp:posOffset>
                </wp:positionV>
                <wp:extent cx="7567295" cy="94615"/>
                <wp:effectExtent l="0" t="0" r="0" b="635"/>
                <wp:wrapNone/>
                <wp:docPr id="1322986210" name="Rectangle 1"/>
                <wp:cNvGraphicFramePr/>
                <a:graphic xmlns:a="http://schemas.openxmlformats.org/drawingml/2006/main">
                  <a:graphicData uri="http://schemas.microsoft.com/office/word/2010/wordprocessingShape">
                    <wps:wsp>
                      <wps:cNvSpPr/>
                      <wps:spPr>
                        <a:xfrm>
                          <a:off x="0" y="0"/>
                          <a:ext cx="7567295" cy="94615"/>
                        </a:xfrm>
                        <a:prstGeom prst="rect">
                          <a:avLst/>
                        </a:prstGeom>
                        <a:gradFill flip="none" rotWithShape="1">
                          <a:gsLst>
                            <a:gs pos="0">
                              <a:srgbClr val="E9425C"/>
                            </a:gs>
                            <a:gs pos="100000">
                              <a:srgbClr val="73CAEB"/>
                            </a:gs>
                            <a:gs pos="66000">
                              <a:srgbClr val="75B94E"/>
                            </a:gs>
                            <a:gs pos="38000">
                              <a:srgbClr val="FFCF47"/>
                            </a:gs>
                          </a:gsLst>
                          <a:lin ang="0" scaled="1"/>
                          <a:tileRect/>
                        </a:gra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542326" id="Rectangle 1" o:spid="_x0000_s1026" style="position:absolute;margin-left:-.5pt;margin-top:183.1pt;width:595.85pt;height:7.4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" fillcolor="#e9425c" stroked="f" strokeweight="1.5pt">
                <v:fill color2="#73caeb" rotate="t" angle="90" colors="0 #e9425c;24904f #ffcf47;43254f #75b94e;1 #73caeb" focus="100%" type="gradient"/>
                <w10:wrap anchorx="page"/>
              </v:rect>
            </w:pict>
          </mc:Fallback>
        </mc:AlternateContent>
      </w:r>
      <w:r>
        <w:rPr>
          <w:rFonts w:ascii="Roboto Light" w:hAnsi="Roboto Light"/>
          <w:noProof/>
          <w:sz w:val="52"/>
          <w:szCs w:val="52"/>
        </w:rPr>
        <w:drawing>
          <wp:anchor distT="0" distB="0" distL="114300" distR="114300" simplePos="0" relativeHeight="251661312" behindDoc="0" locked="0" layoutInCell="1" allowOverlap="1" wp14:anchorId="682322BF" wp14:editId="26F8F971">
            <wp:simplePos x="0" y="0"/>
            <wp:positionH relativeFrom="column">
              <wp:posOffset>2880995</wp:posOffset>
            </wp:positionH>
            <wp:positionV relativeFrom="paragraph">
              <wp:posOffset>18044</wp:posOffset>
            </wp:positionV>
            <wp:extent cx="1962785" cy="466725"/>
            <wp:effectExtent l="0" t="0" r="0" b="9525"/>
            <wp:wrapNone/>
            <wp:docPr id="11134224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62785" cy="4667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4DC710" w14:textId="1A028EE5" w:rsidR="006F0FDD" w:rsidRDefault="006F0FDD" w:rsidP="0059412A">
      <w:pPr>
        <w:rPr>
          <w:b/>
          <w:bCs/>
          <w:sz w:val="28"/>
          <w:szCs w:val="28"/>
          <w:u w:val="single"/>
        </w:rPr>
      </w:pPr>
    </w:p>
    <w:p w14:paraId="05ECC98C" w14:textId="286D2901" w:rsidR="006F0FDD" w:rsidRDefault="009B54AD">
      <w:pPr>
        <w:rPr>
          <w:b/>
          <w:bCs/>
          <w:sz w:val="28"/>
          <w:szCs w:val="28"/>
          <w:u w:val="single"/>
        </w:rPr>
      </w:pPr>
      <w:r>
        <w:rPr>
          <w:noProof/>
        </w:rPr>
        <mc:AlternateContent>
          <mc:Choice Requires="wps">
            <w:drawing>
              <wp:anchor distT="0" distB="0" distL="114300" distR="114300" simplePos="0" relativeHeight="251696128" behindDoc="0" locked="0" layoutInCell="1" allowOverlap="1" wp14:anchorId="3EE2F0D6" wp14:editId="51D13C32">
                <wp:simplePos x="0" y="0"/>
                <wp:positionH relativeFrom="column">
                  <wp:posOffset>-342900</wp:posOffset>
                </wp:positionH>
                <wp:positionV relativeFrom="paragraph">
                  <wp:posOffset>2419985</wp:posOffset>
                </wp:positionV>
                <wp:extent cx="1028700" cy="273050"/>
                <wp:effectExtent l="0" t="0" r="0" b="0"/>
                <wp:wrapNone/>
                <wp:docPr id="241929874" name="Text Box 36"/>
                <wp:cNvGraphicFramePr/>
                <a:graphic xmlns:a="http://schemas.openxmlformats.org/drawingml/2006/main">
                  <a:graphicData uri="http://schemas.microsoft.com/office/word/2010/wordprocessingShape">
                    <wps:wsp>
                      <wps:cNvSpPr txBox="1"/>
                      <wps:spPr>
                        <a:xfrm>
                          <a:off x="0" y="0"/>
                          <a:ext cx="1028700" cy="273050"/>
                        </a:xfrm>
                        <a:prstGeom prst="rect">
                          <a:avLst/>
                        </a:prstGeom>
                        <a:noFill/>
                        <a:ln w="6350">
                          <a:noFill/>
                        </a:ln>
                      </wps:spPr>
                      <wps:txbx>
                        <w:txbxContent>
                          <w:p w14:paraId="5548BF88" w14:textId="4BC23CED" w:rsidR="006F0FDD" w:rsidRPr="008E1DD3" w:rsidRDefault="00B1790B" w:rsidP="006F0FDD">
                            <w:pPr>
                              <w:jc w:val="center"/>
                              <w:rPr>
                                <w:color w:val="FFFFFF" w:themeColor="background1"/>
                                <w:sz w:val="16"/>
                                <w:szCs w:val="16"/>
                                <w:lang w:val="en-US"/>
                              </w:rPr>
                            </w:pPr>
                            <w:r>
                              <w:rPr>
                                <w:color w:val="FFFFFF" w:themeColor="background1"/>
                                <w:sz w:val="16"/>
                                <w:szCs w:val="16"/>
                                <w:lang w:val="en-US"/>
                              </w:rPr>
                              <w:t>DOC</w:t>
                            </w:r>
                            <w:r w:rsidR="009B54AD">
                              <w:rPr>
                                <w:color w:val="FFFFFF" w:themeColor="background1"/>
                                <w:sz w:val="16"/>
                                <w:szCs w:val="16"/>
                                <w:lang w:val="en-US"/>
                              </w:rPr>
                              <w:t>UMENT</w:t>
                            </w:r>
                            <w:r>
                              <w:rPr>
                                <w:color w:val="FFFFFF" w:themeColor="background1"/>
                                <w:sz w:val="16"/>
                                <w:szCs w:val="16"/>
                                <w:lang w:val="en-US"/>
                              </w:rPr>
                              <w:t xml:space="preserve"> REF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E2F0D6" id="_x0000_s1040" type="#_x0000_t202" style="position:absolute;margin-left:-27pt;margin-top:190.55pt;width:81pt;height:21.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" filled="f" stroked="f" strokeweight=".5pt">
                <v:textbox>
                  <w:txbxContent>
                    <w:p w14:paraId="5548BF88" w14:textId="4BC23CED" w:rsidR="006F0FDD" w:rsidRPr="008E1DD3" w:rsidRDefault="00B1790B" w:rsidP="006F0FDD">
                      <w:pPr>
                        <w:jc w:val="center"/>
                        <w:rPr>
                          <w:color w:val="FFFFFF" w:themeColor="background1"/>
                          <w:sz w:val="16"/>
                          <w:szCs w:val="16"/>
                          <w:lang w:val="en-US"/>
                        </w:rPr>
                      </w:pPr>
                      <w:r>
                        <w:rPr>
                          <w:color w:val="FFFFFF" w:themeColor="background1"/>
                          <w:sz w:val="16"/>
                          <w:szCs w:val="16"/>
                          <w:lang w:val="en-US"/>
                        </w:rPr>
                        <w:t>DOC</w:t>
                      </w:r>
                      <w:r w:rsidR="009B54AD">
                        <w:rPr>
                          <w:color w:val="FFFFFF" w:themeColor="background1"/>
                          <w:sz w:val="16"/>
                          <w:szCs w:val="16"/>
                          <w:lang w:val="en-US"/>
                        </w:rPr>
                        <w:t>UMENT</w:t>
                      </w:r>
                      <w:r>
                        <w:rPr>
                          <w:color w:val="FFFFFF" w:themeColor="background1"/>
                          <w:sz w:val="16"/>
                          <w:szCs w:val="16"/>
                          <w:lang w:val="en-US"/>
                        </w:rPr>
                        <w:t xml:space="preserve"> REF</w:t>
                      </w:r>
                    </w:p>
                  </w:txbxContent>
                </v:textbox>
              </v:shape>
            </w:pict>
          </mc:Fallback>
        </mc:AlternateContent>
      </w:r>
      <w:r w:rsidR="00B1790B">
        <w:rPr>
          <w:noProof/>
        </w:rPr>
        <mc:AlternateContent>
          <mc:Choice Requires="wps">
            <w:drawing>
              <wp:anchor distT="0" distB="0" distL="114300" distR="114300" simplePos="0" relativeHeight="251708416" behindDoc="0" locked="0" layoutInCell="1" allowOverlap="1" wp14:anchorId="3531C216" wp14:editId="43105B50">
                <wp:simplePos x="0" y="0"/>
                <wp:positionH relativeFrom="column">
                  <wp:posOffset>-342900</wp:posOffset>
                </wp:positionH>
                <wp:positionV relativeFrom="paragraph">
                  <wp:posOffset>2781935</wp:posOffset>
                </wp:positionV>
                <wp:extent cx="1028700" cy="273050"/>
                <wp:effectExtent l="0" t="0" r="0" b="0"/>
                <wp:wrapNone/>
                <wp:docPr id="234420367" name="Text Box 36"/>
                <wp:cNvGraphicFramePr/>
                <a:graphic xmlns:a="http://schemas.openxmlformats.org/drawingml/2006/main">
                  <a:graphicData uri="http://schemas.microsoft.com/office/word/2010/wordprocessingShape">
                    <wps:wsp>
                      <wps:cNvSpPr txBox="1"/>
                      <wps:spPr>
                        <a:xfrm>
                          <a:off x="0" y="0"/>
                          <a:ext cx="1028700" cy="273050"/>
                        </a:xfrm>
                        <a:prstGeom prst="rect">
                          <a:avLst/>
                        </a:prstGeom>
                        <a:noFill/>
                        <a:ln w="6350">
                          <a:noFill/>
                        </a:ln>
                      </wps:spPr>
                      <wps:txbx>
                        <w:txbxContent>
                          <w:p w14:paraId="4CC91B0D" w14:textId="5808228C" w:rsidR="006F0FDD" w:rsidRPr="008E1DD3" w:rsidRDefault="00B1790B" w:rsidP="00B1790B">
                            <w:pPr>
                              <w:rPr>
                                <w:color w:val="FFFFFF" w:themeColor="background1"/>
                                <w:sz w:val="16"/>
                                <w:szCs w:val="16"/>
                                <w:lang w:val="en-US"/>
                              </w:rPr>
                            </w:pPr>
                            <w:r>
                              <w:rPr>
                                <w:color w:val="FFFFFF" w:themeColor="background1"/>
                                <w:sz w:val="16"/>
                                <w:szCs w:val="16"/>
                                <w:lang w:val="en-US"/>
                              </w:rPr>
                              <w:t>IP-01-09-01-06-V1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31C216" id="_x0000_s1041" type="#_x0000_t202" style="position:absolute;margin-left:-27pt;margin-top:219.05pt;width:81pt;height:21.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" filled="f" stroked="f" strokeweight=".5pt">
                <v:textbox>
                  <w:txbxContent>
                    <w:p w14:paraId="4CC91B0D" w14:textId="5808228C" w:rsidR="006F0FDD" w:rsidRPr="008E1DD3" w:rsidRDefault="00B1790B" w:rsidP="00B1790B">
                      <w:pPr>
                        <w:rPr>
                          <w:color w:val="FFFFFF" w:themeColor="background1"/>
                          <w:sz w:val="16"/>
                          <w:szCs w:val="16"/>
                          <w:lang w:val="en-US"/>
                        </w:rPr>
                      </w:pPr>
                      <w:r>
                        <w:rPr>
                          <w:color w:val="FFFFFF" w:themeColor="background1"/>
                          <w:sz w:val="16"/>
                          <w:szCs w:val="16"/>
                          <w:lang w:val="en-US"/>
                        </w:rPr>
                        <w:t>IP-01-09-01-06-V1</w:t>
                      </w:r>
                    </w:p>
                  </w:txbxContent>
                </v:textbox>
              </v:shape>
            </w:pict>
          </mc:Fallback>
        </mc:AlternateContent>
      </w:r>
      <w:r w:rsidR="009A6282">
        <w:rPr>
          <w:noProof/>
        </w:rPr>
        <mc:AlternateContent>
          <mc:Choice Requires="wps">
            <w:drawing>
              <wp:anchor distT="0" distB="0" distL="114300" distR="114300" simplePos="0" relativeHeight="251718656" behindDoc="0" locked="0" layoutInCell="1" allowOverlap="1" wp14:anchorId="7D1EE379" wp14:editId="7E33C6B8">
                <wp:simplePos x="0" y="0"/>
                <wp:positionH relativeFrom="column">
                  <wp:posOffset>2971800</wp:posOffset>
                </wp:positionH>
                <wp:positionV relativeFrom="paragraph">
                  <wp:posOffset>2734310</wp:posOffset>
                </wp:positionV>
                <wp:extent cx="981075" cy="316230"/>
                <wp:effectExtent l="0" t="0" r="0" b="7620"/>
                <wp:wrapNone/>
                <wp:docPr id="310731251" name="Text Box 36"/>
                <wp:cNvGraphicFramePr/>
                <a:graphic xmlns:a="http://schemas.openxmlformats.org/drawingml/2006/main">
                  <a:graphicData uri="http://schemas.microsoft.com/office/word/2010/wordprocessingShape">
                    <wps:wsp>
                      <wps:cNvSpPr txBox="1"/>
                      <wps:spPr>
                        <a:xfrm>
                          <a:off x="0" y="0"/>
                          <a:ext cx="981075" cy="316230"/>
                        </a:xfrm>
                        <a:prstGeom prst="rect">
                          <a:avLst/>
                        </a:prstGeom>
                        <a:noFill/>
                        <a:ln w="6350">
                          <a:noFill/>
                        </a:ln>
                      </wps:spPr>
                      <wps:txbx>
                        <w:txbxContent>
                          <w:p w14:paraId="6EFF6573" w14:textId="0AA4429C" w:rsidR="009A6282" w:rsidRPr="008E1DD3" w:rsidRDefault="009A6282" w:rsidP="009A6282">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1EE379" id="_x0000_s1042" type="#_x0000_t202" style="position:absolute;margin-left:234pt;margin-top:215.3pt;width:77.25pt;height:24.9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" filled="f" stroked="f" strokeweight=".5pt">
                <v:textbox>
                  <w:txbxContent>
                    <w:p w14:paraId="6EFF6573" w14:textId="0AA4429C" w:rsidR="009A6282" w:rsidRPr="008E1DD3" w:rsidRDefault="009A6282" w:rsidP="009A6282">
                      <w:pPr>
                        <w:spacing w:line="240" w:lineRule="auto"/>
                        <w:jc w:val="center"/>
                        <w:rPr>
                          <w:color w:val="FFFFFF" w:themeColor="background1"/>
                          <w:sz w:val="16"/>
                          <w:szCs w:val="16"/>
                          <w:lang w:val="en-US"/>
                        </w:rPr>
                      </w:pPr>
                    </w:p>
                  </w:txbxContent>
                </v:textbox>
              </v:shape>
            </w:pict>
          </mc:Fallback>
        </mc:AlternateContent>
      </w:r>
      <w:r w:rsidR="009A6282">
        <w:rPr>
          <w:noProof/>
        </w:rPr>
        <mc:AlternateContent>
          <mc:Choice Requires="wps">
            <w:drawing>
              <wp:anchor distT="0" distB="0" distL="114300" distR="114300" simplePos="0" relativeHeight="251720704" behindDoc="0" locked="0" layoutInCell="1" allowOverlap="1" wp14:anchorId="3E121237" wp14:editId="528667BF">
                <wp:simplePos x="0" y="0"/>
                <wp:positionH relativeFrom="column">
                  <wp:posOffset>4048125</wp:posOffset>
                </wp:positionH>
                <wp:positionV relativeFrom="paragraph">
                  <wp:posOffset>2778760</wp:posOffset>
                </wp:positionV>
                <wp:extent cx="872490" cy="237506"/>
                <wp:effectExtent l="0" t="0" r="0" b="0"/>
                <wp:wrapNone/>
                <wp:docPr id="569755638"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54392358" w14:textId="527A98C1" w:rsidR="009A6282" w:rsidRPr="008E1DD3" w:rsidRDefault="009A6282" w:rsidP="009A6282">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121237" id="_x0000_s1043" type="#_x0000_t202" style="position:absolute;margin-left:318.75pt;margin-top:218.8pt;width:68.7pt;height:18.7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" filled="f" stroked="f" strokeweight=".5pt">
                <v:textbox>
                  <w:txbxContent>
                    <w:p w14:paraId="54392358" w14:textId="527A98C1" w:rsidR="009A6282" w:rsidRPr="008E1DD3" w:rsidRDefault="009A6282" w:rsidP="009A6282">
                      <w:pPr>
                        <w:spacing w:line="240" w:lineRule="auto"/>
                        <w:jc w:val="center"/>
                        <w:rPr>
                          <w:color w:val="FFFFFF" w:themeColor="background1"/>
                          <w:sz w:val="16"/>
                          <w:szCs w:val="16"/>
                          <w:lang w:val="en-US"/>
                        </w:rPr>
                      </w:pPr>
                    </w:p>
                  </w:txbxContent>
                </v:textbox>
              </v:shape>
            </w:pict>
          </mc:Fallback>
        </mc:AlternateContent>
      </w:r>
      <w:r w:rsidR="009A6282">
        <w:rPr>
          <w:noProof/>
        </w:rPr>
        <mc:AlternateContent>
          <mc:Choice Requires="wps">
            <w:drawing>
              <wp:anchor distT="0" distB="0" distL="114300" distR="114300" simplePos="0" relativeHeight="251716608" behindDoc="0" locked="0" layoutInCell="1" allowOverlap="1" wp14:anchorId="16EE4B51" wp14:editId="0B08B11C">
                <wp:simplePos x="0" y="0"/>
                <wp:positionH relativeFrom="column">
                  <wp:posOffset>1866900</wp:posOffset>
                </wp:positionH>
                <wp:positionV relativeFrom="paragraph">
                  <wp:posOffset>2789555</wp:posOffset>
                </wp:positionV>
                <wp:extent cx="872490" cy="237506"/>
                <wp:effectExtent l="0" t="0" r="0" b="0"/>
                <wp:wrapNone/>
                <wp:docPr id="1866026468"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0DC484AD" w14:textId="51BCE76D" w:rsidR="009A6282" w:rsidRPr="008E1DD3" w:rsidRDefault="009A6282" w:rsidP="009A6282">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EE4B51" id="_x0000_s1044" type="#_x0000_t202" style="position:absolute;margin-left:147pt;margin-top:219.65pt;width:68.7pt;height:18.7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" filled="f" stroked="f" strokeweight=".5pt">
                <v:textbox>
                  <w:txbxContent>
                    <w:p w14:paraId="0DC484AD" w14:textId="51BCE76D" w:rsidR="009A6282" w:rsidRPr="008E1DD3" w:rsidRDefault="009A6282" w:rsidP="009A6282">
                      <w:pPr>
                        <w:spacing w:line="240" w:lineRule="auto"/>
                        <w:jc w:val="center"/>
                        <w:rPr>
                          <w:color w:val="FFFFFF" w:themeColor="background1"/>
                          <w:sz w:val="16"/>
                          <w:szCs w:val="16"/>
                          <w:lang w:val="en-US"/>
                        </w:rPr>
                      </w:pPr>
                    </w:p>
                  </w:txbxContent>
                </v:textbox>
              </v:shape>
            </w:pict>
          </mc:Fallback>
        </mc:AlternateContent>
      </w:r>
      <w:r w:rsidR="00D75833">
        <w:rPr>
          <w:noProof/>
        </w:rPr>
        <mc:AlternateContent>
          <mc:Choice Requires="wps">
            <w:drawing>
              <wp:anchor distT="0" distB="0" distL="114300" distR="114300" simplePos="0" relativeHeight="251678720" behindDoc="0" locked="0" layoutInCell="1" allowOverlap="1" wp14:anchorId="48B26302" wp14:editId="0D446235">
                <wp:simplePos x="0" y="0"/>
                <wp:positionH relativeFrom="page">
                  <wp:posOffset>0</wp:posOffset>
                </wp:positionH>
                <wp:positionV relativeFrom="paragraph">
                  <wp:posOffset>1740535</wp:posOffset>
                </wp:positionV>
                <wp:extent cx="7559675" cy="2552700"/>
                <wp:effectExtent l="0" t="0" r="3175" b="0"/>
                <wp:wrapNone/>
                <wp:docPr id="1174489814" name="Rectangle 6"/>
                <wp:cNvGraphicFramePr/>
                <a:graphic xmlns:a="http://schemas.openxmlformats.org/drawingml/2006/main">
                  <a:graphicData uri="http://schemas.microsoft.com/office/word/2010/wordprocessingShape">
                    <wps:wsp>
                      <wps:cNvSpPr/>
                      <wps:spPr>
                        <a:xfrm>
                          <a:off x="0" y="0"/>
                          <a:ext cx="7559675" cy="2552700"/>
                        </a:xfrm>
                        <a:prstGeom prst="rect">
                          <a:avLst/>
                        </a:prstGeom>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12D1D4" id="Rectangle 6" o:spid="_x0000_s1026" style="position:absolute;margin-left:0;margin-top:137.05pt;width:595.25pt;height:201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" fillcolor="black [3200]" stroked="f" strokeweight="1.5pt">
                <w10:wrap anchorx="page"/>
              </v:rect>
            </w:pict>
          </mc:Fallback>
        </mc:AlternateContent>
      </w:r>
      <w:r w:rsidR="006F0FDD">
        <w:rPr>
          <w:b/>
          <w:bCs/>
          <w:sz w:val="28"/>
          <w:szCs w:val="28"/>
          <w:u w:val="single"/>
        </w:rPr>
        <w:br w:type="page"/>
      </w:r>
    </w:p>
    <w:sdt>
      <w:sdtPr>
        <w:rPr>
          <w:rFonts w:asciiTheme="minorHAnsi" w:eastAsiaTheme="minorHAnsi" w:hAnsiTheme="minorHAnsi" w:cstheme="minorBidi"/>
          <w:color w:val="auto"/>
          <w:kern w:val="2"/>
          <w:sz w:val="24"/>
          <w:szCs w:val="24"/>
          <w:lang w:eastAsia="en-US"/>
          <w14:ligatures w14:val="standardContextual"/>
        </w:rPr>
        <w:id w:val="1699197240"/>
        <w:docPartObj>
          <w:docPartGallery w:val="Table of Contents"/>
          <w:docPartUnique/>
        </w:docPartObj>
      </w:sdtPr>
      <w:sdtEndPr>
        <w:rPr>
          <w:b/>
          <w:bCs/>
        </w:rPr>
      </w:sdtEndPr>
      <w:sdtContent>
        <w:p w14:paraId="13126B69" w14:textId="251F08DE" w:rsidR="006C79AE" w:rsidRDefault="006C79AE">
          <w:pPr>
            <w:pStyle w:val="TOCHeading"/>
          </w:pPr>
          <w:r>
            <w:t>Contents</w:t>
          </w:r>
        </w:p>
        <w:p w14:paraId="04FC5363" w14:textId="661254C1" w:rsidR="00FA7943" w:rsidRDefault="006C79AE">
          <w:pPr>
            <w:pStyle w:val="TOC1"/>
            <w:tabs>
              <w:tab w:val="right" w:leader="dot" w:pos="9017"/>
            </w:tabs>
            <w:rPr>
              <w:rFonts w:eastAsiaTheme="minorEastAsia"/>
              <w:noProof/>
              <w:lang w:eastAsia="en-GB"/>
            </w:rPr>
          </w:pPr>
          <w:r>
            <w:fldChar w:fldCharType="begin"/>
          </w:r>
          <w:r>
            <w:instrText xml:space="preserve"> TOC \o "1-3" \h \z \u </w:instrText>
          </w:r>
          <w:r>
            <w:fldChar w:fldCharType="separate"/>
          </w:r>
          <w:hyperlink w:anchor="_Toc232964151" w:history="1">
            <w:r w:rsidR="00FA7943" w:rsidRPr="00ED3257">
              <w:rPr>
                <w:rStyle w:val="Hyperlink"/>
                <w:b/>
                <w:bCs/>
                <w:noProof/>
              </w:rPr>
              <w:t>INTRODUCTION</w:t>
            </w:r>
            <w:r w:rsidR="00FA7943">
              <w:rPr>
                <w:noProof/>
                <w:webHidden/>
              </w:rPr>
              <w:tab/>
            </w:r>
            <w:r w:rsidR="00FA7943">
              <w:rPr>
                <w:noProof/>
                <w:webHidden/>
              </w:rPr>
              <w:fldChar w:fldCharType="begin"/>
            </w:r>
            <w:r w:rsidR="00FA7943">
              <w:rPr>
                <w:noProof/>
                <w:webHidden/>
              </w:rPr>
              <w:instrText xml:space="preserve"> PAGEREF _Toc232964151 \h </w:instrText>
            </w:r>
            <w:r w:rsidR="00FA7943">
              <w:rPr>
                <w:noProof/>
                <w:webHidden/>
              </w:rPr>
            </w:r>
            <w:r w:rsidR="00FA7943">
              <w:rPr>
                <w:noProof/>
                <w:webHidden/>
              </w:rPr>
              <w:fldChar w:fldCharType="separate"/>
            </w:r>
            <w:r w:rsidR="00715CA6">
              <w:rPr>
                <w:noProof/>
                <w:webHidden/>
              </w:rPr>
              <w:t>2</w:t>
            </w:r>
            <w:r w:rsidR="00FA7943">
              <w:rPr>
                <w:noProof/>
                <w:webHidden/>
              </w:rPr>
              <w:fldChar w:fldCharType="end"/>
            </w:r>
          </w:hyperlink>
        </w:p>
        <w:p w14:paraId="5F179FF4" w14:textId="03324F1A" w:rsidR="00FA7943" w:rsidRDefault="00FA7943">
          <w:pPr>
            <w:pStyle w:val="TOC1"/>
            <w:tabs>
              <w:tab w:val="right" w:leader="dot" w:pos="9017"/>
            </w:tabs>
            <w:rPr>
              <w:rFonts w:eastAsiaTheme="minorEastAsia"/>
              <w:noProof/>
              <w:lang w:eastAsia="en-GB"/>
            </w:rPr>
          </w:pPr>
          <w:hyperlink w:anchor="_Toc232964152" w:history="1">
            <w:r w:rsidRPr="00ED3257">
              <w:rPr>
                <w:rStyle w:val="Hyperlink"/>
                <w:b/>
                <w:noProof/>
              </w:rPr>
              <w:t>COMMERCIAL</w:t>
            </w:r>
            <w:r>
              <w:rPr>
                <w:noProof/>
                <w:webHidden/>
              </w:rPr>
              <w:tab/>
            </w:r>
            <w:r>
              <w:rPr>
                <w:noProof/>
                <w:webHidden/>
              </w:rPr>
              <w:fldChar w:fldCharType="begin"/>
            </w:r>
            <w:r>
              <w:rPr>
                <w:noProof/>
                <w:webHidden/>
              </w:rPr>
              <w:instrText xml:space="preserve"> PAGEREF _Toc232964152 \h </w:instrText>
            </w:r>
            <w:r>
              <w:rPr>
                <w:noProof/>
                <w:webHidden/>
              </w:rPr>
            </w:r>
            <w:r>
              <w:rPr>
                <w:noProof/>
                <w:webHidden/>
              </w:rPr>
              <w:fldChar w:fldCharType="separate"/>
            </w:r>
            <w:r w:rsidR="00715CA6">
              <w:rPr>
                <w:noProof/>
                <w:webHidden/>
              </w:rPr>
              <w:t>3</w:t>
            </w:r>
            <w:r>
              <w:rPr>
                <w:noProof/>
                <w:webHidden/>
              </w:rPr>
              <w:fldChar w:fldCharType="end"/>
            </w:r>
          </w:hyperlink>
        </w:p>
        <w:p w14:paraId="28604D2D" w14:textId="39D097A8" w:rsidR="00FA7943" w:rsidRDefault="00FA7943">
          <w:pPr>
            <w:pStyle w:val="TOC2"/>
            <w:tabs>
              <w:tab w:val="right" w:leader="dot" w:pos="9017"/>
            </w:tabs>
            <w:rPr>
              <w:rFonts w:eastAsiaTheme="minorEastAsia"/>
              <w:noProof/>
              <w:lang w:eastAsia="en-GB"/>
            </w:rPr>
          </w:pPr>
          <w:hyperlink w:anchor="_Toc232964153" w:history="1">
            <w:r w:rsidRPr="00ED3257">
              <w:rPr>
                <w:rStyle w:val="Hyperlink"/>
                <w:rFonts w:cs="Times New Roman"/>
                <w:b/>
                <w:bCs/>
                <w:noProof/>
              </w:rPr>
              <w:t>COMMERCIAL MANAGEMENT PROCEDURE FLOWCHART</w:t>
            </w:r>
            <w:r>
              <w:rPr>
                <w:noProof/>
                <w:webHidden/>
              </w:rPr>
              <w:tab/>
            </w:r>
            <w:r>
              <w:rPr>
                <w:noProof/>
                <w:webHidden/>
              </w:rPr>
              <w:fldChar w:fldCharType="begin"/>
            </w:r>
            <w:r>
              <w:rPr>
                <w:noProof/>
                <w:webHidden/>
              </w:rPr>
              <w:instrText xml:space="preserve"> PAGEREF _Toc232964153 \h </w:instrText>
            </w:r>
            <w:r>
              <w:rPr>
                <w:noProof/>
                <w:webHidden/>
              </w:rPr>
            </w:r>
            <w:r>
              <w:rPr>
                <w:noProof/>
                <w:webHidden/>
              </w:rPr>
              <w:fldChar w:fldCharType="separate"/>
            </w:r>
            <w:r w:rsidR="00715CA6">
              <w:rPr>
                <w:noProof/>
                <w:webHidden/>
              </w:rPr>
              <w:t>22</w:t>
            </w:r>
            <w:r>
              <w:rPr>
                <w:noProof/>
                <w:webHidden/>
              </w:rPr>
              <w:fldChar w:fldCharType="end"/>
            </w:r>
          </w:hyperlink>
        </w:p>
        <w:p w14:paraId="117D82A7" w14:textId="392725D7" w:rsidR="00FA7943" w:rsidRDefault="00FA7943">
          <w:pPr>
            <w:pStyle w:val="TOC2"/>
            <w:tabs>
              <w:tab w:val="right" w:leader="dot" w:pos="9017"/>
            </w:tabs>
            <w:rPr>
              <w:rFonts w:eastAsiaTheme="minorEastAsia"/>
              <w:noProof/>
              <w:lang w:eastAsia="en-GB"/>
            </w:rPr>
          </w:pPr>
          <w:hyperlink w:anchor="_Toc232964154" w:history="1">
            <w:r w:rsidRPr="00ED3257">
              <w:rPr>
                <w:rStyle w:val="Hyperlink"/>
                <w:rFonts w:cs="Times New Roman"/>
                <w:b/>
                <w:bCs/>
                <w:noProof/>
              </w:rPr>
              <w:t>CHANGE MANAGEMENT PROCEDURE FLOWCHART</w:t>
            </w:r>
            <w:r>
              <w:rPr>
                <w:noProof/>
                <w:webHidden/>
              </w:rPr>
              <w:tab/>
            </w:r>
            <w:r>
              <w:rPr>
                <w:noProof/>
                <w:webHidden/>
              </w:rPr>
              <w:fldChar w:fldCharType="begin"/>
            </w:r>
            <w:r>
              <w:rPr>
                <w:noProof/>
                <w:webHidden/>
              </w:rPr>
              <w:instrText xml:space="preserve"> PAGEREF _Toc232964154 \h </w:instrText>
            </w:r>
            <w:r>
              <w:rPr>
                <w:noProof/>
                <w:webHidden/>
              </w:rPr>
            </w:r>
            <w:r>
              <w:rPr>
                <w:noProof/>
                <w:webHidden/>
              </w:rPr>
              <w:fldChar w:fldCharType="separate"/>
            </w:r>
            <w:r w:rsidR="00715CA6">
              <w:rPr>
                <w:noProof/>
                <w:webHidden/>
              </w:rPr>
              <w:t>23</w:t>
            </w:r>
            <w:r>
              <w:rPr>
                <w:noProof/>
                <w:webHidden/>
              </w:rPr>
              <w:fldChar w:fldCharType="end"/>
            </w:r>
          </w:hyperlink>
        </w:p>
        <w:p w14:paraId="170A0934" w14:textId="64498477" w:rsidR="00FA7943" w:rsidRDefault="00FA7943">
          <w:pPr>
            <w:pStyle w:val="TOC2"/>
            <w:tabs>
              <w:tab w:val="right" w:leader="dot" w:pos="9017"/>
            </w:tabs>
            <w:rPr>
              <w:rFonts w:eastAsiaTheme="minorEastAsia"/>
              <w:noProof/>
              <w:lang w:eastAsia="en-GB"/>
            </w:rPr>
          </w:pPr>
          <w:hyperlink w:anchor="_Toc232964155" w:history="1">
            <w:r w:rsidRPr="00ED3257">
              <w:rPr>
                <w:rStyle w:val="Hyperlink"/>
                <w:b/>
                <w:bCs/>
                <w:noProof/>
              </w:rPr>
              <w:t>LAST SHOT PROTOCOL</w:t>
            </w:r>
            <w:r>
              <w:rPr>
                <w:noProof/>
                <w:webHidden/>
              </w:rPr>
              <w:tab/>
            </w:r>
            <w:r>
              <w:rPr>
                <w:noProof/>
                <w:webHidden/>
              </w:rPr>
              <w:fldChar w:fldCharType="begin"/>
            </w:r>
            <w:r>
              <w:rPr>
                <w:noProof/>
                <w:webHidden/>
              </w:rPr>
              <w:instrText xml:space="preserve"> PAGEREF _Toc232964155 \h </w:instrText>
            </w:r>
            <w:r>
              <w:rPr>
                <w:noProof/>
                <w:webHidden/>
              </w:rPr>
            </w:r>
            <w:r>
              <w:rPr>
                <w:noProof/>
                <w:webHidden/>
              </w:rPr>
              <w:fldChar w:fldCharType="separate"/>
            </w:r>
            <w:r w:rsidR="00715CA6">
              <w:rPr>
                <w:noProof/>
                <w:webHidden/>
              </w:rPr>
              <w:t>24</w:t>
            </w:r>
            <w:r>
              <w:rPr>
                <w:noProof/>
                <w:webHidden/>
              </w:rPr>
              <w:fldChar w:fldCharType="end"/>
            </w:r>
          </w:hyperlink>
        </w:p>
        <w:p w14:paraId="770FBCC5" w14:textId="37125F6A" w:rsidR="00FA7943" w:rsidRDefault="00FA7943">
          <w:pPr>
            <w:pStyle w:val="TOC2"/>
            <w:tabs>
              <w:tab w:val="right" w:leader="dot" w:pos="9017"/>
            </w:tabs>
            <w:rPr>
              <w:rFonts w:eastAsiaTheme="minorEastAsia"/>
              <w:noProof/>
              <w:lang w:eastAsia="en-GB"/>
            </w:rPr>
          </w:pPr>
          <w:hyperlink w:anchor="_Toc232964156" w:history="1">
            <w:r w:rsidRPr="00ED3257">
              <w:rPr>
                <w:rStyle w:val="Hyperlink"/>
                <w:b/>
                <w:bCs/>
                <w:noProof/>
              </w:rPr>
              <w:t>CASHFLOW OPTIMISATION</w:t>
            </w:r>
            <w:r>
              <w:rPr>
                <w:noProof/>
                <w:webHidden/>
              </w:rPr>
              <w:tab/>
            </w:r>
            <w:r>
              <w:rPr>
                <w:noProof/>
                <w:webHidden/>
              </w:rPr>
              <w:fldChar w:fldCharType="begin"/>
            </w:r>
            <w:r>
              <w:rPr>
                <w:noProof/>
                <w:webHidden/>
              </w:rPr>
              <w:instrText xml:space="preserve"> PAGEREF _Toc232964156 \h </w:instrText>
            </w:r>
            <w:r>
              <w:rPr>
                <w:noProof/>
                <w:webHidden/>
              </w:rPr>
            </w:r>
            <w:r>
              <w:rPr>
                <w:noProof/>
                <w:webHidden/>
              </w:rPr>
              <w:fldChar w:fldCharType="separate"/>
            </w:r>
            <w:r w:rsidR="00715CA6">
              <w:rPr>
                <w:noProof/>
                <w:webHidden/>
              </w:rPr>
              <w:t>26</w:t>
            </w:r>
            <w:r>
              <w:rPr>
                <w:noProof/>
                <w:webHidden/>
              </w:rPr>
              <w:fldChar w:fldCharType="end"/>
            </w:r>
          </w:hyperlink>
        </w:p>
        <w:p w14:paraId="31C9CA34" w14:textId="6E089898" w:rsidR="00FA7943" w:rsidRDefault="00FA7943">
          <w:pPr>
            <w:pStyle w:val="TOC2"/>
            <w:tabs>
              <w:tab w:val="right" w:leader="dot" w:pos="9017"/>
            </w:tabs>
            <w:rPr>
              <w:rFonts w:eastAsiaTheme="minorEastAsia"/>
              <w:noProof/>
              <w:lang w:eastAsia="en-GB"/>
            </w:rPr>
          </w:pPr>
          <w:hyperlink w:anchor="_Toc232964157" w:history="1">
            <w:r w:rsidRPr="00ED3257">
              <w:rPr>
                <w:rStyle w:val="Hyperlink"/>
                <w:b/>
                <w:bCs/>
                <w:noProof/>
              </w:rPr>
              <w:t>LETTERS OF INTENT</w:t>
            </w:r>
            <w:r>
              <w:rPr>
                <w:noProof/>
                <w:webHidden/>
              </w:rPr>
              <w:tab/>
            </w:r>
            <w:r>
              <w:rPr>
                <w:noProof/>
                <w:webHidden/>
              </w:rPr>
              <w:fldChar w:fldCharType="begin"/>
            </w:r>
            <w:r>
              <w:rPr>
                <w:noProof/>
                <w:webHidden/>
              </w:rPr>
              <w:instrText xml:space="preserve"> PAGEREF _Toc232964157 \h </w:instrText>
            </w:r>
            <w:r>
              <w:rPr>
                <w:noProof/>
                <w:webHidden/>
              </w:rPr>
            </w:r>
            <w:r>
              <w:rPr>
                <w:noProof/>
                <w:webHidden/>
              </w:rPr>
              <w:fldChar w:fldCharType="separate"/>
            </w:r>
            <w:r w:rsidR="00715CA6">
              <w:rPr>
                <w:noProof/>
                <w:webHidden/>
              </w:rPr>
              <w:t>32</w:t>
            </w:r>
            <w:r>
              <w:rPr>
                <w:noProof/>
                <w:webHidden/>
              </w:rPr>
              <w:fldChar w:fldCharType="end"/>
            </w:r>
          </w:hyperlink>
        </w:p>
        <w:p w14:paraId="255EF174" w14:textId="7EE6DBAA" w:rsidR="00FA7943" w:rsidRDefault="00FA7943">
          <w:pPr>
            <w:pStyle w:val="TOC2"/>
            <w:tabs>
              <w:tab w:val="right" w:leader="dot" w:pos="9017"/>
            </w:tabs>
            <w:rPr>
              <w:rFonts w:eastAsiaTheme="minorEastAsia"/>
              <w:noProof/>
              <w:lang w:eastAsia="en-GB"/>
            </w:rPr>
          </w:pPr>
          <w:hyperlink w:anchor="_Toc232964158" w:history="1">
            <w:r w:rsidRPr="00ED3257">
              <w:rPr>
                <w:rStyle w:val="Hyperlink"/>
                <w:b/>
                <w:bCs/>
                <w:noProof/>
              </w:rPr>
              <w:t>PAYMENT NOTICES &amp; PAYLESS NOTICES</w:t>
            </w:r>
            <w:r>
              <w:rPr>
                <w:noProof/>
                <w:webHidden/>
              </w:rPr>
              <w:tab/>
            </w:r>
            <w:r>
              <w:rPr>
                <w:noProof/>
                <w:webHidden/>
              </w:rPr>
              <w:fldChar w:fldCharType="begin"/>
            </w:r>
            <w:r>
              <w:rPr>
                <w:noProof/>
                <w:webHidden/>
              </w:rPr>
              <w:instrText xml:space="preserve"> PAGEREF _Toc232964158 \h </w:instrText>
            </w:r>
            <w:r>
              <w:rPr>
                <w:noProof/>
                <w:webHidden/>
              </w:rPr>
            </w:r>
            <w:r>
              <w:rPr>
                <w:noProof/>
                <w:webHidden/>
              </w:rPr>
              <w:fldChar w:fldCharType="separate"/>
            </w:r>
            <w:r w:rsidR="00715CA6">
              <w:rPr>
                <w:noProof/>
                <w:webHidden/>
              </w:rPr>
              <w:t>35</w:t>
            </w:r>
            <w:r>
              <w:rPr>
                <w:noProof/>
                <w:webHidden/>
              </w:rPr>
              <w:fldChar w:fldCharType="end"/>
            </w:r>
          </w:hyperlink>
        </w:p>
        <w:p w14:paraId="4661AA55" w14:textId="1B67640F" w:rsidR="00FA7943" w:rsidRDefault="00FA7943">
          <w:pPr>
            <w:pStyle w:val="TOC2"/>
            <w:tabs>
              <w:tab w:val="right" w:leader="dot" w:pos="9017"/>
            </w:tabs>
            <w:rPr>
              <w:rFonts w:eastAsiaTheme="minorEastAsia"/>
              <w:noProof/>
              <w:lang w:eastAsia="en-GB"/>
            </w:rPr>
          </w:pPr>
          <w:hyperlink w:anchor="_Toc232964159" w:history="1">
            <w:r w:rsidRPr="00ED3257">
              <w:rPr>
                <w:rStyle w:val="Hyperlink"/>
                <w:b/>
                <w:bCs/>
                <w:noProof/>
              </w:rPr>
              <w:t>BONDS &amp; WARRANTIES</w:t>
            </w:r>
            <w:r>
              <w:rPr>
                <w:noProof/>
                <w:webHidden/>
              </w:rPr>
              <w:tab/>
            </w:r>
            <w:r>
              <w:rPr>
                <w:noProof/>
                <w:webHidden/>
              </w:rPr>
              <w:fldChar w:fldCharType="begin"/>
            </w:r>
            <w:r>
              <w:rPr>
                <w:noProof/>
                <w:webHidden/>
              </w:rPr>
              <w:instrText xml:space="preserve"> PAGEREF _Toc232964159 \h </w:instrText>
            </w:r>
            <w:r>
              <w:rPr>
                <w:noProof/>
                <w:webHidden/>
              </w:rPr>
            </w:r>
            <w:r>
              <w:rPr>
                <w:noProof/>
                <w:webHidden/>
              </w:rPr>
              <w:fldChar w:fldCharType="separate"/>
            </w:r>
            <w:r w:rsidR="00715CA6">
              <w:rPr>
                <w:noProof/>
                <w:webHidden/>
              </w:rPr>
              <w:t>39</w:t>
            </w:r>
            <w:r>
              <w:rPr>
                <w:noProof/>
                <w:webHidden/>
              </w:rPr>
              <w:fldChar w:fldCharType="end"/>
            </w:r>
          </w:hyperlink>
        </w:p>
        <w:p w14:paraId="2BD06BC0" w14:textId="037CA0F6" w:rsidR="00FA7943" w:rsidRDefault="00FA7943">
          <w:pPr>
            <w:pStyle w:val="TOC1"/>
            <w:tabs>
              <w:tab w:val="right" w:leader="dot" w:pos="9017"/>
            </w:tabs>
            <w:rPr>
              <w:rFonts w:eastAsiaTheme="minorEastAsia"/>
              <w:noProof/>
              <w:lang w:eastAsia="en-GB"/>
            </w:rPr>
          </w:pPr>
          <w:hyperlink w:anchor="_Toc232964160" w:history="1">
            <w:r w:rsidRPr="00ED3257">
              <w:rPr>
                <w:rStyle w:val="Hyperlink"/>
                <w:b/>
                <w:noProof/>
              </w:rPr>
              <w:t>ACCOUNTING</w:t>
            </w:r>
            <w:r>
              <w:rPr>
                <w:noProof/>
                <w:webHidden/>
              </w:rPr>
              <w:tab/>
            </w:r>
            <w:r>
              <w:rPr>
                <w:noProof/>
                <w:webHidden/>
              </w:rPr>
              <w:fldChar w:fldCharType="begin"/>
            </w:r>
            <w:r>
              <w:rPr>
                <w:noProof/>
                <w:webHidden/>
              </w:rPr>
              <w:instrText xml:space="preserve"> PAGEREF _Toc232964160 \h </w:instrText>
            </w:r>
            <w:r>
              <w:rPr>
                <w:noProof/>
                <w:webHidden/>
              </w:rPr>
            </w:r>
            <w:r>
              <w:rPr>
                <w:noProof/>
                <w:webHidden/>
              </w:rPr>
              <w:fldChar w:fldCharType="separate"/>
            </w:r>
            <w:r w:rsidR="00715CA6">
              <w:rPr>
                <w:noProof/>
                <w:webHidden/>
              </w:rPr>
              <w:t>45</w:t>
            </w:r>
            <w:r>
              <w:rPr>
                <w:noProof/>
                <w:webHidden/>
              </w:rPr>
              <w:fldChar w:fldCharType="end"/>
            </w:r>
          </w:hyperlink>
        </w:p>
        <w:p w14:paraId="75C27BAA" w14:textId="376F91EC" w:rsidR="00FA7943" w:rsidRDefault="00FA7943">
          <w:pPr>
            <w:pStyle w:val="TOC2"/>
            <w:tabs>
              <w:tab w:val="right" w:leader="dot" w:pos="9017"/>
            </w:tabs>
            <w:rPr>
              <w:rFonts w:eastAsiaTheme="minorEastAsia"/>
              <w:noProof/>
              <w:lang w:eastAsia="en-GB"/>
            </w:rPr>
          </w:pPr>
          <w:hyperlink w:anchor="_Toc232964161" w:history="1">
            <w:r w:rsidRPr="00ED3257">
              <w:rPr>
                <w:rStyle w:val="Hyperlink"/>
                <w:b/>
                <w:noProof/>
              </w:rPr>
              <w:t>INTERCOMPANY ACCOUNTING CHECKS</w:t>
            </w:r>
            <w:r>
              <w:rPr>
                <w:noProof/>
                <w:webHidden/>
              </w:rPr>
              <w:tab/>
            </w:r>
            <w:r>
              <w:rPr>
                <w:noProof/>
                <w:webHidden/>
              </w:rPr>
              <w:fldChar w:fldCharType="begin"/>
            </w:r>
            <w:r>
              <w:rPr>
                <w:noProof/>
                <w:webHidden/>
              </w:rPr>
              <w:instrText xml:space="preserve"> PAGEREF _Toc232964161 \h </w:instrText>
            </w:r>
            <w:r>
              <w:rPr>
                <w:noProof/>
                <w:webHidden/>
              </w:rPr>
            </w:r>
            <w:r>
              <w:rPr>
                <w:noProof/>
                <w:webHidden/>
              </w:rPr>
              <w:fldChar w:fldCharType="separate"/>
            </w:r>
            <w:r w:rsidR="00715CA6">
              <w:rPr>
                <w:noProof/>
                <w:webHidden/>
              </w:rPr>
              <w:t>58</w:t>
            </w:r>
            <w:r>
              <w:rPr>
                <w:noProof/>
                <w:webHidden/>
              </w:rPr>
              <w:fldChar w:fldCharType="end"/>
            </w:r>
          </w:hyperlink>
        </w:p>
        <w:p w14:paraId="410F1D92" w14:textId="5251EFB9" w:rsidR="00FA7943" w:rsidRDefault="00FA7943">
          <w:pPr>
            <w:pStyle w:val="TOC2"/>
            <w:tabs>
              <w:tab w:val="right" w:leader="dot" w:pos="9017"/>
            </w:tabs>
            <w:rPr>
              <w:rFonts w:eastAsiaTheme="minorEastAsia"/>
              <w:noProof/>
              <w:lang w:eastAsia="en-GB"/>
            </w:rPr>
          </w:pPr>
          <w:hyperlink w:anchor="_Toc232964162" w:history="1">
            <w:r w:rsidRPr="00ED3257">
              <w:rPr>
                <w:rStyle w:val="Hyperlink"/>
                <w:b/>
                <w:noProof/>
              </w:rPr>
              <w:t>CREDIT CONTROL</w:t>
            </w:r>
            <w:r>
              <w:rPr>
                <w:noProof/>
                <w:webHidden/>
              </w:rPr>
              <w:tab/>
            </w:r>
            <w:r>
              <w:rPr>
                <w:noProof/>
                <w:webHidden/>
              </w:rPr>
              <w:fldChar w:fldCharType="begin"/>
            </w:r>
            <w:r>
              <w:rPr>
                <w:noProof/>
                <w:webHidden/>
              </w:rPr>
              <w:instrText xml:space="preserve"> PAGEREF _Toc232964162 \h </w:instrText>
            </w:r>
            <w:r>
              <w:rPr>
                <w:noProof/>
                <w:webHidden/>
              </w:rPr>
            </w:r>
            <w:r>
              <w:rPr>
                <w:noProof/>
                <w:webHidden/>
              </w:rPr>
              <w:fldChar w:fldCharType="separate"/>
            </w:r>
            <w:r w:rsidR="00715CA6">
              <w:rPr>
                <w:noProof/>
                <w:webHidden/>
              </w:rPr>
              <w:t>59</w:t>
            </w:r>
            <w:r>
              <w:rPr>
                <w:noProof/>
                <w:webHidden/>
              </w:rPr>
              <w:fldChar w:fldCharType="end"/>
            </w:r>
          </w:hyperlink>
        </w:p>
        <w:p w14:paraId="7BEE4AC5" w14:textId="28CE7D8B" w:rsidR="00FA7943" w:rsidRDefault="00FA7943">
          <w:pPr>
            <w:pStyle w:val="TOC2"/>
            <w:tabs>
              <w:tab w:val="right" w:leader="dot" w:pos="9017"/>
            </w:tabs>
            <w:rPr>
              <w:rFonts w:eastAsiaTheme="minorEastAsia"/>
              <w:noProof/>
              <w:lang w:eastAsia="en-GB"/>
            </w:rPr>
          </w:pPr>
          <w:hyperlink w:anchor="_Toc232964163" w:history="1">
            <w:r w:rsidRPr="00ED3257">
              <w:rPr>
                <w:rStyle w:val="Hyperlink"/>
                <w:b/>
                <w:noProof/>
              </w:rPr>
              <w:t>ACCOUNTS DATES TO REMEMBER</w:t>
            </w:r>
            <w:r>
              <w:rPr>
                <w:noProof/>
                <w:webHidden/>
              </w:rPr>
              <w:tab/>
            </w:r>
            <w:r>
              <w:rPr>
                <w:noProof/>
                <w:webHidden/>
              </w:rPr>
              <w:fldChar w:fldCharType="begin"/>
            </w:r>
            <w:r>
              <w:rPr>
                <w:noProof/>
                <w:webHidden/>
              </w:rPr>
              <w:instrText xml:space="preserve"> PAGEREF _Toc232964163 \h </w:instrText>
            </w:r>
            <w:r>
              <w:rPr>
                <w:noProof/>
                <w:webHidden/>
              </w:rPr>
            </w:r>
            <w:r>
              <w:rPr>
                <w:noProof/>
                <w:webHidden/>
              </w:rPr>
              <w:fldChar w:fldCharType="separate"/>
            </w:r>
            <w:r w:rsidR="00715CA6">
              <w:rPr>
                <w:noProof/>
                <w:webHidden/>
              </w:rPr>
              <w:t>62</w:t>
            </w:r>
            <w:r>
              <w:rPr>
                <w:noProof/>
                <w:webHidden/>
              </w:rPr>
              <w:fldChar w:fldCharType="end"/>
            </w:r>
          </w:hyperlink>
        </w:p>
        <w:p w14:paraId="44AF49C0" w14:textId="7FB75482" w:rsidR="006C79AE" w:rsidRDefault="006C79AE">
          <w:r>
            <w:rPr>
              <w:b/>
              <w:bCs/>
            </w:rPr>
            <w:fldChar w:fldCharType="end"/>
          </w:r>
        </w:p>
      </w:sdtContent>
    </w:sdt>
    <w:p w14:paraId="47E18AFD" w14:textId="155B2AFA" w:rsidR="00EE37FD" w:rsidRPr="00E02615" w:rsidRDefault="00BB03F1" w:rsidP="00E02615">
      <w:pPr>
        <w:pStyle w:val="Heading1"/>
        <w:rPr>
          <w:b/>
          <w:bCs/>
          <w:sz w:val="28"/>
          <w:szCs w:val="28"/>
        </w:rPr>
      </w:pPr>
      <w:bookmarkStart w:id="0" w:name="_Toc232964151"/>
      <w:r w:rsidRPr="00E02615">
        <w:rPr>
          <w:b/>
          <w:bCs/>
          <w:sz w:val="28"/>
          <w:szCs w:val="28"/>
        </w:rPr>
        <w:t>INTRODUCTION</w:t>
      </w:r>
      <w:bookmarkEnd w:id="0"/>
    </w:p>
    <w:p w14:paraId="604203B0" w14:textId="50F0971E" w:rsidR="00EE37FD" w:rsidRPr="009930D4" w:rsidRDefault="00EE37FD" w:rsidP="00EE37FD">
      <w:pPr>
        <w:jc w:val="both"/>
        <w:rPr>
          <w:b/>
          <w:bCs/>
          <w:sz w:val="28"/>
          <w:szCs w:val="28"/>
        </w:rPr>
      </w:pPr>
      <w:r w:rsidRPr="009930D4">
        <w:rPr>
          <w:b/>
          <w:bCs/>
          <w:sz w:val="28"/>
          <w:szCs w:val="28"/>
        </w:rPr>
        <w:t xml:space="preserve">Our procedures exist for a reason. They protect our standards, our people and our reputation. At </w:t>
      </w:r>
      <w:r w:rsidR="00ED2E51" w:rsidRPr="005C300B">
        <w:rPr>
          <w:b/>
          <w:bCs/>
          <w:sz w:val="28"/>
          <w:szCs w:val="28"/>
          <w:highlight w:val="red"/>
        </w:rPr>
        <w:t>COMPANY NAME</w:t>
      </w:r>
      <w:r w:rsidRPr="009930D4">
        <w:rPr>
          <w:b/>
          <w:bCs/>
          <w:sz w:val="28"/>
          <w:szCs w:val="28"/>
        </w:rPr>
        <w:t>, following procedures isn’t about bureaucracy - it’s about delivering quality work with consistency and discipline. It reflects the pride we take in doing the job properly, the responsibility we have to our customers and colleagues and our commitment to continuous improvement.</w:t>
      </w:r>
    </w:p>
    <w:p w14:paraId="5F9465D4" w14:textId="77777777" w:rsidR="00EE37FD" w:rsidRPr="009930D4" w:rsidRDefault="00EE37FD" w:rsidP="00EE37FD">
      <w:pPr>
        <w:jc w:val="both"/>
        <w:rPr>
          <w:b/>
          <w:bCs/>
          <w:sz w:val="28"/>
          <w:szCs w:val="28"/>
        </w:rPr>
      </w:pPr>
      <w:r w:rsidRPr="009930D4">
        <w:rPr>
          <w:b/>
          <w:bCs/>
          <w:sz w:val="28"/>
          <w:szCs w:val="28"/>
        </w:rPr>
        <w:t>Clear processes help us manage risk early, communicate effectively and ensure that no detail is overlooked. They create fairness, accountability and a shared way of working across the Group. Most importantly, they allow us to operate safely, professionally and profitably.</w:t>
      </w:r>
    </w:p>
    <w:p w14:paraId="0B3E7234" w14:textId="580D3529" w:rsidR="006C79AE" w:rsidRDefault="00EE37FD" w:rsidP="001B2B9B">
      <w:pPr>
        <w:jc w:val="both"/>
        <w:rPr>
          <w:b/>
          <w:bCs/>
          <w:sz w:val="28"/>
          <w:szCs w:val="28"/>
          <w:u w:val="single"/>
        </w:rPr>
      </w:pPr>
      <w:r w:rsidRPr="009930D4">
        <w:rPr>
          <w:b/>
          <w:bCs/>
          <w:sz w:val="28"/>
          <w:szCs w:val="28"/>
        </w:rPr>
        <w:t xml:space="preserve">Everyone at </w:t>
      </w:r>
      <w:r w:rsidR="00ED2E51" w:rsidRPr="005C300B">
        <w:rPr>
          <w:b/>
          <w:bCs/>
          <w:sz w:val="28"/>
          <w:szCs w:val="28"/>
          <w:highlight w:val="red"/>
        </w:rPr>
        <w:t>COMPANY NAME</w:t>
      </w:r>
      <w:r w:rsidRPr="009930D4">
        <w:rPr>
          <w:b/>
          <w:bCs/>
          <w:sz w:val="28"/>
          <w:szCs w:val="28"/>
        </w:rPr>
        <w:t xml:space="preserve"> is trusted to apply judgement within the framework we provide but that trust comes with the expectation that procedures are understood, followed and upheld. Doing so protects what makes us strong today and supports our progress for the future. </w:t>
      </w:r>
      <w:r w:rsidR="006C79AE">
        <w:rPr>
          <w:b/>
          <w:bCs/>
          <w:sz w:val="28"/>
          <w:szCs w:val="28"/>
          <w:u w:val="single"/>
        </w:rPr>
        <w:br w:type="page"/>
      </w:r>
    </w:p>
    <w:p w14:paraId="57AE741F" w14:textId="77777777" w:rsidR="001C1C28" w:rsidRDefault="001C1C28" w:rsidP="00984A5C">
      <w:pPr>
        <w:pStyle w:val="Heading1"/>
      </w:pPr>
      <w:bookmarkStart w:id="1" w:name="_Toc232964152"/>
      <w:r>
        <w:rPr>
          <w:b/>
          <w:sz w:val="28"/>
        </w:rPr>
        <w:lastRenderedPageBreak/>
        <w:t>COMMERCIAL</w:t>
      </w:r>
      <w:bookmarkEnd w:id="1"/>
    </w:p>
    <w:p w14:paraId="5AA9B2FC" w14:textId="77777777" w:rsidR="001C1C28" w:rsidRDefault="001C1C28" w:rsidP="00984A5C">
      <w:r>
        <w:rPr>
          <w:b/>
        </w:rPr>
        <w:t>1. Purpose</w:t>
      </w:r>
    </w:p>
    <w:p w14:paraId="47257F1C" w14:textId="5E2EE0F7" w:rsidR="001C1C28" w:rsidRDefault="001C1C28" w:rsidP="00984A5C">
      <w:pPr>
        <w:rPr>
          <w:b/>
        </w:rPr>
      </w:pPr>
      <w:r>
        <w:rPr>
          <w:b/>
        </w:rPr>
        <w:t xml:space="preserve">To ensure all commercial activities are </w:t>
      </w:r>
      <w:r w:rsidR="00EB7BF4" w:rsidRPr="00EB7BF4">
        <w:rPr>
          <w:b/>
        </w:rPr>
        <w:t>followed across all project stages, from pre-contract award through to project completion. It ensures consistency, risk management, financial control, and contractual compliance.</w:t>
      </w:r>
    </w:p>
    <w:p w14:paraId="6AE4732F" w14:textId="76D0C4EF" w:rsidR="007A6BA0" w:rsidRDefault="00000000" w:rsidP="00984A5C">
      <w:r>
        <w:rPr>
          <w:b/>
          <w:bCs/>
        </w:rPr>
        <w:pict w14:anchorId="3A5F5871">
          <v:rect id="_x0000_i1025" style="width:0;height:1.5pt" o:hrstd="t" o:hr="t" fillcolor="#a0a0a0" stroked="f"/>
        </w:pict>
      </w:r>
    </w:p>
    <w:p w14:paraId="048A2619" w14:textId="77777777" w:rsidR="001C1C28" w:rsidRDefault="001C1C28" w:rsidP="00984A5C">
      <w:r>
        <w:rPr>
          <w:b/>
        </w:rPr>
        <w:t>2. Scope</w:t>
      </w:r>
    </w:p>
    <w:p w14:paraId="42E44727" w14:textId="77777777" w:rsidR="001C1C28" w:rsidRDefault="001C1C28" w:rsidP="00984A5C">
      <w:r>
        <w:t>This procedure applies to:</w:t>
      </w:r>
    </w:p>
    <w:p w14:paraId="4A8A743D" w14:textId="77777777" w:rsidR="001C1C28" w:rsidRDefault="001C1C28" w:rsidP="00984A5C">
      <w:pPr>
        <w:pStyle w:val="ListParagraph"/>
        <w:numPr>
          <w:ilvl w:val="0"/>
          <w:numId w:val="98"/>
        </w:numPr>
      </w:pPr>
      <w:r>
        <w:t>Commercial Management</w:t>
      </w:r>
    </w:p>
    <w:p w14:paraId="3C9A3688" w14:textId="77777777" w:rsidR="001C1C28" w:rsidRDefault="001C1C28" w:rsidP="00984A5C">
      <w:pPr>
        <w:pStyle w:val="ListParagraph"/>
        <w:numPr>
          <w:ilvl w:val="0"/>
          <w:numId w:val="98"/>
        </w:numPr>
      </w:pPr>
      <w:r>
        <w:t>Project Commercial Reporting</w:t>
      </w:r>
    </w:p>
    <w:p w14:paraId="032AC83E" w14:textId="77777777" w:rsidR="001C1C28" w:rsidRDefault="001C1C28" w:rsidP="00984A5C">
      <w:pPr>
        <w:pStyle w:val="ListParagraph"/>
        <w:numPr>
          <w:ilvl w:val="0"/>
          <w:numId w:val="98"/>
        </w:numPr>
      </w:pPr>
      <w:r>
        <w:t>Applications and Invoicing</w:t>
      </w:r>
    </w:p>
    <w:p w14:paraId="1B5094EB" w14:textId="2805C43F" w:rsidR="001C1C28" w:rsidRDefault="00194BC7" w:rsidP="00984A5C">
      <w:pPr>
        <w:pStyle w:val="ListParagraph"/>
        <w:numPr>
          <w:ilvl w:val="0"/>
          <w:numId w:val="98"/>
        </w:numPr>
      </w:pPr>
      <w:r>
        <w:t>Accounting / Financial</w:t>
      </w:r>
      <w:r w:rsidR="001C1C28">
        <w:t xml:space="preserve"> Management</w:t>
      </w:r>
    </w:p>
    <w:p w14:paraId="7D6DBD28" w14:textId="77777777" w:rsidR="001C1C28" w:rsidRDefault="001C1C28" w:rsidP="00984A5C">
      <w:pPr>
        <w:pStyle w:val="ListParagraph"/>
        <w:numPr>
          <w:ilvl w:val="0"/>
          <w:numId w:val="98"/>
        </w:numPr>
      </w:pPr>
      <w:r>
        <w:t>Cashflow Forecasting</w:t>
      </w:r>
    </w:p>
    <w:p w14:paraId="75FEAACD" w14:textId="77777777" w:rsidR="001C1C28" w:rsidRDefault="001C1C28" w:rsidP="00984A5C">
      <w:pPr>
        <w:pStyle w:val="ListParagraph"/>
        <w:numPr>
          <w:ilvl w:val="0"/>
          <w:numId w:val="98"/>
        </w:numPr>
      </w:pPr>
      <w:r>
        <w:t>Subcontractor Applications and Certification</w:t>
      </w:r>
    </w:p>
    <w:p w14:paraId="45EB83AB" w14:textId="77777777" w:rsidR="001C1C28" w:rsidRDefault="001C1C28" w:rsidP="00984A5C">
      <w:pPr>
        <w:pStyle w:val="ListParagraph"/>
        <w:numPr>
          <w:ilvl w:val="0"/>
          <w:numId w:val="98"/>
        </w:numPr>
      </w:pPr>
      <w:r>
        <w:t>Management Reporting</w:t>
      </w:r>
    </w:p>
    <w:p w14:paraId="2BDC3CFD" w14:textId="36B6735D" w:rsidR="00E03F19" w:rsidRDefault="00E03F19" w:rsidP="00984A5C">
      <w:pPr>
        <w:pStyle w:val="ListParagraph"/>
        <w:numPr>
          <w:ilvl w:val="0"/>
          <w:numId w:val="98"/>
        </w:numPr>
      </w:pPr>
      <w:r>
        <w:t xml:space="preserve">Variations and Changes </w:t>
      </w:r>
    </w:p>
    <w:p w14:paraId="69D55BAA" w14:textId="7EC9F978" w:rsidR="00FC4C14" w:rsidRPr="006D0E37" w:rsidRDefault="005A075F" w:rsidP="00FC4C14">
      <w:pPr>
        <w:rPr>
          <w:b/>
          <w:bCs/>
          <w:caps/>
        </w:rPr>
      </w:pPr>
      <w:r w:rsidRPr="006D0E37">
        <w:rPr>
          <w:b/>
          <w:bCs/>
          <w:caps/>
        </w:rPr>
        <w:t xml:space="preserve">FOR CLARITY </w:t>
      </w:r>
      <w:r w:rsidR="006D0E37" w:rsidRPr="006D0E37">
        <w:rPr>
          <w:b/>
          <w:bCs/>
          <w:caps/>
        </w:rPr>
        <w:t xml:space="preserve">Small Works shall be managed in accordance with the company definition contained within Section </w:t>
      </w:r>
      <w:r w:rsidR="006D0E37">
        <w:rPr>
          <w:b/>
          <w:bCs/>
          <w:caps/>
        </w:rPr>
        <w:t>4</w:t>
      </w:r>
      <w:r w:rsidR="006D0E37" w:rsidRPr="006D0E37">
        <w:rPr>
          <w:b/>
          <w:bCs/>
          <w:caps/>
        </w:rPr>
        <w:t xml:space="preserve"> – </w:t>
      </w:r>
      <w:r w:rsidR="008055AA">
        <w:rPr>
          <w:b/>
          <w:bCs/>
          <w:caps/>
        </w:rPr>
        <w:t>DESIGN, PROJECT MANAGEMENT</w:t>
      </w:r>
      <w:r w:rsidR="006D0E37" w:rsidRPr="006D0E37">
        <w:rPr>
          <w:b/>
          <w:bCs/>
          <w:caps/>
        </w:rPr>
        <w:t>.</w:t>
      </w:r>
    </w:p>
    <w:p w14:paraId="77270113" w14:textId="53E719E2" w:rsidR="001C1C28" w:rsidRDefault="00000000" w:rsidP="00984A5C">
      <w:r>
        <w:rPr>
          <w:b/>
          <w:bCs/>
        </w:rPr>
        <w:pict w14:anchorId="7673CF5D">
          <v:rect id="_x0000_i1026" style="width:0;height:1.5pt" o:hrstd="t" o:hr="t" fillcolor="#a0a0a0" stroked="f"/>
        </w:pict>
      </w:r>
    </w:p>
    <w:p w14:paraId="2E611A75" w14:textId="77777777" w:rsidR="001C1C28" w:rsidRDefault="001C1C28" w:rsidP="00984A5C">
      <w:r>
        <w:rPr>
          <w:b/>
        </w:rPr>
        <w:t>3. Responsibilities</w:t>
      </w:r>
    </w:p>
    <w:p w14:paraId="5E40CB5A" w14:textId="77777777" w:rsidR="001C1C28" w:rsidRDefault="001C1C28" w:rsidP="00984A5C">
      <w:r>
        <w:rPr>
          <w:b/>
        </w:rPr>
        <w:t>Commercial Manager</w:t>
      </w:r>
    </w:p>
    <w:p w14:paraId="19DB572B" w14:textId="77777777" w:rsidR="00F33D0B" w:rsidRPr="00F33D0B" w:rsidRDefault="00F33D0B" w:rsidP="00984A5C">
      <w:pPr>
        <w:numPr>
          <w:ilvl w:val="0"/>
          <w:numId w:val="276"/>
        </w:numPr>
        <w:spacing w:after="0"/>
      </w:pPr>
      <w:r w:rsidRPr="00F33D0B">
        <w:t xml:space="preserve">Oversee commercial risk and contractual compliance </w:t>
      </w:r>
    </w:p>
    <w:p w14:paraId="0EABC69E" w14:textId="77777777" w:rsidR="00F33D0B" w:rsidRPr="00F33D0B" w:rsidRDefault="00F33D0B" w:rsidP="00984A5C">
      <w:pPr>
        <w:numPr>
          <w:ilvl w:val="0"/>
          <w:numId w:val="276"/>
        </w:numPr>
        <w:spacing w:after="0"/>
      </w:pPr>
      <w:r w:rsidRPr="00F33D0B">
        <w:t xml:space="preserve">Approve contracts, variations, and key commercial decisions </w:t>
      </w:r>
    </w:p>
    <w:p w14:paraId="6EEF6580" w14:textId="77777777" w:rsidR="00F33D0B" w:rsidRPr="00F33D0B" w:rsidRDefault="00F33D0B" w:rsidP="00984A5C">
      <w:pPr>
        <w:numPr>
          <w:ilvl w:val="0"/>
          <w:numId w:val="276"/>
        </w:numPr>
        <w:spacing w:after="0"/>
      </w:pPr>
      <w:r w:rsidRPr="00F33D0B">
        <w:t xml:space="preserve">Liaise with clients on contractual matters </w:t>
      </w:r>
    </w:p>
    <w:p w14:paraId="7115D1FD" w14:textId="77777777" w:rsidR="00F33D0B" w:rsidRPr="00F33D0B" w:rsidRDefault="00F33D0B" w:rsidP="00984A5C">
      <w:pPr>
        <w:numPr>
          <w:ilvl w:val="0"/>
          <w:numId w:val="276"/>
        </w:numPr>
      </w:pPr>
      <w:r w:rsidRPr="00F33D0B">
        <w:t xml:space="preserve">Ensure financial reporting accuracy </w:t>
      </w:r>
    </w:p>
    <w:p w14:paraId="32108939" w14:textId="5838C649" w:rsidR="001C1C28" w:rsidRDefault="00C81681" w:rsidP="00984A5C">
      <w:r>
        <w:rPr>
          <w:b/>
        </w:rPr>
        <w:t>Quantity Surveyor</w:t>
      </w:r>
    </w:p>
    <w:p w14:paraId="59C3C8C3" w14:textId="77777777" w:rsidR="00504C27" w:rsidRPr="00504C27" w:rsidRDefault="00504C27" w:rsidP="00984A5C">
      <w:pPr>
        <w:numPr>
          <w:ilvl w:val="0"/>
          <w:numId w:val="277"/>
        </w:numPr>
        <w:spacing w:after="0"/>
      </w:pPr>
      <w:r w:rsidRPr="00504C27">
        <w:t xml:space="preserve">Manage day-to-day commercial activities </w:t>
      </w:r>
    </w:p>
    <w:p w14:paraId="46F9D7AD" w14:textId="77777777" w:rsidR="00504C27" w:rsidRPr="00504C27" w:rsidRDefault="00504C27" w:rsidP="00984A5C">
      <w:pPr>
        <w:numPr>
          <w:ilvl w:val="0"/>
          <w:numId w:val="277"/>
        </w:numPr>
        <w:spacing w:after="0"/>
      </w:pPr>
      <w:r w:rsidRPr="00504C27">
        <w:t xml:space="preserve">Administer contracts, payments, variations, and reporting </w:t>
      </w:r>
    </w:p>
    <w:p w14:paraId="79D3E4D5" w14:textId="77777777" w:rsidR="00504C27" w:rsidRPr="00504C27" w:rsidRDefault="00504C27" w:rsidP="00984A5C">
      <w:pPr>
        <w:numPr>
          <w:ilvl w:val="0"/>
          <w:numId w:val="277"/>
        </w:numPr>
      </w:pPr>
      <w:r w:rsidRPr="00504C27">
        <w:t xml:space="preserve">Maintain accurate records and forecasts </w:t>
      </w:r>
    </w:p>
    <w:p w14:paraId="270753CC" w14:textId="77777777" w:rsidR="001C1C28" w:rsidRDefault="001C1C28" w:rsidP="00984A5C">
      <w:r>
        <w:rPr>
          <w:b/>
        </w:rPr>
        <w:t>Project Managers</w:t>
      </w:r>
    </w:p>
    <w:p w14:paraId="5F26811D" w14:textId="77777777" w:rsidR="001C1C28" w:rsidRDefault="001C1C28" w:rsidP="00984A5C">
      <w:pPr>
        <w:pStyle w:val="ListParagraph"/>
        <w:numPr>
          <w:ilvl w:val="0"/>
          <w:numId w:val="98"/>
        </w:numPr>
      </w:pPr>
      <w:r>
        <w:t>Complete monthly project reports</w:t>
      </w:r>
    </w:p>
    <w:p w14:paraId="633424BA" w14:textId="77777777" w:rsidR="001C1C28" w:rsidRDefault="001C1C28" w:rsidP="00984A5C">
      <w:pPr>
        <w:pStyle w:val="ListParagraph"/>
        <w:numPr>
          <w:ilvl w:val="0"/>
          <w:numId w:val="98"/>
        </w:numPr>
      </w:pPr>
      <w:r>
        <w:t>Provide accurate commercial updates</w:t>
      </w:r>
    </w:p>
    <w:p w14:paraId="6271E2B0" w14:textId="77777777" w:rsidR="001C1C28" w:rsidRDefault="001C1C28" w:rsidP="00984A5C">
      <w:pPr>
        <w:pStyle w:val="ListParagraph"/>
        <w:numPr>
          <w:ilvl w:val="0"/>
          <w:numId w:val="98"/>
        </w:numPr>
        <w:spacing w:after="0"/>
      </w:pPr>
      <w:r>
        <w:lastRenderedPageBreak/>
        <w:t>Support subcontractor certification process</w:t>
      </w:r>
    </w:p>
    <w:p w14:paraId="20969E61" w14:textId="77777777" w:rsidR="00CD7CFD" w:rsidRPr="000D23D9" w:rsidRDefault="00CD7CFD" w:rsidP="00984A5C">
      <w:pPr>
        <w:numPr>
          <w:ilvl w:val="0"/>
          <w:numId w:val="98"/>
        </w:numPr>
        <w:spacing w:after="0"/>
      </w:pPr>
      <w:r w:rsidRPr="000D23D9">
        <w:t xml:space="preserve">Responsible for project delivery and performance </w:t>
      </w:r>
    </w:p>
    <w:p w14:paraId="1260A495" w14:textId="06BE4538" w:rsidR="00CD7CFD" w:rsidRDefault="00CD7CFD" w:rsidP="00984A5C">
      <w:pPr>
        <w:numPr>
          <w:ilvl w:val="0"/>
          <w:numId w:val="98"/>
        </w:numPr>
      </w:pPr>
      <w:r w:rsidRPr="000D23D9">
        <w:t xml:space="preserve">Support QS in valuations, procurement, and reporting </w:t>
      </w:r>
    </w:p>
    <w:p w14:paraId="785DFF7D" w14:textId="1DAF0857" w:rsidR="00EE0F14" w:rsidRDefault="00FA6FFA" w:rsidP="00984A5C">
      <w:r>
        <w:rPr>
          <w:b/>
        </w:rPr>
        <w:t>Director</w:t>
      </w:r>
    </w:p>
    <w:p w14:paraId="36B37284" w14:textId="77777777" w:rsidR="00FA6FFA" w:rsidRPr="00FA6FFA" w:rsidRDefault="00FA6FFA" w:rsidP="00984A5C">
      <w:pPr>
        <w:numPr>
          <w:ilvl w:val="0"/>
          <w:numId w:val="279"/>
        </w:numPr>
        <w:spacing w:after="0"/>
      </w:pPr>
      <w:r w:rsidRPr="00FA6FFA">
        <w:t xml:space="preserve">Approve key commercial decisions and risks </w:t>
      </w:r>
    </w:p>
    <w:p w14:paraId="1D3D0114" w14:textId="77777777" w:rsidR="00FA6FFA" w:rsidRPr="00FA6FFA" w:rsidRDefault="00FA6FFA" w:rsidP="00984A5C">
      <w:pPr>
        <w:numPr>
          <w:ilvl w:val="0"/>
          <w:numId w:val="279"/>
        </w:numPr>
      </w:pPr>
      <w:r w:rsidRPr="00FA6FFA">
        <w:t xml:space="preserve">Provide strategic oversight </w:t>
      </w:r>
    </w:p>
    <w:p w14:paraId="46126216" w14:textId="4CE6198F" w:rsidR="001C1C28" w:rsidRDefault="001C1C28" w:rsidP="00984A5C">
      <w:r>
        <w:rPr>
          <w:b/>
        </w:rPr>
        <w:t>Accounts Team</w:t>
      </w:r>
    </w:p>
    <w:p w14:paraId="4A49D243" w14:textId="77777777" w:rsidR="001C1C28" w:rsidRDefault="001C1C28" w:rsidP="00984A5C">
      <w:pPr>
        <w:pStyle w:val="ListParagraph"/>
        <w:numPr>
          <w:ilvl w:val="0"/>
          <w:numId w:val="98"/>
        </w:numPr>
      </w:pPr>
      <w:r>
        <w:t>Support payment processing</w:t>
      </w:r>
    </w:p>
    <w:p w14:paraId="0D14403D" w14:textId="77777777" w:rsidR="001C1C28" w:rsidRDefault="001C1C28" w:rsidP="00984A5C">
      <w:pPr>
        <w:pStyle w:val="ListParagraph"/>
        <w:numPr>
          <w:ilvl w:val="0"/>
          <w:numId w:val="98"/>
        </w:numPr>
      </w:pPr>
      <w:r>
        <w:t>Maintain accounting records</w:t>
      </w:r>
    </w:p>
    <w:p w14:paraId="5CF12D37" w14:textId="77777777" w:rsidR="001C1C28" w:rsidRDefault="001C1C28" w:rsidP="00984A5C">
      <w:pPr>
        <w:pStyle w:val="ListParagraph"/>
        <w:numPr>
          <w:ilvl w:val="0"/>
          <w:numId w:val="98"/>
        </w:numPr>
      </w:pPr>
      <w:r>
        <w:t>Provide accounting data to commercial team</w:t>
      </w:r>
    </w:p>
    <w:p w14:paraId="2B6074A4" w14:textId="68BDCAC2" w:rsidR="001C1C28" w:rsidRDefault="00000000" w:rsidP="00984A5C">
      <w:r>
        <w:rPr>
          <w:b/>
          <w:bCs/>
        </w:rPr>
        <w:pict w14:anchorId="527189BC">
          <v:rect id="_x0000_i1027" style="width:0;height:1.5pt" o:hrstd="t" o:hr="t" fillcolor="#a0a0a0" stroked="f"/>
        </w:pict>
      </w:r>
    </w:p>
    <w:p w14:paraId="2E67935E" w14:textId="77777777" w:rsidR="001C1C28" w:rsidRDefault="001C1C28" w:rsidP="00984A5C">
      <w:r>
        <w:rPr>
          <w:b/>
        </w:rPr>
        <w:t>4. Procedure / Process</w:t>
      </w:r>
    </w:p>
    <w:p w14:paraId="75CB21F9" w14:textId="77777777" w:rsidR="00FB3964" w:rsidRPr="00FB3964" w:rsidRDefault="00FB3964" w:rsidP="00984A5C">
      <w:pPr>
        <w:rPr>
          <w:b/>
        </w:rPr>
      </w:pPr>
      <w:r w:rsidRPr="00FB3964">
        <w:rPr>
          <w:b/>
        </w:rPr>
        <w:t>NOTE: If any dates clash with a weekend, they must be brought forward to the Friday</w:t>
      </w:r>
    </w:p>
    <w:p w14:paraId="0CE33430" w14:textId="77777777" w:rsidR="00FB3964" w:rsidRPr="00FB3964" w:rsidRDefault="00FB3964" w:rsidP="00984A5C">
      <w:pPr>
        <w:rPr>
          <w:b/>
          <w:bCs/>
        </w:rPr>
      </w:pPr>
      <w:r w:rsidRPr="00FB3964">
        <w:rPr>
          <w:b/>
          <w:bCs/>
        </w:rPr>
        <w:t>4.1 Pre-Contract Award</w:t>
      </w:r>
    </w:p>
    <w:p w14:paraId="0355CA1E" w14:textId="77777777" w:rsidR="00FB3964" w:rsidRPr="00FB3964" w:rsidRDefault="00FB3964" w:rsidP="00984A5C">
      <w:pPr>
        <w:rPr>
          <w:b/>
          <w:bCs/>
        </w:rPr>
      </w:pPr>
      <w:r w:rsidRPr="00FB3964">
        <w:rPr>
          <w:b/>
          <w:bCs/>
        </w:rPr>
        <w:t>4.1.1 Client Financial Assessment</w:t>
      </w:r>
    </w:p>
    <w:p w14:paraId="6068C2B8" w14:textId="7A57E358" w:rsidR="002F777E" w:rsidRPr="002F777E" w:rsidRDefault="002F777E" w:rsidP="002F777E">
      <w:pPr>
        <w:numPr>
          <w:ilvl w:val="0"/>
          <w:numId w:val="280"/>
        </w:numPr>
        <w:rPr>
          <w:bCs/>
        </w:rPr>
      </w:pPr>
      <w:r w:rsidRPr="00E45D4D">
        <w:rPr>
          <w:bCs/>
        </w:rPr>
        <w:t xml:space="preserve">The Commercial Manager shall feed into and assist in the Bid/ No Bid Review stage, updating and populating </w:t>
      </w:r>
      <w:r w:rsidRPr="00403B6E">
        <w:rPr>
          <w:bCs/>
        </w:rPr>
        <w:t>document Bid</w:t>
      </w:r>
      <w:r w:rsidR="00A61592">
        <w:rPr>
          <w:bCs/>
        </w:rPr>
        <w:t>,</w:t>
      </w:r>
      <w:r w:rsidRPr="00403B6E">
        <w:rPr>
          <w:bCs/>
        </w:rPr>
        <w:t xml:space="preserve"> No Bid document 02-04-</w:t>
      </w:r>
      <w:r w:rsidR="00403B6E" w:rsidRPr="00403B6E">
        <w:rPr>
          <w:bCs/>
        </w:rPr>
        <w:t>55</w:t>
      </w:r>
      <w:r w:rsidRPr="00403B6E">
        <w:rPr>
          <w:bCs/>
        </w:rPr>
        <w:t xml:space="preserve"> where</w:t>
      </w:r>
      <w:r w:rsidRPr="00E45D4D">
        <w:rPr>
          <w:bCs/>
        </w:rPr>
        <w:t xml:space="preserve"> required.</w:t>
      </w:r>
    </w:p>
    <w:p w14:paraId="0D37889D" w14:textId="4B60ECC9" w:rsidR="00FB3964" w:rsidRPr="00D634D1" w:rsidRDefault="00FB3964" w:rsidP="00984A5C">
      <w:pPr>
        <w:numPr>
          <w:ilvl w:val="0"/>
          <w:numId w:val="280"/>
        </w:numPr>
        <w:rPr>
          <w:bCs/>
        </w:rPr>
      </w:pPr>
      <w:r w:rsidRPr="00D634D1">
        <w:rPr>
          <w:bCs/>
        </w:rPr>
        <w:t xml:space="preserve">The </w:t>
      </w:r>
      <w:r w:rsidR="005E57DD">
        <w:rPr>
          <w:bCs/>
        </w:rPr>
        <w:t>Commercial Manager</w:t>
      </w:r>
      <w:r w:rsidRPr="00D634D1">
        <w:rPr>
          <w:bCs/>
        </w:rPr>
        <w:t xml:space="preserve"> shall assess the client’s financial standing prior to contract award or handover. </w:t>
      </w:r>
    </w:p>
    <w:p w14:paraId="2680ACDA" w14:textId="63BFA62E" w:rsidR="00FB3964" w:rsidRPr="00D634D1" w:rsidRDefault="00FB3964" w:rsidP="00984A5C">
      <w:pPr>
        <w:numPr>
          <w:ilvl w:val="0"/>
          <w:numId w:val="280"/>
        </w:numPr>
        <w:rPr>
          <w:bCs/>
        </w:rPr>
      </w:pPr>
      <w:r w:rsidRPr="00D634D1">
        <w:rPr>
          <w:bCs/>
        </w:rPr>
        <w:t xml:space="preserve">The following information must be </w:t>
      </w:r>
      <w:r w:rsidR="008B2D54">
        <w:rPr>
          <w:bCs/>
        </w:rPr>
        <w:t xml:space="preserve">checked </w:t>
      </w:r>
      <w:r w:rsidR="005E3590">
        <w:rPr>
          <w:bCs/>
        </w:rPr>
        <w:t>against the company credit insurance</w:t>
      </w:r>
      <w:r w:rsidRPr="00D634D1">
        <w:rPr>
          <w:bCs/>
        </w:rPr>
        <w:t xml:space="preserve"> to determine credit cover;</w:t>
      </w:r>
    </w:p>
    <w:p w14:paraId="3173FB6A" w14:textId="3C0ECFF8" w:rsidR="00FB3964" w:rsidRPr="00D634D1" w:rsidRDefault="00FB3964" w:rsidP="00984A5C">
      <w:pPr>
        <w:numPr>
          <w:ilvl w:val="1"/>
          <w:numId w:val="280"/>
        </w:numPr>
        <w:rPr>
          <w:bCs/>
        </w:rPr>
      </w:pPr>
      <w:r w:rsidRPr="00D634D1">
        <w:rPr>
          <w:bCs/>
        </w:rPr>
        <w:t xml:space="preserve">Client </w:t>
      </w:r>
      <w:r w:rsidR="001C2FD5">
        <w:rPr>
          <w:bCs/>
        </w:rPr>
        <w:t>i</w:t>
      </w:r>
      <w:r w:rsidRPr="00D634D1">
        <w:rPr>
          <w:bCs/>
        </w:rPr>
        <w:t xml:space="preserve">nformation: Company </w:t>
      </w:r>
      <w:r w:rsidR="001C2FD5">
        <w:rPr>
          <w:bCs/>
        </w:rPr>
        <w:t>n</w:t>
      </w:r>
      <w:r w:rsidRPr="00D634D1">
        <w:rPr>
          <w:bCs/>
        </w:rPr>
        <w:t xml:space="preserve">ame in which the </w:t>
      </w:r>
      <w:r w:rsidR="001C2FD5">
        <w:rPr>
          <w:bCs/>
        </w:rPr>
        <w:t>o</w:t>
      </w:r>
      <w:r w:rsidRPr="00D634D1">
        <w:rPr>
          <w:bCs/>
        </w:rPr>
        <w:t xml:space="preserve">rder is to come via, and </w:t>
      </w:r>
      <w:r w:rsidR="001C2FD5">
        <w:rPr>
          <w:bCs/>
        </w:rPr>
        <w:t>c</w:t>
      </w:r>
      <w:r w:rsidRPr="00D634D1">
        <w:rPr>
          <w:bCs/>
        </w:rPr>
        <w:t xml:space="preserve">ompany </w:t>
      </w:r>
      <w:r w:rsidR="001C2FD5">
        <w:rPr>
          <w:bCs/>
        </w:rPr>
        <w:t>r</w:t>
      </w:r>
      <w:r w:rsidRPr="00D634D1">
        <w:rPr>
          <w:bCs/>
        </w:rPr>
        <w:t xml:space="preserve">egistration </w:t>
      </w:r>
      <w:r w:rsidR="001C2FD5">
        <w:rPr>
          <w:bCs/>
        </w:rPr>
        <w:t>n</w:t>
      </w:r>
      <w:r w:rsidRPr="00D634D1">
        <w:rPr>
          <w:bCs/>
        </w:rPr>
        <w:t>umber</w:t>
      </w:r>
    </w:p>
    <w:p w14:paraId="4980F1A4" w14:textId="3F2B5DDD" w:rsidR="00FB3964" w:rsidRPr="00D634D1" w:rsidRDefault="00FB3964" w:rsidP="00984A5C">
      <w:pPr>
        <w:numPr>
          <w:ilvl w:val="1"/>
          <w:numId w:val="280"/>
        </w:numPr>
        <w:rPr>
          <w:bCs/>
        </w:rPr>
      </w:pPr>
      <w:r w:rsidRPr="00D634D1">
        <w:rPr>
          <w:bCs/>
        </w:rPr>
        <w:t xml:space="preserve">Anticipated </w:t>
      </w:r>
      <w:r w:rsidR="001C2FD5">
        <w:rPr>
          <w:bCs/>
        </w:rPr>
        <w:t>c</w:t>
      </w:r>
      <w:r w:rsidRPr="00D634D1">
        <w:rPr>
          <w:bCs/>
        </w:rPr>
        <w:t xml:space="preserve">ontract </w:t>
      </w:r>
      <w:r w:rsidR="001C2FD5">
        <w:rPr>
          <w:bCs/>
        </w:rPr>
        <w:t>v</w:t>
      </w:r>
      <w:r w:rsidRPr="00D634D1">
        <w:rPr>
          <w:bCs/>
        </w:rPr>
        <w:t>alue</w:t>
      </w:r>
    </w:p>
    <w:p w14:paraId="72C2FC23" w14:textId="0A5088DF" w:rsidR="00FB3964" w:rsidRPr="00D634D1" w:rsidRDefault="00FB3964" w:rsidP="00984A5C">
      <w:pPr>
        <w:numPr>
          <w:ilvl w:val="1"/>
          <w:numId w:val="280"/>
        </w:numPr>
        <w:rPr>
          <w:bCs/>
        </w:rPr>
      </w:pPr>
      <w:r w:rsidRPr="00D634D1">
        <w:rPr>
          <w:bCs/>
        </w:rPr>
        <w:t>Tendered</w:t>
      </w:r>
      <w:r w:rsidR="001C2FD5">
        <w:rPr>
          <w:bCs/>
        </w:rPr>
        <w:t xml:space="preserve"> </w:t>
      </w:r>
      <w:r w:rsidRPr="00D634D1">
        <w:rPr>
          <w:bCs/>
        </w:rPr>
        <w:t xml:space="preserve">/ </w:t>
      </w:r>
      <w:r w:rsidR="001C2FD5">
        <w:rPr>
          <w:bCs/>
        </w:rPr>
        <w:t>a</w:t>
      </w:r>
      <w:r w:rsidRPr="00D634D1">
        <w:rPr>
          <w:bCs/>
        </w:rPr>
        <w:t xml:space="preserve">nticipated </w:t>
      </w:r>
      <w:r w:rsidR="001C2FD5">
        <w:rPr>
          <w:bCs/>
        </w:rPr>
        <w:t>d</w:t>
      </w:r>
      <w:r w:rsidRPr="00D634D1">
        <w:rPr>
          <w:bCs/>
        </w:rPr>
        <w:t xml:space="preserve">uration of the </w:t>
      </w:r>
      <w:r w:rsidR="001C2FD5">
        <w:rPr>
          <w:bCs/>
        </w:rPr>
        <w:t>w</w:t>
      </w:r>
      <w:r w:rsidRPr="00D634D1">
        <w:rPr>
          <w:bCs/>
        </w:rPr>
        <w:t xml:space="preserve">orks </w:t>
      </w:r>
    </w:p>
    <w:p w14:paraId="3D4FC992" w14:textId="0C6EA91F" w:rsidR="00FB3964" w:rsidRPr="00D634D1" w:rsidRDefault="00FB3964" w:rsidP="00984A5C">
      <w:pPr>
        <w:numPr>
          <w:ilvl w:val="1"/>
          <w:numId w:val="280"/>
        </w:numPr>
        <w:rPr>
          <w:bCs/>
        </w:rPr>
      </w:pPr>
      <w:r w:rsidRPr="00D634D1">
        <w:rPr>
          <w:bCs/>
        </w:rPr>
        <w:t xml:space="preserve">Understanding of the average, or the highest value peak during the duration of the monthly </w:t>
      </w:r>
      <w:r w:rsidR="005C6EA0">
        <w:rPr>
          <w:bCs/>
        </w:rPr>
        <w:t>i</w:t>
      </w:r>
      <w:r w:rsidRPr="00D634D1">
        <w:rPr>
          <w:bCs/>
        </w:rPr>
        <w:t xml:space="preserve">nvoice/ </w:t>
      </w:r>
      <w:r w:rsidR="005C6EA0">
        <w:rPr>
          <w:bCs/>
        </w:rPr>
        <w:t>a</w:t>
      </w:r>
      <w:r w:rsidRPr="00D634D1">
        <w:rPr>
          <w:bCs/>
        </w:rPr>
        <w:t xml:space="preserve">pplication for </w:t>
      </w:r>
      <w:r w:rsidR="000F7F73">
        <w:rPr>
          <w:bCs/>
        </w:rPr>
        <w:t>p</w:t>
      </w:r>
      <w:r w:rsidRPr="00D634D1">
        <w:rPr>
          <w:bCs/>
        </w:rPr>
        <w:t xml:space="preserve">ayment </w:t>
      </w:r>
    </w:p>
    <w:p w14:paraId="38F4AD72" w14:textId="6AC19297" w:rsidR="00FB3964" w:rsidRPr="00D634D1" w:rsidRDefault="00FB3964" w:rsidP="00984A5C">
      <w:pPr>
        <w:numPr>
          <w:ilvl w:val="0"/>
          <w:numId w:val="280"/>
        </w:numPr>
        <w:rPr>
          <w:bCs/>
        </w:rPr>
      </w:pPr>
      <w:r w:rsidRPr="00D634D1">
        <w:rPr>
          <w:bCs/>
        </w:rPr>
        <w:t xml:space="preserve">Findings shall be reviewed with </w:t>
      </w:r>
      <w:r w:rsidR="005C6EA0">
        <w:rPr>
          <w:bCs/>
        </w:rPr>
        <w:t>a Director</w:t>
      </w:r>
      <w:r w:rsidRPr="00D634D1">
        <w:rPr>
          <w:bCs/>
        </w:rPr>
        <w:t xml:space="preserve"> and inform tender strategy and contractual protections. i.e. is some form of financial guarantee/ payment security may be required as a condition to the </w:t>
      </w:r>
      <w:r w:rsidR="005C6EA0">
        <w:rPr>
          <w:bCs/>
        </w:rPr>
        <w:t>c</w:t>
      </w:r>
      <w:r w:rsidRPr="00D634D1">
        <w:rPr>
          <w:bCs/>
        </w:rPr>
        <w:t>ontract.</w:t>
      </w:r>
    </w:p>
    <w:p w14:paraId="1DAECC3A" w14:textId="77777777" w:rsidR="00FB3964" w:rsidRPr="00FB3964" w:rsidRDefault="00FB3964" w:rsidP="00984A5C">
      <w:pPr>
        <w:rPr>
          <w:b/>
          <w:bCs/>
        </w:rPr>
      </w:pPr>
      <w:r w:rsidRPr="00FB3964">
        <w:rPr>
          <w:b/>
          <w:bCs/>
        </w:rPr>
        <w:lastRenderedPageBreak/>
        <w:t>4.1.2 Commercial Resource Allocation</w:t>
      </w:r>
    </w:p>
    <w:p w14:paraId="55DD906E" w14:textId="6E37DF71" w:rsidR="00FB3964" w:rsidRPr="00D634D1" w:rsidRDefault="00FB3964" w:rsidP="00984A5C">
      <w:pPr>
        <w:numPr>
          <w:ilvl w:val="0"/>
          <w:numId w:val="281"/>
        </w:numPr>
        <w:rPr>
          <w:bCs/>
        </w:rPr>
      </w:pPr>
      <w:r w:rsidRPr="00D634D1">
        <w:rPr>
          <w:bCs/>
        </w:rPr>
        <w:t xml:space="preserve">A QS must be assigned to each project by the </w:t>
      </w:r>
      <w:r w:rsidR="00BF3285">
        <w:rPr>
          <w:bCs/>
        </w:rPr>
        <w:t>Commercial Manager</w:t>
      </w:r>
      <w:r w:rsidRPr="00D634D1">
        <w:rPr>
          <w:bCs/>
        </w:rPr>
        <w:t xml:space="preserve"> prior to or upon contract award. </w:t>
      </w:r>
    </w:p>
    <w:p w14:paraId="2FFAB11E" w14:textId="77777777" w:rsidR="00FB3964" w:rsidRPr="00FB3964" w:rsidRDefault="00FB3964" w:rsidP="00984A5C">
      <w:pPr>
        <w:rPr>
          <w:b/>
          <w:bCs/>
        </w:rPr>
      </w:pPr>
      <w:r w:rsidRPr="00FB3964">
        <w:rPr>
          <w:b/>
          <w:bCs/>
        </w:rPr>
        <w:t>4.1.3 Review of ITT Terms &amp; Conditions</w:t>
      </w:r>
    </w:p>
    <w:p w14:paraId="3F69879E" w14:textId="6C66BFBA" w:rsidR="00FB3964" w:rsidRPr="00D634D1" w:rsidRDefault="00FB3964" w:rsidP="00984A5C">
      <w:pPr>
        <w:numPr>
          <w:ilvl w:val="0"/>
          <w:numId w:val="282"/>
        </w:numPr>
        <w:rPr>
          <w:bCs/>
        </w:rPr>
      </w:pPr>
      <w:r w:rsidRPr="00D634D1">
        <w:rPr>
          <w:bCs/>
        </w:rPr>
        <w:t xml:space="preserve">The </w:t>
      </w:r>
      <w:r w:rsidR="00F11FE4">
        <w:rPr>
          <w:bCs/>
        </w:rPr>
        <w:t>Commercial Manager</w:t>
      </w:r>
      <w:r w:rsidRPr="00D634D1">
        <w:rPr>
          <w:bCs/>
        </w:rPr>
        <w:t xml:space="preserve"> is to review all client terms and conditions. </w:t>
      </w:r>
    </w:p>
    <w:p w14:paraId="4E848952" w14:textId="77777777" w:rsidR="00FB3964" w:rsidRPr="00D634D1" w:rsidRDefault="00FB3964" w:rsidP="00984A5C">
      <w:pPr>
        <w:rPr>
          <w:bCs/>
          <w:i/>
          <w:iCs/>
        </w:rPr>
      </w:pPr>
      <w:r w:rsidRPr="00D634D1">
        <w:rPr>
          <w:bCs/>
          <w:i/>
          <w:iCs/>
        </w:rPr>
        <w:t>Note: Where terms and conditions are not contained within the ITT, these are to be requested in the first instance.</w:t>
      </w:r>
    </w:p>
    <w:p w14:paraId="4D94EF39" w14:textId="46CA0C60" w:rsidR="00FB3964" w:rsidRPr="00D634D1" w:rsidRDefault="00FB3964" w:rsidP="00984A5C">
      <w:pPr>
        <w:numPr>
          <w:ilvl w:val="0"/>
          <w:numId w:val="282"/>
        </w:numPr>
        <w:rPr>
          <w:bCs/>
        </w:rPr>
      </w:pPr>
      <w:r w:rsidRPr="00D634D1">
        <w:rPr>
          <w:bCs/>
        </w:rPr>
        <w:t xml:space="preserve">Risks and amendments must be identified using the required </w:t>
      </w:r>
      <w:r w:rsidR="00846CEA">
        <w:rPr>
          <w:bCs/>
        </w:rPr>
        <w:t xml:space="preserve">Client </w:t>
      </w:r>
      <w:r w:rsidRPr="00D634D1">
        <w:rPr>
          <w:bCs/>
        </w:rPr>
        <w:t>T&amp;Cs Comment</w:t>
      </w:r>
      <w:r w:rsidR="000C2D9C">
        <w:rPr>
          <w:bCs/>
        </w:rPr>
        <w:t>s &amp; Risk Analysis</w:t>
      </w:r>
      <w:r w:rsidRPr="00D634D1">
        <w:rPr>
          <w:bCs/>
        </w:rPr>
        <w:t xml:space="preserve"> </w:t>
      </w:r>
      <w:r w:rsidR="000C2D9C">
        <w:rPr>
          <w:bCs/>
        </w:rPr>
        <w:t>d</w:t>
      </w:r>
      <w:r w:rsidRPr="006C7F6C">
        <w:rPr>
          <w:bCs/>
        </w:rPr>
        <w:t>ocument</w:t>
      </w:r>
      <w:r w:rsidR="003C1D50" w:rsidRPr="006C7F6C">
        <w:rPr>
          <w:bCs/>
        </w:rPr>
        <w:t xml:space="preserve"> </w:t>
      </w:r>
      <w:r w:rsidR="006C7F6C" w:rsidRPr="006C7F6C">
        <w:rPr>
          <w:bCs/>
        </w:rPr>
        <w:t>02-04-42</w:t>
      </w:r>
      <w:r w:rsidRPr="00D634D1">
        <w:rPr>
          <w:bCs/>
        </w:rPr>
        <w:t xml:space="preserve">, with the appropriate risk analysis to be undertaken against each item populated for business consideration. </w:t>
      </w:r>
    </w:p>
    <w:p w14:paraId="65AA2EC7" w14:textId="77777777" w:rsidR="00FB3964" w:rsidRPr="00D634D1" w:rsidRDefault="00FB3964" w:rsidP="00984A5C">
      <w:pPr>
        <w:numPr>
          <w:ilvl w:val="0"/>
          <w:numId w:val="282"/>
        </w:numPr>
        <w:rPr>
          <w:bCs/>
        </w:rPr>
      </w:pPr>
      <w:r w:rsidRPr="00D634D1">
        <w:rPr>
          <w:bCs/>
        </w:rPr>
        <w:t xml:space="preserve">Key areas include: </w:t>
      </w:r>
    </w:p>
    <w:p w14:paraId="4CD176A9" w14:textId="77777777" w:rsidR="00FB3964" w:rsidRPr="00D634D1" w:rsidRDefault="00FB3964" w:rsidP="00984A5C">
      <w:pPr>
        <w:numPr>
          <w:ilvl w:val="1"/>
          <w:numId w:val="282"/>
        </w:numPr>
        <w:rPr>
          <w:bCs/>
        </w:rPr>
      </w:pPr>
      <w:r w:rsidRPr="00D634D1">
        <w:rPr>
          <w:bCs/>
        </w:rPr>
        <w:t xml:space="preserve">Payment terms  </w:t>
      </w:r>
    </w:p>
    <w:p w14:paraId="1AC22097" w14:textId="77777777" w:rsidR="00FB3964" w:rsidRPr="00D634D1" w:rsidRDefault="00FB3964" w:rsidP="00984A5C">
      <w:pPr>
        <w:numPr>
          <w:ilvl w:val="1"/>
          <w:numId w:val="282"/>
        </w:numPr>
        <w:rPr>
          <w:bCs/>
        </w:rPr>
      </w:pPr>
      <w:r w:rsidRPr="00D634D1">
        <w:rPr>
          <w:bCs/>
        </w:rPr>
        <w:t xml:space="preserve">Liability limits </w:t>
      </w:r>
    </w:p>
    <w:p w14:paraId="2469099D" w14:textId="77777777" w:rsidR="00FB3964" w:rsidRPr="00D634D1" w:rsidRDefault="00FB3964" w:rsidP="00984A5C">
      <w:pPr>
        <w:numPr>
          <w:ilvl w:val="1"/>
          <w:numId w:val="282"/>
        </w:numPr>
        <w:rPr>
          <w:bCs/>
        </w:rPr>
      </w:pPr>
      <w:r w:rsidRPr="00D634D1">
        <w:rPr>
          <w:bCs/>
        </w:rPr>
        <w:t>Third Party Rights</w:t>
      </w:r>
    </w:p>
    <w:p w14:paraId="6CA28DD2" w14:textId="77777777" w:rsidR="00FB3964" w:rsidRPr="00D634D1" w:rsidRDefault="00FB3964" w:rsidP="00984A5C">
      <w:pPr>
        <w:numPr>
          <w:ilvl w:val="1"/>
          <w:numId w:val="282"/>
        </w:numPr>
        <w:rPr>
          <w:bCs/>
        </w:rPr>
      </w:pPr>
      <w:r w:rsidRPr="00D634D1">
        <w:rPr>
          <w:bCs/>
        </w:rPr>
        <w:t>Collateral Warranties</w:t>
      </w:r>
    </w:p>
    <w:p w14:paraId="33279D90" w14:textId="77777777" w:rsidR="00FB3964" w:rsidRPr="00D634D1" w:rsidRDefault="00FB3964" w:rsidP="00984A5C">
      <w:pPr>
        <w:numPr>
          <w:ilvl w:val="1"/>
          <w:numId w:val="282"/>
        </w:numPr>
        <w:rPr>
          <w:bCs/>
        </w:rPr>
      </w:pPr>
      <w:r w:rsidRPr="00D634D1">
        <w:rPr>
          <w:bCs/>
        </w:rPr>
        <w:t xml:space="preserve">Loss Ascertained Damages </w:t>
      </w:r>
    </w:p>
    <w:p w14:paraId="11D462ED" w14:textId="77777777" w:rsidR="00FB3964" w:rsidRPr="00D634D1" w:rsidRDefault="00FB3964" w:rsidP="00984A5C">
      <w:pPr>
        <w:numPr>
          <w:ilvl w:val="1"/>
          <w:numId w:val="282"/>
        </w:numPr>
        <w:rPr>
          <w:bCs/>
        </w:rPr>
      </w:pPr>
      <w:r w:rsidRPr="00D634D1">
        <w:rPr>
          <w:bCs/>
        </w:rPr>
        <w:t>Cross Contract Set-Off</w:t>
      </w:r>
    </w:p>
    <w:p w14:paraId="1BE3C7C3" w14:textId="77777777" w:rsidR="00FB3964" w:rsidRPr="00D634D1" w:rsidRDefault="00FB3964" w:rsidP="00984A5C">
      <w:pPr>
        <w:numPr>
          <w:ilvl w:val="1"/>
          <w:numId w:val="282"/>
        </w:numPr>
        <w:rPr>
          <w:bCs/>
        </w:rPr>
      </w:pPr>
      <w:r w:rsidRPr="00D634D1">
        <w:rPr>
          <w:bCs/>
        </w:rPr>
        <w:t>Delay Provisions and Notifications</w:t>
      </w:r>
    </w:p>
    <w:p w14:paraId="0C733705" w14:textId="77777777" w:rsidR="00FB3964" w:rsidRPr="00D634D1" w:rsidRDefault="00FB3964" w:rsidP="00984A5C">
      <w:pPr>
        <w:numPr>
          <w:ilvl w:val="1"/>
          <w:numId w:val="282"/>
        </w:numPr>
        <w:rPr>
          <w:bCs/>
        </w:rPr>
      </w:pPr>
      <w:r w:rsidRPr="00D634D1">
        <w:rPr>
          <w:bCs/>
        </w:rPr>
        <w:t xml:space="preserve">Design responsibility/ liability (i.e. fitness for purpose/ reasonable skill &amp; care) </w:t>
      </w:r>
    </w:p>
    <w:p w14:paraId="3B12709E" w14:textId="77777777" w:rsidR="00FB3964" w:rsidRPr="00D634D1" w:rsidRDefault="00FB3964" w:rsidP="00984A5C">
      <w:pPr>
        <w:numPr>
          <w:ilvl w:val="1"/>
          <w:numId w:val="282"/>
        </w:numPr>
        <w:rPr>
          <w:bCs/>
        </w:rPr>
      </w:pPr>
      <w:r w:rsidRPr="00D634D1">
        <w:rPr>
          <w:bCs/>
        </w:rPr>
        <w:t xml:space="preserve">Variation provisions </w:t>
      </w:r>
    </w:p>
    <w:p w14:paraId="4D7720E9" w14:textId="77777777" w:rsidR="00FB3964" w:rsidRPr="00D634D1" w:rsidRDefault="00FB3964" w:rsidP="00984A5C">
      <w:pPr>
        <w:rPr>
          <w:bCs/>
          <w:i/>
          <w:iCs/>
        </w:rPr>
      </w:pPr>
      <w:r w:rsidRPr="00D634D1">
        <w:rPr>
          <w:bCs/>
          <w:i/>
          <w:iCs/>
        </w:rPr>
        <w:t>Note: The above is non-exhaustive only serves to identify high level key areas of review.</w:t>
      </w:r>
    </w:p>
    <w:p w14:paraId="6E36575E" w14:textId="0461F044" w:rsidR="00FB3964" w:rsidRPr="00D634D1" w:rsidRDefault="00FB3964" w:rsidP="00984A5C">
      <w:pPr>
        <w:numPr>
          <w:ilvl w:val="0"/>
          <w:numId w:val="282"/>
        </w:numPr>
        <w:rPr>
          <w:bCs/>
        </w:rPr>
      </w:pPr>
      <w:r w:rsidRPr="00D634D1">
        <w:rPr>
          <w:bCs/>
        </w:rPr>
        <w:t xml:space="preserve">Feedback </w:t>
      </w:r>
      <w:r w:rsidR="00E02FB5">
        <w:rPr>
          <w:bCs/>
        </w:rPr>
        <w:t>on</w:t>
      </w:r>
      <w:r w:rsidRPr="00D634D1">
        <w:rPr>
          <w:bCs/>
        </w:rPr>
        <w:t xml:space="preserve"> the client shall be issued where appropriate and approved by the </w:t>
      </w:r>
      <w:r w:rsidR="00E91C75">
        <w:rPr>
          <w:bCs/>
        </w:rPr>
        <w:t>Director</w:t>
      </w:r>
      <w:r w:rsidRPr="00D634D1">
        <w:rPr>
          <w:bCs/>
        </w:rPr>
        <w:t xml:space="preserve">. </w:t>
      </w:r>
    </w:p>
    <w:p w14:paraId="35C2B15A" w14:textId="77777777" w:rsidR="00FB3964" w:rsidRPr="00242D61" w:rsidRDefault="00FB3964" w:rsidP="00984A5C">
      <w:pPr>
        <w:rPr>
          <w:b/>
          <w:bCs/>
        </w:rPr>
      </w:pPr>
      <w:r w:rsidRPr="00242D61">
        <w:rPr>
          <w:b/>
          <w:bCs/>
        </w:rPr>
        <w:t>4.1.4 Tender Cashflow</w:t>
      </w:r>
    </w:p>
    <w:p w14:paraId="091A9B72" w14:textId="77777777" w:rsidR="00FB3964" w:rsidRPr="00242D61" w:rsidRDefault="00FB3964" w:rsidP="00984A5C">
      <w:pPr>
        <w:numPr>
          <w:ilvl w:val="0"/>
          <w:numId w:val="283"/>
        </w:numPr>
        <w:rPr>
          <w:bCs/>
        </w:rPr>
      </w:pPr>
      <w:r w:rsidRPr="00242D61">
        <w:rPr>
          <w:bCs/>
        </w:rPr>
        <w:t xml:space="preserve">Subject to project; complexity, value, and duration, the QS shall produce a Nett Cashflow Forecast to assess financial impact in terms of cash and revenue. </w:t>
      </w:r>
    </w:p>
    <w:p w14:paraId="7BD51E89" w14:textId="2E106EC4" w:rsidR="00A71718" w:rsidRDefault="00000000" w:rsidP="00984A5C">
      <w:pPr>
        <w:rPr>
          <w:b/>
          <w:bCs/>
        </w:rPr>
      </w:pPr>
      <w:r>
        <w:rPr>
          <w:b/>
          <w:bCs/>
        </w:rPr>
        <w:pict w14:anchorId="3220C41E">
          <v:rect id="_x0000_i1028" style="width:0;height:1.5pt" o:hrstd="t" o:hr="t" fillcolor="#a0a0a0" stroked="f"/>
        </w:pict>
      </w:r>
    </w:p>
    <w:p w14:paraId="2071F54B" w14:textId="07DE7257" w:rsidR="00A71718" w:rsidRPr="000D23D9" w:rsidRDefault="00A71718" w:rsidP="00984A5C">
      <w:pPr>
        <w:rPr>
          <w:b/>
          <w:bCs/>
        </w:rPr>
      </w:pPr>
      <w:r w:rsidRPr="000D23D9">
        <w:rPr>
          <w:b/>
          <w:bCs/>
        </w:rPr>
        <w:t>4.2 Contract Award &amp; Project Set-Up</w:t>
      </w:r>
    </w:p>
    <w:p w14:paraId="4EDC032E" w14:textId="77777777" w:rsidR="00A71718" w:rsidRPr="000D23D9" w:rsidRDefault="00A71718" w:rsidP="00984A5C">
      <w:pPr>
        <w:rPr>
          <w:b/>
          <w:bCs/>
        </w:rPr>
      </w:pPr>
      <w:r w:rsidRPr="000D23D9">
        <w:rPr>
          <w:b/>
          <w:bCs/>
        </w:rPr>
        <w:lastRenderedPageBreak/>
        <w:t>4.2.1 Handover</w:t>
      </w:r>
    </w:p>
    <w:p w14:paraId="6972D9BE" w14:textId="0C672371" w:rsidR="00A71718" w:rsidRPr="000D23D9" w:rsidRDefault="00A71718" w:rsidP="00984A5C">
      <w:pPr>
        <w:numPr>
          <w:ilvl w:val="0"/>
          <w:numId w:val="284"/>
        </w:numPr>
      </w:pPr>
      <w:r>
        <w:t>Upon award, a</w:t>
      </w:r>
      <w:r w:rsidRPr="000D23D9">
        <w:t xml:space="preserve"> formal handover meeting shall be conducted between </w:t>
      </w:r>
      <w:r w:rsidR="00AD414C">
        <w:t>e</w:t>
      </w:r>
      <w:r w:rsidRPr="000D23D9">
        <w:t>stimati</w:t>
      </w:r>
      <w:r w:rsidR="00AD414C">
        <w:t>ng team</w:t>
      </w:r>
      <w:r w:rsidRPr="000D23D9">
        <w:t xml:space="preserve">, </w:t>
      </w:r>
      <w:r w:rsidR="00AD414C">
        <w:t>o</w:t>
      </w:r>
      <w:r w:rsidRPr="000D23D9">
        <w:t>perations</w:t>
      </w:r>
      <w:r w:rsidR="00AD414C">
        <w:t xml:space="preserve"> team</w:t>
      </w:r>
      <w:r w:rsidRPr="000D23D9">
        <w:t xml:space="preserve">, and </w:t>
      </w:r>
      <w:r w:rsidR="00AD414C">
        <w:t>c</w:t>
      </w:r>
      <w:r w:rsidRPr="000D23D9">
        <w:t xml:space="preserve">ommercial team. </w:t>
      </w:r>
    </w:p>
    <w:p w14:paraId="76184CA6" w14:textId="495D2498" w:rsidR="00A71718" w:rsidRDefault="00A71718" w:rsidP="00984A5C">
      <w:pPr>
        <w:numPr>
          <w:ilvl w:val="0"/>
          <w:numId w:val="284"/>
        </w:numPr>
      </w:pPr>
      <w:r w:rsidRPr="000D23D9">
        <w:t xml:space="preserve">All </w:t>
      </w:r>
      <w:r w:rsidR="00EB3DE2">
        <w:t>c</w:t>
      </w:r>
      <w:r>
        <w:t xml:space="preserve">ommercial </w:t>
      </w:r>
      <w:r w:rsidRPr="000D23D9">
        <w:t xml:space="preserve">actions shall be recorded </w:t>
      </w:r>
      <w:r>
        <w:t>and actioned by the QS</w:t>
      </w:r>
      <w:r w:rsidRPr="000D23D9">
        <w:t xml:space="preserve">. </w:t>
      </w:r>
    </w:p>
    <w:p w14:paraId="03266542" w14:textId="7C4D3455" w:rsidR="00B252D7" w:rsidRPr="000D23D9" w:rsidRDefault="00B252D7" w:rsidP="00984A5C">
      <w:pPr>
        <w:numPr>
          <w:ilvl w:val="0"/>
          <w:numId w:val="284"/>
        </w:numPr>
      </w:pPr>
      <w:r>
        <w:t xml:space="preserve">Document </w:t>
      </w:r>
      <w:r w:rsidR="00497D07">
        <w:t xml:space="preserve">02-04-36 </w:t>
      </w:r>
      <w:r w:rsidR="00EB3DE2">
        <w:t xml:space="preserve">Contract Handover Meeting Minutes </w:t>
      </w:r>
      <w:r w:rsidR="00497D07">
        <w:t>is to be used to record all actions from the meeting.</w:t>
      </w:r>
    </w:p>
    <w:p w14:paraId="1D417B76" w14:textId="77777777" w:rsidR="00A71718" w:rsidRPr="00EC5D9B" w:rsidRDefault="00A71718" w:rsidP="00984A5C">
      <w:pPr>
        <w:rPr>
          <w:b/>
          <w:bCs/>
        </w:rPr>
      </w:pPr>
      <w:r w:rsidRPr="000D23D9">
        <w:rPr>
          <w:b/>
          <w:bCs/>
        </w:rPr>
        <w:t>4.2.2 Contract Review and Execution</w:t>
      </w:r>
    </w:p>
    <w:p w14:paraId="742A1AC8" w14:textId="555671A3" w:rsidR="00A71718" w:rsidRDefault="00A71718" w:rsidP="00984A5C">
      <w:pPr>
        <w:numPr>
          <w:ilvl w:val="0"/>
          <w:numId w:val="285"/>
        </w:numPr>
      </w:pPr>
      <w:r>
        <w:t xml:space="preserve">To protect the company, </w:t>
      </w:r>
      <w:r w:rsidRPr="00182219">
        <w:t>upon receipt of a Purchase Order or Sub-Contract Order, the QS is to comply with the companies ‘Last Shot Protocol</w:t>
      </w:r>
      <w:r>
        <w:rPr>
          <w:rStyle w:val="FootnoteReference"/>
        </w:rPr>
        <w:footnoteReference w:id="1"/>
      </w:r>
      <w:r w:rsidRPr="00182219">
        <w:t>’ and issue an Order Acknowledgement</w:t>
      </w:r>
      <w:r w:rsidR="00BD080C">
        <w:t xml:space="preserve"> as per document 02-04-44</w:t>
      </w:r>
      <w:r w:rsidR="002F4E65">
        <w:t>.</w:t>
      </w:r>
      <w:r w:rsidR="006F00FC">
        <w:t xml:space="preserve"> Please refer to </w:t>
      </w:r>
      <w:r w:rsidR="008A4890">
        <w:t xml:space="preserve">the </w:t>
      </w:r>
      <w:r w:rsidR="008A4890" w:rsidRPr="001E09B5">
        <w:rPr>
          <w:b/>
          <w:bCs/>
        </w:rPr>
        <w:t>Last Shot Protocol</w:t>
      </w:r>
      <w:r w:rsidR="008A4890">
        <w:t xml:space="preserve"> as </w:t>
      </w:r>
      <w:r w:rsidR="00FC5518">
        <w:t>detailed</w:t>
      </w:r>
      <w:r w:rsidR="008A4890">
        <w:t xml:space="preserve"> in this document.</w:t>
      </w:r>
    </w:p>
    <w:p w14:paraId="0E525E59" w14:textId="7AEBCC47" w:rsidR="00A71718" w:rsidRDefault="00A71718" w:rsidP="00984A5C">
      <w:pPr>
        <w:pStyle w:val="ListParagraph"/>
        <w:rPr>
          <w:i/>
          <w:iCs/>
        </w:rPr>
      </w:pPr>
      <w:r w:rsidRPr="00847A6A">
        <w:rPr>
          <w:i/>
          <w:iCs/>
        </w:rPr>
        <w:t xml:space="preserve">Note: this is to ensure that the </w:t>
      </w:r>
      <w:r w:rsidR="0026729C">
        <w:rPr>
          <w:i/>
          <w:iCs/>
        </w:rPr>
        <w:t>o</w:t>
      </w:r>
      <w:r w:rsidRPr="00847A6A">
        <w:rPr>
          <w:i/>
          <w:iCs/>
        </w:rPr>
        <w:t xml:space="preserve">rder aligns and reflects the companies winning bid; </w:t>
      </w:r>
    </w:p>
    <w:p w14:paraId="08FA4132" w14:textId="665AED2B" w:rsidR="00A71718" w:rsidRPr="00847A6A" w:rsidRDefault="00A71718" w:rsidP="00984A5C">
      <w:pPr>
        <w:pStyle w:val="ListParagraph"/>
        <w:numPr>
          <w:ilvl w:val="0"/>
          <w:numId w:val="290"/>
        </w:numPr>
        <w:ind w:left="1080"/>
        <w:rPr>
          <w:i/>
          <w:iCs/>
        </w:rPr>
      </w:pPr>
      <w:r>
        <w:rPr>
          <w:i/>
          <w:iCs/>
        </w:rPr>
        <w:t>Valu</w:t>
      </w:r>
      <w:r w:rsidR="001E09B5">
        <w:rPr>
          <w:i/>
          <w:iCs/>
        </w:rPr>
        <w:t>e</w:t>
      </w:r>
    </w:p>
    <w:p w14:paraId="03A3CBDF" w14:textId="666E96DC" w:rsidR="00A71718" w:rsidRPr="00E76C0E" w:rsidRDefault="00A71718" w:rsidP="00984A5C">
      <w:pPr>
        <w:pStyle w:val="ListParagraph"/>
        <w:numPr>
          <w:ilvl w:val="0"/>
          <w:numId w:val="290"/>
        </w:numPr>
        <w:ind w:left="1080"/>
        <w:rPr>
          <w:i/>
          <w:iCs/>
        </w:rPr>
      </w:pPr>
      <w:r w:rsidRPr="00847A6A">
        <w:rPr>
          <w:i/>
          <w:iCs/>
        </w:rPr>
        <w:t>Terms and Conditions</w:t>
      </w:r>
    </w:p>
    <w:p w14:paraId="3DD0E009" w14:textId="22013920" w:rsidR="00A71718" w:rsidRPr="00847A6A" w:rsidRDefault="00A71718" w:rsidP="00984A5C">
      <w:pPr>
        <w:pStyle w:val="ListParagraph"/>
        <w:numPr>
          <w:ilvl w:val="0"/>
          <w:numId w:val="290"/>
        </w:numPr>
        <w:ind w:left="1080"/>
        <w:rPr>
          <w:i/>
          <w:iCs/>
        </w:rPr>
      </w:pPr>
      <w:r w:rsidRPr="00847A6A">
        <w:rPr>
          <w:i/>
          <w:iCs/>
        </w:rPr>
        <w:t>Scope of Works inc Design</w:t>
      </w:r>
    </w:p>
    <w:p w14:paraId="112F91B0" w14:textId="2B8CCCE5" w:rsidR="00A71718" w:rsidRPr="00847A6A" w:rsidRDefault="00A71718" w:rsidP="00984A5C">
      <w:pPr>
        <w:pStyle w:val="ListParagraph"/>
        <w:numPr>
          <w:ilvl w:val="0"/>
          <w:numId w:val="290"/>
        </w:numPr>
        <w:ind w:left="1080"/>
        <w:rPr>
          <w:i/>
          <w:iCs/>
        </w:rPr>
      </w:pPr>
      <w:r w:rsidRPr="00847A6A">
        <w:rPr>
          <w:i/>
          <w:iCs/>
        </w:rPr>
        <w:t>Duration</w:t>
      </w:r>
    </w:p>
    <w:p w14:paraId="68F4CD4C" w14:textId="4EF80669" w:rsidR="00A71718" w:rsidRPr="00847A6A" w:rsidRDefault="00A71718" w:rsidP="00984A5C">
      <w:pPr>
        <w:pStyle w:val="ListParagraph"/>
        <w:numPr>
          <w:ilvl w:val="0"/>
          <w:numId w:val="290"/>
        </w:numPr>
        <w:ind w:left="1080"/>
        <w:rPr>
          <w:i/>
          <w:iCs/>
        </w:rPr>
      </w:pPr>
      <w:r w:rsidRPr="00847A6A">
        <w:rPr>
          <w:i/>
          <w:iCs/>
        </w:rPr>
        <w:t>Documentation/ Drawings/ Specifications</w:t>
      </w:r>
    </w:p>
    <w:p w14:paraId="1274DDF0" w14:textId="1203FCA3" w:rsidR="00A71718" w:rsidRPr="000D23D9" w:rsidRDefault="00A71718" w:rsidP="00984A5C">
      <w:pPr>
        <w:numPr>
          <w:ilvl w:val="0"/>
          <w:numId w:val="285"/>
        </w:numPr>
      </w:pPr>
      <w:r w:rsidRPr="000D23D9">
        <w:t xml:space="preserve">The QS and </w:t>
      </w:r>
      <w:r w:rsidR="002F4E65">
        <w:t>Commercial Manager</w:t>
      </w:r>
      <w:r w:rsidRPr="000D23D9">
        <w:t xml:space="preserve"> shall review all contractual documents to ensure alignment with the tender. </w:t>
      </w:r>
    </w:p>
    <w:p w14:paraId="2873074C" w14:textId="77777777" w:rsidR="00A71718" w:rsidRDefault="00A71718" w:rsidP="00984A5C">
      <w:pPr>
        <w:numPr>
          <w:ilvl w:val="0"/>
          <w:numId w:val="285"/>
        </w:numPr>
      </w:pPr>
      <w:r w:rsidRPr="000D23D9">
        <w:t>Any discrepancies must be resolved with the client</w:t>
      </w:r>
      <w:r>
        <w:t xml:space="preserve"> with the utmost urgency</w:t>
      </w:r>
      <w:r w:rsidRPr="000D23D9">
        <w:t xml:space="preserve">. </w:t>
      </w:r>
    </w:p>
    <w:p w14:paraId="5FEBB08B" w14:textId="4DADE384" w:rsidR="00A71718" w:rsidRPr="000D23D9" w:rsidRDefault="00905F52" w:rsidP="00984A5C">
      <w:pPr>
        <w:numPr>
          <w:ilvl w:val="0"/>
          <w:numId w:val="285"/>
        </w:numPr>
      </w:pPr>
      <w:r>
        <w:t>Commercial Manager</w:t>
      </w:r>
      <w:r w:rsidR="00A71718" w:rsidRPr="00CD6E83">
        <w:t xml:space="preserve"> </w:t>
      </w:r>
      <w:r w:rsidR="00A71718">
        <w:t>is to</w:t>
      </w:r>
      <w:r w:rsidR="00A71718" w:rsidRPr="00CD6E83">
        <w:t xml:space="preserve"> liaise with the </w:t>
      </w:r>
      <w:r>
        <w:t>c</w:t>
      </w:r>
      <w:r w:rsidR="00A71718" w:rsidRPr="00CD6E83">
        <w:t>lient’s representative, as appropriate, to negotiate and agree mutually acceptable terms prior to execution of contract.</w:t>
      </w:r>
    </w:p>
    <w:p w14:paraId="6FE0BEB4" w14:textId="096BB106" w:rsidR="00A71718" w:rsidRPr="000D23D9" w:rsidRDefault="00A71718" w:rsidP="00984A5C">
      <w:pPr>
        <w:numPr>
          <w:ilvl w:val="0"/>
          <w:numId w:val="285"/>
        </w:numPr>
      </w:pPr>
      <w:r>
        <w:t xml:space="preserve">Once acceptable and clean copy issued, </w:t>
      </w:r>
      <w:r w:rsidR="00905F52">
        <w:t>c</w:t>
      </w:r>
      <w:r w:rsidRPr="000D23D9">
        <w:t xml:space="preserve">ontracts must be formally executed prior to commencement. </w:t>
      </w:r>
    </w:p>
    <w:p w14:paraId="1C00E30C" w14:textId="785B49CA" w:rsidR="00A71718" w:rsidRPr="000D23D9" w:rsidRDefault="00A71718" w:rsidP="00984A5C">
      <w:pPr>
        <w:numPr>
          <w:ilvl w:val="0"/>
          <w:numId w:val="285"/>
        </w:numPr>
      </w:pPr>
      <w:r w:rsidRPr="000D23D9">
        <w:t>Final documents shall be securely stored</w:t>
      </w:r>
      <w:r>
        <w:t xml:space="preserve"> in the project folder</w:t>
      </w:r>
      <w:r w:rsidR="00F426B8">
        <w:t xml:space="preserve"> in location 04 on Share</w:t>
      </w:r>
      <w:r w:rsidR="00BA4289">
        <w:t>P</w:t>
      </w:r>
      <w:r w:rsidR="00F426B8">
        <w:t>oint</w:t>
      </w:r>
      <w:r w:rsidRPr="000D23D9">
        <w:t xml:space="preserve">. </w:t>
      </w:r>
    </w:p>
    <w:p w14:paraId="69130D50" w14:textId="77777777" w:rsidR="00A71718" w:rsidRPr="000D23D9" w:rsidRDefault="00A71718" w:rsidP="00984A5C">
      <w:pPr>
        <w:rPr>
          <w:b/>
          <w:bCs/>
        </w:rPr>
      </w:pPr>
      <w:r w:rsidRPr="000D23D9">
        <w:rPr>
          <w:b/>
          <w:bCs/>
        </w:rPr>
        <w:t>4.2.3 Job Opening</w:t>
      </w:r>
    </w:p>
    <w:p w14:paraId="1AF29A9E" w14:textId="4928F0AC" w:rsidR="00A71718" w:rsidRDefault="00A71718" w:rsidP="00984A5C">
      <w:pPr>
        <w:numPr>
          <w:ilvl w:val="0"/>
          <w:numId w:val="286"/>
        </w:numPr>
      </w:pPr>
      <w:r>
        <w:t>Either in tandem with the above or prior to such subject to timing, t</w:t>
      </w:r>
      <w:r w:rsidRPr="000D23D9">
        <w:t>he QS shall initiate</w:t>
      </w:r>
      <w:r>
        <w:t xml:space="preserve"> the </w:t>
      </w:r>
      <w:r w:rsidRPr="003D42AD">
        <w:t>Job Opening Sheet</w:t>
      </w:r>
      <w:r w:rsidR="0033351B">
        <w:t xml:space="preserve"> </w:t>
      </w:r>
      <w:r w:rsidR="003B547C">
        <w:t>02-04-01</w:t>
      </w:r>
      <w:r w:rsidRPr="003D42AD">
        <w:t>.</w:t>
      </w:r>
    </w:p>
    <w:p w14:paraId="68227018" w14:textId="1995578C" w:rsidR="00A71718" w:rsidRPr="000D23D9" w:rsidRDefault="00A71718" w:rsidP="00984A5C">
      <w:pPr>
        <w:numPr>
          <w:ilvl w:val="0"/>
          <w:numId w:val="286"/>
        </w:numPr>
      </w:pPr>
      <w:r>
        <w:t>The Job Opening Sheet is to</w:t>
      </w:r>
      <w:r w:rsidRPr="003D42AD">
        <w:t xml:space="preserve"> be submitted along with a copy of the </w:t>
      </w:r>
      <w:r w:rsidR="00C2452D">
        <w:t>c</w:t>
      </w:r>
      <w:r w:rsidRPr="003D42AD">
        <w:t xml:space="preserve">ontract to </w:t>
      </w:r>
      <w:r w:rsidRPr="005C300B">
        <w:rPr>
          <w:highlight w:val="red"/>
        </w:rPr>
        <w:t>adminservices@</w:t>
      </w:r>
      <w:r w:rsidR="00ED2E51" w:rsidRPr="005C300B">
        <w:rPr>
          <w:highlight w:val="red"/>
        </w:rPr>
        <w:t>COMPANY NAME</w:t>
      </w:r>
      <w:r w:rsidRPr="003D42AD">
        <w:t>.com</w:t>
      </w:r>
    </w:p>
    <w:p w14:paraId="0C333A9D" w14:textId="77777777" w:rsidR="00A71718" w:rsidRPr="000D23D9" w:rsidRDefault="00A71718" w:rsidP="00984A5C">
      <w:pPr>
        <w:rPr>
          <w:b/>
          <w:bCs/>
        </w:rPr>
      </w:pPr>
      <w:r w:rsidRPr="000D23D9">
        <w:rPr>
          <w:b/>
          <w:bCs/>
        </w:rPr>
        <w:lastRenderedPageBreak/>
        <w:t>4.2.4 Tender Analysis &amp; Procurement Planning</w:t>
      </w:r>
    </w:p>
    <w:p w14:paraId="245C501C" w14:textId="30892A35" w:rsidR="00A71718" w:rsidRPr="000D23D9" w:rsidRDefault="00A71718" w:rsidP="00984A5C">
      <w:pPr>
        <w:numPr>
          <w:ilvl w:val="0"/>
          <w:numId w:val="287"/>
        </w:numPr>
      </w:pPr>
      <w:r w:rsidRPr="000D23D9">
        <w:t>The QS and P</w:t>
      </w:r>
      <w:r w:rsidR="004E1D2C">
        <w:t>roject Manager</w:t>
      </w:r>
      <w:r w:rsidRPr="000D23D9">
        <w:t xml:space="preserve"> shall: </w:t>
      </w:r>
    </w:p>
    <w:p w14:paraId="047A090F" w14:textId="77777777" w:rsidR="00A71718" w:rsidRPr="000D23D9" w:rsidRDefault="00A71718" w:rsidP="00984A5C">
      <w:pPr>
        <w:numPr>
          <w:ilvl w:val="1"/>
          <w:numId w:val="287"/>
        </w:numPr>
      </w:pPr>
      <w:r w:rsidRPr="000D23D9">
        <w:t xml:space="preserve">Validate cost and sell positions </w:t>
      </w:r>
    </w:p>
    <w:p w14:paraId="58BA317B" w14:textId="77777777" w:rsidR="00A71718" w:rsidRPr="000D23D9" w:rsidRDefault="00A71718" w:rsidP="00984A5C">
      <w:pPr>
        <w:numPr>
          <w:ilvl w:val="1"/>
          <w:numId w:val="287"/>
        </w:numPr>
      </w:pPr>
      <w:r w:rsidRPr="000D23D9">
        <w:t xml:space="preserve">Allocate budgets </w:t>
      </w:r>
    </w:p>
    <w:p w14:paraId="7A091BE3" w14:textId="4805C4B0" w:rsidR="00A71718" w:rsidRPr="000D23D9" w:rsidRDefault="00A71718" w:rsidP="00984A5C">
      <w:pPr>
        <w:numPr>
          <w:ilvl w:val="1"/>
          <w:numId w:val="287"/>
        </w:numPr>
      </w:pPr>
      <w:r w:rsidRPr="000D23D9">
        <w:t xml:space="preserve">Produce a </w:t>
      </w:r>
      <w:r>
        <w:t>Project</w:t>
      </w:r>
      <w:r w:rsidRPr="000D23D9">
        <w:t xml:space="preserve"> Analysis</w:t>
      </w:r>
      <w:r>
        <w:t xml:space="preserve"> </w:t>
      </w:r>
      <w:r w:rsidR="00407DFD">
        <w:t>Sheet</w:t>
      </w:r>
      <w:r>
        <w:t xml:space="preserve"> </w:t>
      </w:r>
      <w:r w:rsidR="002F3045">
        <w:t xml:space="preserve">02-04-02 </w:t>
      </w:r>
      <w:r>
        <w:t>aligned with the Tender Position</w:t>
      </w:r>
      <w:r w:rsidRPr="000D23D9">
        <w:t xml:space="preserve"> </w:t>
      </w:r>
    </w:p>
    <w:p w14:paraId="4A7FDC5C" w14:textId="13614BD8" w:rsidR="00A71718" w:rsidRDefault="00A71718" w:rsidP="00984A5C">
      <w:pPr>
        <w:numPr>
          <w:ilvl w:val="1"/>
          <w:numId w:val="287"/>
        </w:numPr>
      </w:pPr>
      <w:r w:rsidRPr="000D23D9">
        <w:t xml:space="preserve">Establish a Procurement Tracker </w:t>
      </w:r>
      <w:r w:rsidR="00DE5BD6">
        <w:t>02-05-01-18</w:t>
      </w:r>
    </w:p>
    <w:p w14:paraId="263589DE" w14:textId="0F451C27" w:rsidR="00A71718" w:rsidRPr="001776FF" w:rsidRDefault="00A71718" w:rsidP="00984A5C">
      <w:pPr>
        <w:pStyle w:val="ListParagraph"/>
        <w:ind w:left="1080"/>
        <w:rPr>
          <w:i/>
          <w:iCs/>
        </w:rPr>
      </w:pPr>
      <w:r w:rsidRPr="00DE530C">
        <w:rPr>
          <w:i/>
          <w:iCs/>
        </w:rPr>
        <w:t xml:space="preserve">Note: the procurement tracker is to fully align itself with the </w:t>
      </w:r>
      <w:r w:rsidR="002F3045">
        <w:rPr>
          <w:i/>
          <w:iCs/>
        </w:rPr>
        <w:t>t</w:t>
      </w:r>
      <w:r w:rsidRPr="00DE530C">
        <w:rPr>
          <w:i/>
          <w:iCs/>
        </w:rPr>
        <w:t xml:space="preserve">ender </w:t>
      </w:r>
      <w:r w:rsidR="002F3045">
        <w:rPr>
          <w:i/>
          <w:iCs/>
        </w:rPr>
        <w:t>a</w:t>
      </w:r>
      <w:r w:rsidRPr="00DE530C">
        <w:rPr>
          <w:i/>
          <w:iCs/>
        </w:rPr>
        <w:t xml:space="preserve">nalysis </w:t>
      </w:r>
      <w:r w:rsidRPr="001776FF">
        <w:rPr>
          <w:i/>
          <w:iCs/>
        </w:rPr>
        <w:t xml:space="preserve">document and the allocation of budgets. </w:t>
      </w:r>
    </w:p>
    <w:p w14:paraId="6EF6D852" w14:textId="77777777" w:rsidR="00A71718" w:rsidRPr="001776FF" w:rsidRDefault="00A71718" w:rsidP="00984A5C">
      <w:pPr>
        <w:pStyle w:val="ListParagraph"/>
        <w:ind w:left="1080"/>
        <w:rPr>
          <w:i/>
          <w:iCs/>
        </w:rPr>
      </w:pPr>
    </w:p>
    <w:p w14:paraId="0ED5B75B" w14:textId="36F41FA3" w:rsidR="00A71718" w:rsidRPr="001776FF" w:rsidRDefault="00A71718" w:rsidP="00984A5C">
      <w:pPr>
        <w:pStyle w:val="ListParagraph"/>
        <w:numPr>
          <w:ilvl w:val="0"/>
          <w:numId w:val="291"/>
        </w:numPr>
      </w:pPr>
      <w:r w:rsidRPr="001776FF">
        <w:t>Where the project is to be self-delivered, the QS in conjunction with the P</w:t>
      </w:r>
      <w:r w:rsidR="00FC5518">
        <w:t>roject Manager</w:t>
      </w:r>
      <w:r w:rsidRPr="001776FF">
        <w:t xml:space="preserve"> is to breakout all </w:t>
      </w:r>
      <w:r w:rsidR="0094767A">
        <w:t>t</w:t>
      </w:r>
      <w:r w:rsidRPr="001776FF">
        <w:t xml:space="preserve">endered </w:t>
      </w:r>
      <w:r w:rsidR="0094767A">
        <w:t>l</w:t>
      </w:r>
      <w:r w:rsidRPr="001776FF">
        <w:t xml:space="preserve">abour </w:t>
      </w:r>
      <w:r w:rsidR="0094767A">
        <w:t>h</w:t>
      </w:r>
      <w:r w:rsidRPr="001776FF">
        <w:t>ours.</w:t>
      </w:r>
    </w:p>
    <w:p w14:paraId="37E7D163" w14:textId="77777777" w:rsidR="00A71718" w:rsidRPr="001776FF" w:rsidRDefault="00A71718" w:rsidP="00984A5C">
      <w:pPr>
        <w:pStyle w:val="ListParagraph"/>
        <w:spacing w:after="0"/>
        <w:ind w:left="765"/>
      </w:pPr>
    </w:p>
    <w:p w14:paraId="535886B3" w14:textId="188BABBE" w:rsidR="00A71718" w:rsidRDefault="00A71718" w:rsidP="00984A5C">
      <w:pPr>
        <w:pStyle w:val="ListParagraph"/>
        <w:numPr>
          <w:ilvl w:val="0"/>
          <w:numId w:val="291"/>
        </w:numPr>
        <w:spacing w:after="0"/>
      </w:pPr>
      <w:r w:rsidRPr="00AE5418">
        <w:t>Labour Productivity Document</w:t>
      </w:r>
      <w:r w:rsidR="00732A1C">
        <w:t xml:space="preserve"> 02-04</w:t>
      </w:r>
      <w:r w:rsidR="0094767A">
        <w:t>-43</w:t>
      </w:r>
      <w:r w:rsidRPr="00AE5418">
        <w:t xml:space="preserve"> is to </w:t>
      </w:r>
      <w:r w:rsidRPr="001776FF">
        <w:t>be populated for the target</w:t>
      </w:r>
      <w:r w:rsidR="0094767A">
        <w:t>ed</w:t>
      </w:r>
      <w:r w:rsidRPr="001776FF">
        <w:t xml:space="preserve"> hours to undertake the works. </w:t>
      </w:r>
    </w:p>
    <w:p w14:paraId="063462AA" w14:textId="77777777" w:rsidR="00A71718" w:rsidRPr="001776FF" w:rsidRDefault="00A71718" w:rsidP="00984A5C">
      <w:pPr>
        <w:spacing w:after="0"/>
      </w:pPr>
    </w:p>
    <w:p w14:paraId="22B9BADF" w14:textId="5CF0825C" w:rsidR="00A71718" w:rsidRPr="001776FF" w:rsidRDefault="00A71718" w:rsidP="00984A5C">
      <w:pPr>
        <w:pStyle w:val="ListParagraph"/>
        <w:numPr>
          <w:ilvl w:val="0"/>
          <w:numId w:val="291"/>
        </w:numPr>
        <w:spacing w:after="0"/>
      </w:pPr>
      <w:r w:rsidRPr="001776FF">
        <w:t xml:space="preserve">The Labour Productivity </w:t>
      </w:r>
      <w:r w:rsidR="00951D58">
        <w:t xml:space="preserve">document 02-04-43 </w:t>
      </w:r>
      <w:r w:rsidRPr="001776FF">
        <w:t>is to be regularly updated to provide visibility on labour efficiencies and also assist in forecasting the total cost.</w:t>
      </w:r>
    </w:p>
    <w:p w14:paraId="4A42CFCF" w14:textId="77777777" w:rsidR="00A71718" w:rsidRPr="001776FF" w:rsidRDefault="00A71718" w:rsidP="00984A5C">
      <w:pPr>
        <w:pStyle w:val="ListParagraph"/>
        <w:spacing w:after="0"/>
        <w:ind w:left="765"/>
      </w:pPr>
    </w:p>
    <w:p w14:paraId="002B0707" w14:textId="1336DD37" w:rsidR="00A71718" w:rsidRPr="001776FF" w:rsidRDefault="00A71718" w:rsidP="00984A5C">
      <w:pPr>
        <w:pStyle w:val="ListParagraph"/>
        <w:numPr>
          <w:ilvl w:val="0"/>
          <w:numId w:val="291"/>
        </w:numPr>
        <w:spacing w:after="0"/>
      </w:pPr>
      <w:r w:rsidRPr="001776FF">
        <w:t xml:space="preserve">Any risks or opportunities found are to be fed back to the </w:t>
      </w:r>
      <w:r w:rsidR="0094767A">
        <w:t>e</w:t>
      </w:r>
      <w:r w:rsidRPr="001776FF">
        <w:t xml:space="preserve">stimation </w:t>
      </w:r>
      <w:r w:rsidR="0094767A">
        <w:t>d</w:t>
      </w:r>
      <w:r w:rsidRPr="001776FF">
        <w:t xml:space="preserve">epartment </w:t>
      </w:r>
      <w:r w:rsidR="0094767A">
        <w:t>c</w:t>
      </w:r>
      <w:r>
        <w:t xml:space="preserve">ontracts </w:t>
      </w:r>
      <w:r w:rsidR="0094767A">
        <w:t>d</w:t>
      </w:r>
      <w:r>
        <w:t xml:space="preserve">irector, </w:t>
      </w:r>
      <w:r w:rsidRPr="001776FF">
        <w:t xml:space="preserve">and </w:t>
      </w:r>
      <w:r w:rsidR="0094767A">
        <w:t>o</w:t>
      </w:r>
      <w:r w:rsidRPr="001776FF">
        <w:t xml:space="preserve">perations </w:t>
      </w:r>
      <w:r w:rsidR="0094767A">
        <w:t>d</w:t>
      </w:r>
      <w:r w:rsidRPr="001776FF">
        <w:t xml:space="preserve">irector accordingly.    </w:t>
      </w:r>
    </w:p>
    <w:p w14:paraId="0DB94E52" w14:textId="77777777" w:rsidR="00A71718" w:rsidRPr="001A52AC" w:rsidRDefault="00A71718" w:rsidP="00984A5C">
      <w:pPr>
        <w:pStyle w:val="ListParagraph"/>
        <w:ind w:left="765"/>
        <w:rPr>
          <w:color w:val="D86DCB" w:themeColor="accent5" w:themeTint="99"/>
        </w:rPr>
      </w:pPr>
    </w:p>
    <w:p w14:paraId="18FE4ACD" w14:textId="6E8F8777" w:rsidR="00A71718" w:rsidRPr="000D23D9" w:rsidRDefault="00A71718" w:rsidP="00984A5C">
      <w:pPr>
        <w:rPr>
          <w:b/>
          <w:bCs/>
        </w:rPr>
      </w:pPr>
      <w:r w:rsidRPr="000D23D9">
        <w:rPr>
          <w:b/>
          <w:bCs/>
        </w:rPr>
        <w:t>4.2.5 Powers &amp; Obligations</w:t>
      </w:r>
    </w:p>
    <w:p w14:paraId="6E88665B" w14:textId="6E1AB995" w:rsidR="00A71718" w:rsidRDefault="00A71718" w:rsidP="00984A5C">
      <w:pPr>
        <w:numPr>
          <w:ilvl w:val="0"/>
          <w:numId w:val="288"/>
        </w:numPr>
      </w:pPr>
      <w:r w:rsidRPr="000D23D9">
        <w:t>The QS shall prepare a P</w:t>
      </w:r>
      <w:r w:rsidR="00112FD6">
        <w:t>owers &amp; Obligations</w:t>
      </w:r>
      <w:r w:rsidR="00C67397">
        <w:t xml:space="preserve"> d</w:t>
      </w:r>
      <w:r w:rsidRPr="000D23D9">
        <w:t>ocument</w:t>
      </w:r>
      <w:r w:rsidR="00C67397">
        <w:t xml:space="preserve"> 02-04-43</w:t>
      </w:r>
      <w:r w:rsidRPr="000D23D9">
        <w:t xml:space="preserve"> outlining key contractual requirements</w:t>
      </w:r>
      <w:r w:rsidR="00C67397">
        <w:t>:</w:t>
      </w:r>
      <w:r w:rsidRPr="000D23D9">
        <w:t xml:space="preserve"> </w:t>
      </w:r>
    </w:p>
    <w:p w14:paraId="01CB92D3" w14:textId="77777777" w:rsidR="00A71718" w:rsidRDefault="00A71718" w:rsidP="00984A5C">
      <w:pPr>
        <w:numPr>
          <w:ilvl w:val="1"/>
          <w:numId w:val="288"/>
        </w:numPr>
      </w:pPr>
      <w:r>
        <w:t xml:space="preserve">Hierarchy of documents </w:t>
      </w:r>
    </w:p>
    <w:p w14:paraId="79CC6591" w14:textId="77777777" w:rsidR="00A71718" w:rsidRDefault="00A71718" w:rsidP="00984A5C">
      <w:pPr>
        <w:numPr>
          <w:ilvl w:val="1"/>
          <w:numId w:val="288"/>
        </w:numPr>
      </w:pPr>
      <w:r>
        <w:t xml:space="preserve">Programme – sections for completion, practical completion, damages </w:t>
      </w:r>
    </w:p>
    <w:p w14:paraId="31615F5E" w14:textId="77777777" w:rsidR="00A71718" w:rsidRDefault="00A71718" w:rsidP="00984A5C">
      <w:pPr>
        <w:numPr>
          <w:ilvl w:val="1"/>
          <w:numId w:val="288"/>
        </w:numPr>
      </w:pPr>
      <w:r>
        <w:t xml:space="preserve">Payment provisions </w:t>
      </w:r>
    </w:p>
    <w:p w14:paraId="7F947515" w14:textId="77777777" w:rsidR="00A71718" w:rsidRDefault="00A71718" w:rsidP="00984A5C">
      <w:pPr>
        <w:numPr>
          <w:ilvl w:val="1"/>
          <w:numId w:val="288"/>
        </w:numPr>
      </w:pPr>
      <w:r>
        <w:t xml:space="preserve">Design obligations </w:t>
      </w:r>
    </w:p>
    <w:p w14:paraId="7D5CA1F5" w14:textId="0775F236" w:rsidR="00A71718" w:rsidRDefault="00A71718" w:rsidP="00984A5C">
      <w:pPr>
        <w:numPr>
          <w:ilvl w:val="1"/>
          <w:numId w:val="288"/>
        </w:numPr>
      </w:pPr>
      <w:r>
        <w:t>Contractors’ requirements</w:t>
      </w:r>
      <w:r w:rsidR="00951D58">
        <w:t xml:space="preserve"> </w:t>
      </w:r>
      <w:r>
        <w:t>/</w:t>
      </w:r>
      <w:r w:rsidR="00951D58">
        <w:t xml:space="preserve"> </w:t>
      </w:r>
      <w:r>
        <w:t xml:space="preserve">subcontractors’ proposals </w:t>
      </w:r>
    </w:p>
    <w:p w14:paraId="65BE339B" w14:textId="77777777" w:rsidR="00A71718" w:rsidRDefault="00A71718" w:rsidP="00984A5C">
      <w:pPr>
        <w:numPr>
          <w:ilvl w:val="1"/>
          <w:numId w:val="288"/>
        </w:numPr>
      </w:pPr>
      <w:r>
        <w:t xml:space="preserve">Bonds and warranties </w:t>
      </w:r>
    </w:p>
    <w:p w14:paraId="4CCEA809" w14:textId="77777777" w:rsidR="00A71718" w:rsidRDefault="00A71718" w:rsidP="00984A5C">
      <w:pPr>
        <w:numPr>
          <w:ilvl w:val="1"/>
          <w:numId w:val="288"/>
        </w:numPr>
      </w:pPr>
      <w:r>
        <w:t xml:space="preserve">Change control and delay notifications obligations </w:t>
      </w:r>
    </w:p>
    <w:p w14:paraId="2F113C3C" w14:textId="77777777" w:rsidR="00A71718" w:rsidRDefault="00A71718" w:rsidP="00984A5C">
      <w:pPr>
        <w:numPr>
          <w:ilvl w:val="1"/>
          <w:numId w:val="288"/>
        </w:numPr>
      </w:pPr>
      <w:r>
        <w:t xml:space="preserve">Contract sum and schedule of rates </w:t>
      </w:r>
    </w:p>
    <w:p w14:paraId="434090E7" w14:textId="24CF3F88" w:rsidR="00A71718" w:rsidRDefault="00A71718" w:rsidP="00984A5C">
      <w:pPr>
        <w:numPr>
          <w:ilvl w:val="1"/>
          <w:numId w:val="288"/>
        </w:numPr>
      </w:pPr>
      <w:r>
        <w:lastRenderedPageBreak/>
        <w:t>Post completion and defects obligations</w:t>
      </w:r>
    </w:p>
    <w:p w14:paraId="1F03D638" w14:textId="7E3282A1" w:rsidR="00A71718" w:rsidRPr="00D01F15" w:rsidRDefault="00A71718" w:rsidP="00984A5C">
      <w:pPr>
        <w:ind w:left="720"/>
        <w:rPr>
          <w:i/>
          <w:iCs/>
        </w:rPr>
      </w:pPr>
      <w:r w:rsidRPr="00D01F15">
        <w:rPr>
          <w:i/>
          <w:iCs/>
        </w:rPr>
        <w:t xml:space="preserve">Note: The QS is to show full understanding of </w:t>
      </w:r>
      <w:r w:rsidR="00334624">
        <w:rPr>
          <w:i/>
          <w:iCs/>
        </w:rPr>
        <w:t>k</w:t>
      </w:r>
      <w:r w:rsidRPr="00D01F15">
        <w:rPr>
          <w:i/>
          <w:iCs/>
        </w:rPr>
        <w:t xml:space="preserve">ey </w:t>
      </w:r>
      <w:r w:rsidR="00334624">
        <w:rPr>
          <w:i/>
          <w:iCs/>
        </w:rPr>
        <w:t>c</w:t>
      </w:r>
      <w:r w:rsidRPr="00D01F15">
        <w:rPr>
          <w:i/>
          <w:iCs/>
        </w:rPr>
        <w:t>ontract requirements as noted above.</w:t>
      </w:r>
    </w:p>
    <w:p w14:paraId="713DF630" w14:textId="77777777" w:rsidR="00A71718" w:rsidRPr="000D23D9" w:rsidRDefault="00A71718" w:rsidP="00984A5C">
      <w:pPr>
        <w:numPr>
          <w:ilvl w:val="0"/>
          <w:numId w:val="288"/>
        </w:numPr>
      </w:pPr>
      <w:r w:rsidRPr="000D23D9">
        <w:t>This shall be communicated</w:t>
      </w:r>
      <w:r>
        <w:t xml:space="preserve"> and presented</w:t>
      </w:r>
      <w:r w:rsidRPr="000D23D9">
        <w:t xml:space="preserve"> to all project</w:t>
      </w:r>
      <w:r>
        <w:t xml:space="preserve"> team members</w:t>
      </w:r>
      <w:r w:rsidRPr="000D23D9">
        <w:t xml:space="preserve">. </w:t>
      </w:r>
    </w:p>
    <w:p w14:paraId="711A7317" w14:textId="77777777" w:rsidR="00A71718" w:rsidRPr="000D23D9" w:rsidRDefault="00A71718" w:rsidP="00984A5C">
      <w:pPr>
        <w:rPr>
          <w:b/>
          <w:bCs/>
        </w:rPr>
      </w:pPr>
      <w:r w:rsidRPr="000D23D9">
        <w:rPr>
          <w:b/>
          <w:bCs/>
        </w:rPr>
        <w:t>4.2.6 Cashflow Strategy</w:t>
      </w:r>
    </w:p>
    <w:p w14:paraId="1EBE29AD" w14:textId="51E02D48" w:rsidR="00A71718" w:rsidRDefault="00A71718" w:rsidP="00984A5C">
      <w:pPr>
        <w:numPr>
          <w:ilvl w:val="0"/>
          <w:numId w:val="289"/>
        </w:numPr>
      </w:pPr>
      <w:r>
        <w:t xml:space="preserve">Upon the request of the </w:t>
      </w:r>
      <w:r w:rsidR="00CD1A56">
        <w:t>Commercial Manager</w:t>
      </w:r>
      <w:r>
        <w:t xml:space="preserve">, a </w:t>
      </w:r>
      <w:r w:rsidRPr="000D23D9">
        <w:t xml:space="preserve">project cashflow forecast shall be developed and maintained. </w:t>
      </w:r>
    </w:p>
    <w:p w14:paraId="0051901E" w14:textId="77777777" w:rsidR="00A71718" w:rsidRDefault="00A71718" w:rsidP="00984A5C">
      <w:pPr>
        <w:pStyle w:val="ListParagraph"/>
        <w:rPr>
          <w:i/>
          <w:iCs/>
        </w:rPr>
      </w:pPr>
      <w:r w:rsidRPr="003F442F">
        <w:rPr>
          <w:i/>
          <w:iCs/>
        </w:rPr>
        <w:t xml:space="preserve">Note: All costs are to align with either Tender Analysis Document, or and Re-validated version subject to the latest and prevalent project situation.  </w:t>
      </w:r>
    </w:p>
    <w:p w14:paraId="54128033" w14:textId="77777777" w:rsidR="00A71718" w:rsidRPr="00215670" w:rsidRDefault="00A71718" w:rsidP="00984A5C">
      <w:pPr>
        <w:pStyle w:val="ListParagraph"/>
        <w:rPr>
          <w:i/>
          <w:iCs/>
        </w:rPr>
      </w:pPr>
    </w:p>
    <w:p w14:paraId="64CD124C" w14:textId="77777777" w:rsidR="00A71718" w:rsidRPr="00215670" w:rsidRDefault="00A71718" w:rsidP="00984A5C">
      <w:pPr>
        <w:pStyle w:val="ListParagraph"/>
        <w:numPr>
          <w:ilvl w:val="0"/>
          <w:numId w:val="292"/>
        </w:numPr>
      </w:pPr>
      <w:r w:rsidRPr="00215670">
        <w:t>The QS is to actively manage the project cashflow throughout the project lifecycle.</w:t>
      </w:r>
    </w:p>
    <w:p w14:paraId="2A43D9CF" w14:textId="77777777" w:rsidR="00A71718" w:rsidRPr="00215670" w:rsidRDefault="00A71718" w:rsidP="00984A5C">
      <w:pPr>
        <w:pStyle w:val="ListParagraph"/>
      </w:pPr>
      <w:r w:rsidRPr="00215670">
        <w:t xml:space="preserve"> </w:t>
      </w:r>
    </w:p>
    <w:p w14:paraId="080798C5" w14:textId="3EBCCF11" w:rsidR="00A71718" w:rsidRDefault="00F5481E" w:rsidP="00984A5C">
      <w:pPr>
        <w:pStyle w:val="ListParagraph"/>
        <w:numPr>
          <w:ilvl w:val="0"/>
          <w:numId w:val="292"/>
        </w:numPr>
      </w:pPr>
      <w:r w:rsidRPr="00574D33">
        <w:t xml:space="preserve">The </w:t>
      </w:r>
      <w:r w:rsidR="00A71718" w:rsidRPr="004A21C4">
        <w:rPr>
          <w:b/>
          <w:bCs/>
        </w:rPr>
        <w:t>Cashflow Optimisation</w:t>
      </w:r>
      <w:r w:rsidR="00574D33" w:rsidRPr="004A21C4">
        <w:t xml:space="preserve"> </w:t>
      </w:r>
      <w:r w:rsidR="00574D33" w:rsidRPr="00574D33">
        <w:t>section of this procedure</w:t>
      </w:r>
      <w:r w:rsidR="00A71718" w:rsidRPr="00EF35EE">
        <w:t xml:space="preserve"> sets out the considerations that are to be made in the application/ invoicing of monies upstream, </w:t>
      </w:r>
      <w:r w:rsidR="000C256E" w:rsidRPr="00EF35EE">
        <w:t>and</w:t>
      </w:r>
      <w:r w:rsidR="00A71718" w:rsidRPr="00EF35EE">
        <w:t xml:space="preserve"> certifications downstream. </w:t>
      </w:r>
    </w:p>
    <w:p w14:paraId="3ED19FFF" w14:textId="2D144F67" w:rsidR="0057300F" w:rsidRDefault="00000000" w:rsidP="00984A5C">
      <w:r>
        <w:rPr>
          <w:b/>
          <w:bCs/>
        </w:rPr>
        <w:pict w14:anchorId="2B6DC466">
          <v:rect id="_x0000_i1029" style="width:0;height:1.5pt" o:hrstd="t" o:hr="t" fillcolor="#a0a0a0" stroked="f"/>
        </w:pict>
      </w:r>
    </w:p>
    <w:p w14:paraId="558AE63F" w14:textId="77777777" w:rsidR="0057300F" w:rsidRPr="000D23D9" w:rsidRDefault="0057300F" w:rsidP="00984A5C">
      <w:pPr>
        <w:rPr>
          <w:b/>
          <w:bCs/>
        </w:rPr>
      </w:pPr>
      <w:r w:rsidRPr="000D23D9">
        <w:rPr>
          <w:b/>
          <w:bCs/>
        </w:rPr>
        <w:t>4.3 Pre-Construction</w:t>
      </w:r>
    </w:p>
    <w:p w14:paraId="4CAFF44D" w14:textId="77777777" w:rsidR="0057300F" w:rsidRPr="000D23D9" w:rsidRDefault="0057300F" w:rsidP="00984A5C">
      <w:pPr>
        <w:rPr>
          <w:b/>
          <w:bCs/>
        </w:rPr>
      </w:pPr>
      <w:r w:rsidRPr="000D23D9">
        <w:rPr>
          <w:b/>
          <w:bCs/>
        </w:rPr>
        <w:t>4.3.1 Contract Formation</w:t>
      </w:r>
    </w:p>
    <w:p w14:paraId="153BF9A7" w14:textId="355D0139" w:rsidR="0057300F" w:rsidRDefault="0057300F" w:rsidP="00984A5C">
      <w:pPr>
        <w:numPr>
          <w:ilvl w:val="0"/>
          <w:numId w:val="293"/>
        </w:numPr>
      </w:pPr>
      <w:r w:rsidRPr="000D23D9">
        <w:t>No works shall commence without a formal contract</w:t>
      </w:r>
      <w:r>
        <w:t xml:space="preserve"> PO, Sub-Contract</w:t>
      </w:r>
      <w:r w:rsidR="00937D09">
        <w:t xml:space="preserve"> Order</w:t>
      </w:r>
      <w:r>
        <w:t>, or LOI, or without having issued an Order Acknowledgement</w:t>
      </w:r>
      <w:r w:rsidR="001F27B2">
        <w:t xml:space="preserve"> 02-04-44</w:t>
      </w:r>
      <w:r>
        <w:t>,</w:t>
      </w:r>
      <w:r w:rsidRPr="000D23D9">
        <w:t xml:space="preserve"> unless approved by the </w:t>
      </w:r>
      <w:r w:rsidR="001F27B2">
        <w:t>Commercial Manager and Director</w:t>
      </w:r>
      <w:r w:rsidRPr="000D23D9">
        <w:t xml:space="preserve">. </w:t>
      </w:r>
    </w:p>
    <w:p w14:paraId="38E540AD" w14:textId="653419CC" w:rsidR="0057300F" w:rsidRPr="000D23D9" w:rsidRDefault="0057300F" w:rsidP="00984A5C">
      <w:pPr>
        <w:pStyle w:val="ListParagraph"/>
        <w:numPr>
          <w:ilvl w:val="0"/>
          <w:numId w:val="293"/>
        </w:numPr>
      </w:pPr>
      <w:r w:rsidRPr="00CD6E83">
        <w:t xml:space="preserve">In exceptional circumstances </w:t>
      </w:r>
      <w:r>
        <w:t xml:space="preserve">it may be acceptable to commence on a Letter of Intent.  </w:t>
      </w:r>
      <w:r w:rsidRPr="00CD6E83">
        <w:t xml:space="preserve">Full details of this can be found </w:t>
      </w:r>
      <w:r w:rsidRPr="00EF35EE">
        <w:t xml:space="preserve">in </w:t>
      </w:r>
      <w:r w:rsidR="00C62505" w:rsidRPr="00C62505">
        <w:t>the</w:t>
      </w:r>
      <w:r w:rsidRPr="00C62505">
        <w:t xml:space="preserve"> Letter of Intent</w:t>
      </w:r>
      <w:r w:rsidR="00C62505" w:rsidRPr="00C62505">
        <w:t xml:space="preserve"> section of this document</w:t>
      </w:r>
      <w:r w:rsidRPr="00C62505">
        <w:t>.</w:t>
      </w:r>
    </w:p>
    <w:p w14:paraId="4DEF11DA" w14:textId="77777777" w:rsidR="0057300F" w:rsidRPr="000D23D9" w:rsidRDefault="0057300F" w:rsidP="00984A5C">
      <w:pPr>
        <w:numPr>
          <w:ilvl w:val="0"/>
          <w:numId w:val="293"/>
        </w:numPr>
      </w:pPr>
      <w:r w:rsidRPr="00F20F0F">
        <w:t xml:space="preserve">Regardless of the form of contract, the </w:t>
      </w:r>
      <w:r>
        <w:t>QS</w:t>
      </w:r>
      <w:r w:rsidRPr="00F20F0F">
        <w:t xml:space="preserve"> must ensure it obtains</w:t>
      </w:r>
      <w:r w:rsidRPr="000D23D9">
        <w:t xml:space="preserve">: </w:t>
      </w:r>
    </w:p>
    <w:p w14:paraId="678CAC56" w14:textId="00FE4794" w:rsidR="0057300F" w:rsidRPr="000D23D9" w:rsidRDefault="0057300F" w:rsidP="00984A5C">
      <w:pPr>
        <w:numPr>
          <w:ilvl w:val="1"/>
          <w:numId w:val="293"/>
        </w:numPr>
      </w:pPr>
      <w:r w:rsidRPr="000D23D9">
        <w:t xml:space="preserve">Notice to commence </w:t>
      </w:r>
      <w:r>
        <w:t>and issues the appropriate acknowledgement</w:t>
      </w:r>
      <w:r w:rsidR="00E13306">
        <w:t xml:space="preserve"> 02-04-46</w:t>
      </w:r>
      <w:r>
        <w:t xml:space="preserve"> </w:t>
      </w:r>
    </w:p>
    <w:p w14:paraId="1ABC5EC6" w14:textId="77777777" w:rsidR="0057300F" w:rsidRPr="000D23D9" w:rsidRDefault="0057300F" w:rsidP="00984A5C">
      <w:pPr>
        <w:numPr>
          <w:ilvl w:val="1"/>
          <w:numId w:val="293"/>
        </w:numPr>
      </w:pPr>
      <w:r w:rsidRPr="000D23D9">
        <w:t xml:space="preserve">Agreed start date </w:t>
      </w:r>
    </w:p>
    <w:p w14:paraId="478C8B40" w14:textId="77777777" w:rsidR="0057300F" w:rsidRPr="000D23D9" w:rsidRDefault="0057300F" w:rsidP="00984A5C">
      <w:pPr>
        <w:numPr>
          <w:ilvl w:val="1"/>
          <w:numId w:val="293"/>
        </w:numPr>
      </w:pPr>
      <w:r w:rsidRPr="000D23D9">
        <w:t xml:space="preserve">Defined scope </w:t>
      </w:r>
    </w:p>
    <w:p w14:paraId="75C6EE5D" w14:textId="77777777" w:rsidR="0057300F" w:rsidRPr="000D23D9" w:rsidRDefault="0057300F" w:rsidP="00984A5C">
      <w:pPr>
        <w:rPr>
          <w:b/>
          <w:bCs/>
        </w:rPr>
      </w:pPr>
      <w:r w:rsidRPr="000D23D9">
        <w:rPr>
          <w:b/>
          <w:bCs/>
        </w:rPr>
        <w:t>4.3.2 Procurement</w:t>
      </w:r>
    </w:p>
    <w:p w14:paraId="6BB35700" w14:textId="6748EAA2" w:rsidR="0057300F" w:rsidRPr="000D23D9" w:rsidRDefault="0057300F" w:rsidP="00984A5C">
      <w:pPr>
        <w:rPr>
          <w:b/>
          <w:bCs/>
        </w:rPr>
      </w:pPr>
      <w:r w:rsidRPr="000D23D9">
        <w:rPr>
          <w:b/>
          <w:bCs/>
        </w:rPr>
        <w:t xml:space="preserve">a) Enquiries and </w:t>
      </w:r>
      <w:r w:rsidR="00397307">
        <w:rPr>
          <w:b/>
          <w:bCs/>
        </w:rPr>
        <w:t>Project</w:t>
      </w:r>
      <w:r w:rsidRPr="000D23D9">
        <w:rPr>
          <w:b/>
          <w:bCs/>
        </w:rPr>
        <w:t xml:space="preserve"> Analysis</w:t>
      </w:r>
    </w:p>
    <w:p w14:paraId="5A1D8685" w14:textId="50958DC1" w:rsidR="0057300F" w:rsidRPr="000D23D9" w:rsidRDefault="0057300F" w:rsidP="00984A5C">
      <w:pPr>
        <w:numPr>
          <w:ilvl w:val="0"/>
          <w:numId w:val="294"/>
        </w:numPr>
      </w:pPr>
      <w:r>
        <w:lastRenderedPageBreak/>
        <w:t>The QS shall in conjunction with the P</w:t>
      </w:r>
      <w:r w:rsidR="004C5EBD">
        <w:t xml:space="preserve">roject Manager </w:t>
      </w:r>
      <w:r>
        <w:t>clearly</w:t>
      </w:r>
      <w:r w:rsidRPr="000D23D9">
        <w:t xml:space="preserve"> define scope and requirements</w:t>
      </w:r>
      <w:r>
        <w:t xml:space="preserve"> within all </w:t>
      </w:r>
      <w:r w:rsidR="00011592">
        <w:t>e</w:t>
      </w:r>
      <w:r>
        <w:t>nquiries</w:t>
      </w:r>
      <w:r w:rsidR="00584332">
        <w:t xml:space="preserve"> by using document 02-04-33 Subcontractor Tender Enquiry</w:t>
      </w:r>
      <w:r w:rsidR="00011592">
        <w:t xml:space="preserve"> </w:t>
      </w:r>
      <w:r>
        <w:t>to supply chains</w:t>
      </w:r>
      <w:r w:rsidRPr="000D23D9">
        <w:t xml:space="preserve">. </w:t>
      </w:r>
    </w:p>
    <w:p w14:paraId="39BE8F55" w14:textId="401CF727" w:rsidR="0057300F" w:rsidRDefault="0057300F" w:rsidP="00984A5C">
      <w:pPr>
        <w:numPr>
          <w:ilvl w:val="0"/>
          <w:numId w:val="294"/>
        </w:numPr>
      </w:pPr>
      <w:r w:rsidRPr="000D23D9">
        <w:t xml:space="preserve">Bids shall be evaluated </w:t>
      </w:r>
      <w:r w:rsidRPr="005C2B9F">
        <w:t xml:space="preserve">using </w:t>
      </w:r>
      <w:r w:rsidR="00780150">
        <w:t>Project</w:t>
      </w:r>
      <w:r w:rsidRPr="005C2B9F">
        <w:t xml:space="preserve"> Analysis</w:t>
      </w:r>
      <w:r w:rsidR="00780150">
        <w:t xml:space="preserve"> Sheet</w:t>
      </w:r>
      <w:r w:rsidR="00022F52">
        <w:t xml:space="preserve"> 02-04-</w:t>
      </w:r>
      <w:r w:rsidR="00780150">
        <w:t>20</w:t>
      </w:r>
      <w:r w:rsidRPr="005C2B9F">
        <w:t xml:space="preserve">, and benchmarked against the </w:t>
      </w:r>
      <w:r w:rsidR="00524818" w:rsidRPr="005C2B9F">
        <w:t>broken</w:t>
      </w:r>
      <w:r w:rsidR="00524818">
        <w:t>-down</w:t>
      </w:r>
      <w:r w:rsidRPr="005C2B9F">
        <w:t xml:space="preserve"> budget(s), and also each competitive</w:t>
      </w:r>
      <w:r>
        <w:t xml:space="preserve"> </w:t>
      </w:r>
      <w:r w:rsidR="00022F52">
        <w:t>b</w:t>
      </w:r>
      <w:r>
        <w:t>id received.</w:t>
      </w:r>
    </w:p>
    <w:p w14:paraId="5E8D82C0" w14:textId="7DC9E262" w:rsidR="0057300F" w:rsidRPr="000D23D9" w:rsidRDefault="0057300F" w:rsidP="00984A5C">
      <w:pPr>
        <w:pStyle w:val="ListParagraph"/>
        <w:numPr>
          <w:ilvl w:val="0"/>
          <w:numId w:val="294"/>
        </w:numPr>
      </w:pPr>
      <w:r>
        <w:t>Purpose is to identify and provide a competitive edge between bids, inclusions, and to the betterment and optimisation of margins.</w:t>
      </w:r>
      <w:r w:rsidRPr="00CD6E83">
        <w:t xml:space="preserve"> </w:t>
      </w:r>
      <w:r w:rsidRPr="000D23D9">
        <w:t xml:space="preserve"> </w:t>
      </w:r>
    </w:p>
    <w:p w14:paraId="75DDD58A" w14:textId="77777777" w:rsidR="0057300F" w:rsidRPr="000D23D9" w:rsidRDefault="0057300F" w:rsidP="00984A5C">
      <w:pPr>
        <w:rPr>
          <w:b/>
          <w:bCs/>
        </w:rPr>
      </w:pPr>
      <w:r w:rsidRPr="000D23D9">
        <w:rPr>
          <w:b/>
          <w:bCs/>
        </w:rPr>
        <w:t>b) Subcontract Placement</w:t>
      </w:r>
    </w:p>
    <w:p w14:paraId="5A560E82" w14:textId="77777777" w:rsidR="0057300F" w:rsidRPr="000D23D9" w:rsidRDefault="0057300F" w:rsidP="00984A5C">
      <w:pPr>
        <w:numPr>
          <w:ilvl w:val="0"/>
          <w:numId w:val="295"/>
        </w:numPr>
      </w:pPr>
      <w:r>
        <w:t xml:space="preserve">Sub-Contract Order </w:t>
      </w:r>
      <w:r w:rsidRPr="000D23D9">
        <w:t>shall be</w:t>
      </w:r>
      <w:r>
        <w:t xml:space="preserve"> prepared and</w:t>
      </w:r>
      <w:r w:rsidRPr="000D23D9">
        <w:t xml:space="preserve"> issued</w:t>
      </w:r>
      <w:r>
        <w:t xml:space="preserve"> on the below forms,</w:t>
      </w:r>
      <w:r w:rsidRPr="000D23D9">
        <w:t xml:space="preserve"> based on value thresholds: </w:t>
      </w:r>
    </w:p>
    <w:p w14:paraId="32778956" w14:textId="7BB38B0C" w:rsidR="0057300F" w:rsidRPr="00483D01" w:rsidRDefault="0057300F" w:rsidP="00984A5C">
      <w:pPr>
        <w:numPr>
          <w:ilvl w:val="1"/>
          <w:numId w:val="295"/>
        </w:numPr>
      </w:pPr>
      <w:r w:rsidRPr="000D23D9">
        <w:t xml:space="preserve">£0–£25k: </w:t>
      </w:r>
      <w:r>
        <w:t xml:space="preserve">Sub-Contract </w:t>
      </w:r>
      <w:r w:rsidRPr="000D23D9">
        <w:t>Purchase Order</w:t>
      </w:r>
      <w:r>
        <w:t xml:space="preserve">; </w:t>
      </w:r>
      <w:r w:rsidRPr="00EE7100">
        <w:t xml:space="preserve">At all times noting this does not negate the need to stipulate in the </w:t>
      </w:r>
      <w:r w:rsidR="009809F1">
        <w:t>o</w:t>
      </w:r>
      <w:r w:rsidRPr="00EE7100">
        <w:t>rder the; Scope of Works, Commencement &amp; Duration, Drawings, Documentation &amp; Specifications, and Pre-</w:t>
      </w:r>
      <w:r w:rsidRPr="00483D01">
        <w:t>let meeting minutes</w:t>
      </w:r>
    </w:p>
    <w:p w14:paraId="2EDC889A" w14:textId="7E1925C6" w:rsidR="0057300F" w:rsidRPr="00483D01" w:rsidRDefault="0057300F" w:rsidP="00984A5C">
      <w:pPr>
        <w:numPr>
          <w:ilvl w:val="1"/>
          <w:numId w:val="295"/>
        </w:numPr>
      </w:pPr>
      <w:r w:rsidRPr="00483D01">
        <w:t>£25k–£100k: 31a. Sub-Contract Agreement Form</w:t>
      </w:r>
      <w:r w:rsidR="00D03EA7">
        <w:t xml:space="preserve"> 02-04-32a</w:t>
      </w:r>
    </w:p>
    <w:p w14:paraId="5D71460C" w14:textId="6E54D3B2" w:rsidR="0057300F" w:rsidRPr="003B7900" w:rsidRDefault="0057300F" w:rsidP="00984A5C">
      <w:pPr>
        <w:numPr>
          <w:ilvl w:val="1"/>
          <w:numId w:val="295"/>
        </w:numPr>
      </w:pPr>
      <w:r w:rsidRPr="00483D01">
        <w:t>£100k+: 31b. Sub-</w:t>
      </w:r>
      <w:r w:rsidRPr="003B7900">
        <w:t>Contract Agreement Form</w:t>
      </w:r>
      <w:r w:rsidR="00D03EA7">
        <w:t xml:space="preserve"> 02-04-32b</w:t>
      </w:r>
    </w:p>
    <w:p w14:paraId="5D992CD9" w14:textId="771372F4" w:rsidR="0057300F" w:rsidRPr="003B7900" w:rsidRDefault="0057300F" w:rsidP="00984A5C">
      <w:pPr>
        <w:numPr>
          <w:ilvl w:val="0"/>
          <w:numId w:val="295"/>
        </w:numPr>
      </w:pPr>
      <w:r w:rsidRPr="003B7900">
        <w:t>The QS is to ensure that the details of the discussion are adequately recorded and reflected</w:t>
      </w:r>
      <w:r w:rsidR="00D83A68">
        <w:t xml:space="preserve"> in</w:t>
      </w:r>
      <w:r w:rsidRPr="003B7900">
        <w:t xml:space="preserve"> Subcontract Pre-Let Meeting Minutes</w:t>
      </w:r>
      <w:r w:rsidR="001641CE">
        <w:t xml:space="preserve"> 02-04-32</w:t>
      </w:r>
      <w:r w:rsidRPr="003B7900">
        <w:t>.</w:t>
      </w:r>
    </w:p>
    <w:p w14:paraId="585A6FA6" w14:textId="2377D412" w:rsidR="0057300F" w:rsidRDefault="0057300F" w:rsidP="00984A5C">
      <w:pPr>
        <w:numPr>
          <w:ilvl w:val="0"/>
          <w:numId w:val="295"/>
        </w:numPr>
      </w:pPr>
      <w:r w:rsidRPr="000D23D9">
        <w:t>Pre-let meetings must be conducted</w:t>
      </w:r>
      <w:r>
        <w:t xml:space="preserve">, </w:t>
      </w:r>
      <w:r w:rsidRPr="000D23D9">
        <w:t>documented</w:t>
      </w:r>
      <w:r>
        <w:t xml:space="preserve">, and included as a </w:t>
      </w:r>
      <w:r w:rsidR="00A6444A">
        <w:t>n</w:t>
      </w:r>
      <w:r>
        <w:t xml:space="preserve">umbered </w:t>
      </w:r>
      <w:r w:rsidR="00A6444A">
        <w:t>d</w:t>
      </w:r>
      <w:r>
        <w:t>ocument in all cases above</w:t>
      </w:r>
      <w:r w:rsidRPr="000D23D9">
        <w:t xml:space="preserve">. </w:t>
      </w:r>
    </w:p>
    <w:p w14:paraId="207A25F2" w14:textId="77777777" w:rsidR="0057300F" w:rsidRDefault="0057300F" w:rsidP="00984A5C">
      <w:pPr>
        <w:pStyle w:val="ListParagraph"/>
        <w:numPr>
          <w:ilvl w:val="0"/>
          <w:numId w:val="295"/>
        </w:numPr>
      </w:pPr>
      <w:r w:rsidRPr="00CD6E83">
        <w:t xml:space="preserve">The QS </w:t>
      </w:r>
      <w:r>
        <w:t xml:space="preserve">is </w:t>
      </w:r>
      <w:r w:rsidRPr="00CD6E83">
        <w:t>responsible for preparing the subcontract and all associated documentation.</w:t>
      </w:r>
    </w:p>
    <w:p w14:paraId="090E8B4F" w14:textId="77777777" w:rsidR="0057300F" w:rsidRDefault="0057300F" w:rsidP="00984A5C">
      <w:pPr>
        <w:pStyle w:val="ListParagraph"/>
      </w:pPr>
    </w:p>
    <w:p w14:paraId="0E0319BD" w14:textId="583BC71F" w:rsidR="0057300F" w:rsidRDefault="0057300F" w:rsidP="00984A5C">
      <w:pPr>
        <w:pStyle w:val="ListParagraph"/>
        <w:numPr>
          <w:ilvl w:val="0"/>
          <w:numId w:val="295"/>
        </w:numPr>
      </w:pPr>
      <w:r w:rsidRPr="00B2285B">
        <w:t>Once the Sub-Contract</w:t>
      </w:r>
      <w:r>
        <w:t xml:space="preserve"> Order</w:t>
      </w:r>
      <w:r w:rsidRPr="00B2285B">
        <w:t xml:space="preserve"> is drafted and pre-let held, the QS is to raise the Order on </w:t>
      </w:r>
      <w:r w:rsidR="009F5E02">
        <w:t>the accounts software</w:t>
      </w:r>
      <w:r w:rsidR="00B20761">
        <w:t xml:space="preserve"> </w:t>
      </w:r>
      <w:r w:rsidRPr="00B2285B">
        <w:t xml:space="preserve">and inform the </w:t>
      </w:r>
      <w:r w:rsidR="009F5E02">
        <w:t>Commercial Manager to seek approval</w:t>
      </w:r>
      <w:r>
        <w:t>.</w:t>
      </w:r>
    </w:p>
    <w:p w14:paraId="27FF1871" w14:textId="77777777" w:rsidR="0057300F" w:rsidRDefault="0057300F" w:rsidP="00984A5C">
      <w:pPr>
        <w:pStyle w:val="ListParagraph"/>
      </w:pPr>
    </w:p>
    <w:p w14:paraId="0059640C" w14:textId="77777777" w:rsidR="0057300F" w:rsidRDefault="0057300F" w:rsidP="00984A5C">
      <w:pPr>
        <w:pStyle w:val="ListParagraph"/>
        <w:numPr>
          <w:ilvl w:val="0"/>
          <w:numId w:val="295"/>
        </w:numPr>
      </w:pPr>
      <w:r>
        <w:t xml:space="preserve">When approved the QS is to PDF the Order and issue. </w:t>
      </w:r>
    </w:p>
    <w:p w14:paraId="005FCE4B" w14:textId="77777777" w:rsidR="0057300F" w:rsidRDefault="0057300F" w:rsidP="00984A5C">
      <w:pPr>
        <w:pStyle w:val="ListParagraph"/>
      </w:pPr>
    </w:p>
    <w:p w14:paraId="7679D3FC" w14:textId="0A40A7A0" w:rsidR="0057300F" w:rsidRDefault="0057300F" w:rsidP="00984A5C">
      <w:pPr>
        <w:pStyle w:val="ListParagraph"/>
        <w:numPr>
          <w:ilvl w:val="0"/>
          <w:numId w:val="295"/>
        </w:numPr>
      </w:pPr>
      <w:r>
        <w:t xml:space="preserve">The QS is to save the issued email on SharePoint in the relevant/ appropriate </w:t>
      </w:r>
      <w:r w:rsidR="00D83A68">
        <w:t xml:space="preserve">project </w:t>
      </w:r>
      <w:r>
        <w:t>folder</w:t>
      </w:r>
      <w:r w:rsidR="00D83A68">
        <w:t xml:space="preserve"> in location 04</w:t>
      </w:r>
      <w:r>
        <w:t>.</w:t>
      </w:r>
    </w:p>
    <w:p w14:paraId="3AC6505D" w14:textId="77777777" w:rsidR="0057300F" w:rsidRDefault="0057300F" w:rsidP="00984A5C">
      <w:pPr>
        <w:pStyle w:val="ListParagraph"/>
      </w:pPr>
    </w:p>
    <w:p w14:paraId="6505CE3C" w14:textId="7F93EAB7" w:rsidR="0057300F" w:rsidRDefault="0057300F" w:rsidP="00984A5C">
      <w:pPr>
        <w:pStyle w:val="ListParagraph"/>
        <w:numPr>
          <w:ilvl w:val="0"/>
          <w:numId w:val="295"/>
        </w:numPr>
      </w:pPr>
      <w:r>
        <w:t xml:space="preserve">Should a Sub-Contractor contest or amend our standard Sub-Contract Terms and Conditions, the QS is to inform the </w:t>
      </w:r>
      <w:r w:rsidR="00375CDF">
        <w:t>Commercial Manager</w:t>
      </w:r>
      <w:r>
        <w:t xml:space="preserve"> in the first instance for them to address. </w:t>
      </w:r>
    </w:p>
    <w:p w14:paraId="2AC5B475" w14:textId="77777777" w:rsidR="0057300F" w:rsidRDefault="0057300F" w:rsidP="00984A5C">
      <w:pPr>
        <w:pStyle w:val="ListParagraph"/>
      </w:pPr>
    </w:p>
    <w:p w14:paraId="7DA8AC1D" w14:textId="0138085F" w:rsidR="0057300F" w:rsidRDefault="0057300F" w:rsidP="00984A5C">
      <w:pPr>
        <w:pStyle w:val="ListParagraph"/>
        <w:numPr>
          <w:ilvl w:val="0"/>
          <w:numId w:val="295"/>
        </w:numPr>
        <w:rPr>
          <w:ins w:id="2" w:author="Kristian Mcclure" w:date="2026-06-25T21:28:00Z" w16du:dateUtc="2026-06-25T20:28:00Z"/>
        </w:rPr>
      </w:pPr>
      <w:r>
        <w:lastRenderedPageBreak/>
        <w:t xml:space="preserve">The Commercial Assistant is to add the Sub-Contractor and details onto the </w:t>
      </w:r>
      <w:r w:rsidRPr="00EB0C74">
        <w:t>combined Sub-Contract</w:t>
      </w:r>
      <w:r w:rsidR="00375CDF">
        <w:t xml:space="preserve"> </w:t>
      </w:r>
      <w:r w:rsidRPr="00EB0C74">
        <w:t>Tracker</w:t>
      </w:r>
      <w:r w:rsidR="00375CDF">
        <w:t xml:space="preserve"> 02-04-48</w:t>
      </w:r>
      <w:r w:rsidRPr="00EB0C74">
        <w:t xml:space="preserve"> and </w:t>
      </w:r>
      <w:r>
        <w:t xml:space="preserve">raise a </w:t>
      </w:r>
      <w:r w:rsidRPr="006954C5">
        <w:t xml:space="preserve">template CSA for </w:t>
      </w:r>
      <w:r>
        <w:t xml:space="preserve">Payment Certifications.  </w:t>
      </w:r>
    </w:p>
    <w:p w14:paraId="283E82E0" w14:textId="77777777" w:rsidR="00325A20" w:rsidRDefault="00325A20">
      <w:pPr>
        <w:pStyle w:val="ListParagraph"/>
        <w:rPr>
          <w:ins w:id="3" w:author="Kristian Mcclure" w:date="2026-06-25T21:28:00Z" w16du:dateUtc="2026-06-25T20:28:00Z"/>
        </w:rPr>
        <w:pPrChange w:id="4" w:author="Kristian Mcclure" w:date="2026-06-25T21:28:00Z" w16du:dateUtc="2026-06-25T20:28:00Z">
          <w:pPr>
            <w:pStyle w:val="ListParagraph"/>
            <w:numPr>
              <w:numId w:val="295"/>
            </w:numPr>
            <w:tabs>
              <w:tab w:val="num" w:pos="720"/>
            </w:tabs>
            <w:ind w:hanging="360"/>
          </w:pPr>
        </w:pPrChange>
      </w:pPr>
    </w:p>
    <w:p w14:paraId="09612B8A" w14:textId="77777777" w:rsidR="00325A20" w:rsidRDefault="00325A20" w:rsidP="00325A20">
      <w:pPr>
        <w:pStyle w:val="ListParagraph"/>
        <w:numPr>
          <w:ilvl w:val="0"/>
          <w:numId w:val="295"/>
        </w:numPr>
        <w:rPr>
          <w:ins w:id="5" w:author="Kristian Mcclure" w:date="2026-06-25T21:28:00Z" w16du:dateUtc="2026-06-25T20:28:00Z"/>
        </w:rPr>
      </w:pPr>
      <w:ins w:id="6" w:author="Kristian Mcclure" w:date="2026-06-25T21:28:00Z" w16du:dateUtc="2026-06-25T20:28:00Z">
        <w:r>
          <w:t xml:space="preserve">The QS is to ensure that a signed, unamended copy of the Sub-Contract is received from the Sub-Contractor prior to commencement of the works on site, and/ or prior to the first payment being made. </w:t>
        </w:r>
      </w:ins>
    </w:p>
    <w:p w14:paraId="6FCFF12C" w14:textId="77777777" w:rsidR="00325A20" w:rsidRDefault="00325A20" w:rsidP="00325A20">
      <w:pPr>
        <w:pStyle w:val="ListParagraph"/>
        <w:rPr>
          <w:ins w:id="7" w:author="Kristian Mcclure" w:date="2026-06-25T21:28:00Z" w16du:dateUtc="2026-06-25T20:28:00Z"/>
        </w:rPr>
      </w:pPr>
    </w:p>
    <w:p w14:paraId="17640CFD" w14:textId="77777777" w:rsidR="00325A20" w:rsidRDefault="00325A20" w:rsidP="00325A20">
      <w:pPr>
        <w:pStyle w:val="ListParagraph"/>
        <w:numPr>
          <w:ilvl w:val="0"/>
          <w:numId w:val="295"/>
        </w:numPr>
        <w:rPr>
          <w:ins w:id="8" w:author="Kristian Mcclure" w:date="2026-06-25T21:28:00Z" w16du:dateUtc="2026-06-25T20:28:00Z"/>
        </w:rPr>
      </w:pPr>
      <w:ins w:id="9" w:author="Kristian Mcclure" w:date="2026-06-25T21:28:00Z" w16du:dateUtc="2026-06-25T20:28:00Z">
        <w:r>
          <w:t xml:space="preserve">The QS is to ensure the signed copy of the Sub-Contract is saved on SharePoint in the relevant and required folder. </w:t>
        </w:r>
      </w:ins>
    </w:p>
    <w:p w14:paraId="284989F7" w14:textId="77777777" w:rsidR="00325A20" w:rsidRPr="000D23D9" w:rsidRDefault="00325A20">
      <w:pPr>
        <w:pStyle w:val="ListParagraph"/>
        <w:pPrChange w:id="10" w:author="Kristian Mcclure" w:date="2026-06-25T21:28:00Z" w16du:dateUtc="2026-06-25T20:28:00Z">
          <w:pPr>
            <w:pStyle w:val="ListParagraph"/>
            <w:numPr>
              <w:numId w:val="295"/>
            </w:numPr>
            <w:tabs>
              <w:tab w:val="num" w:pos="720"/>
            </w:tabs>
            <w:ind w:hanging="360"/>
          </w:pPr>
        </w:pPrChange>
      </w:pPr>
    </w:p>
    <w:p w14:paraId="4ADFDCE8" w14:textId="77777777" w:rsidR="0057300F" w:rsidRPr="000D23D9" w:rsidRDefault="0057300F" w:rsidP="00984A5C">
      <w:pPr>
        <w:rPr>
          <w:b/>
          <w:bCs/>
        </w:rPr>
      </w:pPr>
      <w:r w:rsidRPr="000D23D9">
        <w:rPr>
          <w:b/>
          <w:bCs/>
        </w:rPr>
        <w:t>c) Internal Group Companies</w:t>
      </w:r>
    </w:p>
    <w:p w14:paraId="092A7A3D" w14:textId="37838FF5" w:rsidR="0057300F" w:rsidRDefault="0057300F" w:rsidP="00984A5C">
      <w:pPr>
        <w:numPr>
          <w:ilvl w:val="0"/>
          <w:numId w:val="296"/>
        </w:numPr>
      </w:pPr>
      <w:r w:rsidRPr="007F507B">
        <w:t xml:space="preserve">Internal </w:t>
      </w:r>
      <w:r w:rsidR="00ED2E51" w:rsidRPr="005C300B">
        <w:rPr>
          <w:highlight w:val="red"/>
        </w:rPr>
        <w:t>COMPANY NAME</w:t>
      </w:r>
      <w:r w:rsidRPr="007F507B">
        <w:t xml:space="preserve"> Group Companies</w:t>
      </w:r>
      <w:r w:rsidR="00984A5C">
        <w:t xml:space="preserve"> orders</w:t>
      </w:r>
      <w:r w:rsidRPr="007F507B">
        <w:t>, regardless of value - are to be placed via the Sub-Contract Purchase Order</w:t>
      </w:r>
      <w:r>
        <w:t>.</w:t>
      </w:r>
    </w:p>
    <w:p w14:paraId="3DA0345A" w14:textId="2BFD36B0" w:rsidR="0057300F" w:rsidRDefault="0057300F" w:rsidP="00984A5C">
      <w:pPr>
        <w:numPr>
          <w:ilvl w:val="0"/>
          <w:numId w:val="296"/>
        </w:numPr>
      </w:pPr>
      <w:r w:rsidRPr="000F0BAB">
        <w:t xml:space="preserve">The above shall not diminish the requirement for the completing and issuing with the </w:t>
      </w:r>
      <w:r w:rsidR="00984A5C">
        <w:t>sub-contract order</w:t>
      </w:r>
      <w:r w:rsidRPr="000F0BAB">
        <w:t xml:space="preserve"> the </w:t>
      </w:r>
      <w:r w:rsidR="00984A5C">
        <w:t>s</w:t>
      </w:r>
      <w:r w:rsidRPr="000F0BAB">
        <w:t>cope of</w:t>
      </w:r>
      <w:r w:rsidR="00984A5C">
        <w:t xml:space="preserve"> w</w:t>
      </w:r>
      <w:r w:rsidRPr="000F0BAB">
        <w:t xml:space="preserve">orks, Commencement &amp; Duration, Drawings, Documentation &amp; Specifications, and Pre-let meeting minutes. </w:t>
      </w:r>
    </w:p>
    <w:p w14:paraId="46053165" w14:textId="7765E9D1" w:rsidR="0057300F" w:rsidRDefault="0057300F" w:rsidP="00984A5C">
      <w:pPr>
        <w:numPr>
          <w:ilvl w:val="0"/>
          <w:numId w:val="296"/>
        </w:numPr>
      </w:pPr>
      <w:r w:rsidRPr="000B73F5">
        <w:t xml:space="preserve">This is to ensure all parties are aligned as to requirements for the works and not to expose the other party to any </w:t>
      </w:r>
      <w:r w:rsidR="00984A5C">
        <w:t>b</w:t>
      </w:r>
      <w:r w:rsidRPr="000B73F5">
        <w:t xml:space="preserve">reach or </w:t>
      </w:r>
      <w:r w:rsidR="00984A5C">
        <w:t>d</w:t>
      </w:r>
      <w:r w:rsidRPr="000B73F5">
        <w:t xml:space="preserve">efault under the </w:t>
      </w:r>
      <w:r w:rsidR="00984A5C">
        <w:t>c</w:t>
      </w:r>
      <w:r w:rsidRPr="000B73F5">
        <w:t xml:space="preserve">ontract. </w:t>
      </w:r>
    </w:p>
    <w:p w14:paraId="5044BB38" w14:textId="3641B73C" w:rsidR="0057300F" w:rsidRDefault="0002379A" w:rsidP="00984A5C">
      <w:pPr>
        <w:numPr>
          <w:ilvl w:val="0"/>
          <w:numId w:val="296"/>
        </w:numPr>
      </w:pPr>
      <w:r>
        <w:t>In regard to</w:t>
      </w:r>
      <w:r w:rsidR="0057300F">
        <w:t xml:space="preserve"> valuations for Internal Group Companies. These are dealt with via </w:t>
      </w:r>
      <w:r w:rsidR="009865E2">
        <w:t>i</w:t>
      </w:r>
      <w:r w:rsidR="0057300F">
        <w:t>nvoic</w:t>
      </w:r>
      <w:r w:rsidR="009865E2">
        <w:t>es &amp; not applications</w:t>
      </w:r>
      <w:r w:rsidR="0057300F">
        <w:t xml:space="preserve">. </w:t>
      </w:r>
    </w:p>
    <w:p w14:paraId="77CF30C7" w14:textId="3DCBF9E5" w:rsidR="0057300F" w:rsidRPr="000D23D9" w:rsidRDefault="0057300F" w:rsidP="00984A5C">
      <w:pPr>
        <w:numPr>
          <w:ilvl w:val="0"/>
          <w:numId w:val="296"/>
        </w:numPr>
      </w:pPr>
      <w:r>
        <w:t xml:space="preserve">The project QS shall, prior to the project’s own claim for monies being submitted, liaise with the </w:t>
      </w:r>
      <w:r w:rsidR="00ED2E51" w:rsidRPr="005C300B">
        <w:rPr>
          <w:highlight w:val="red"/>
        </w:rPr>
        <w:t>COMPANY NAME</w:t>
      </w:r>
      <w:r>
        <w:t xml:space="preserve"> Group Company and gain an advanced copy of their invoice, </w:t>
      </w:r>
      <w:r w:rsidR="004E3E1C">
        <w:t>to</w:t>
      </w:r>
      <w:r>
        <w:t xml:space="preserve"> factor into the whole project interim claim.</w:t>
      </w:r>
    </w:p>
    <w:p w14:paraId="628F2F89" w14:textId="77777777" w:rsidR="0057300F" w:rsidRPr="000D23D9" w:rsidRDefault="0057300F" w:rsidP="00984A5C">
      <w:pPr>
        <w:rPr>
          <w:b/>
          <w:bCs/>
        </w:rPr>
      </w:pPr>
      <w:r w:rsidRPr="000D23D9">
        <w:rPr>
          <w:b/>
          <w:bCs/>
        </w:rPr>
        <w:t>d) Letters of Intent</w:t>
      </w:r>
    </w:p>
    <w:p w14:paraId="2A1F94AE" w14:textId="77777777" w:rsidR="0057300F" w:rsidRDefault="0057300F" w:rsidP="00984A5C">
      <w:pPr>
        <w:numPr>
          <w:ilvl w:val="0"/>
          <w:numId w:val="297"/>
        </w:numPr>
      </w:pPr>
      <w:r w:rsidRPr="000D23D9">
        <w:t xml:space="preserve">Only used in exceptional circumstances and must follow approval procedures. </w:t>
      </w:r>
    </w:p>
    <w:p w14:paraId="18979EFF" w14:textId="088385DE" w:rsidR="0057300F" w:rsidRPr="000D23D9" w:rsidRDefault="009865E2" w:rsidP="00984A5C">
      <w:pPr>
        <w:pStyle w:val="ListParagraph"/>
        <w:numPr>
          <w:ilvl w:val="0"/>
          <w:numId w:val="297"/>
        </w:numPr>
      </w:pPr>
      <w:r>
        <w:t xml:space="preserve">The </w:t>
      </w:r>
      <w:r w:rsidR="0057300F">
        <w:t>Letter of Intent</w:t>
      </w:r>
      <w:r>
        <w:t xml:space="preserve"> section of this document must be references</w:t>
      </w:r>
      <w:r w:rsidR="0057300F" w:rsidRPr="008A4432">
        <w:t xml:space="preserve">. </w:t>
      </w:r>
    </w:p>
    <w:p w14:paraId="7222DEFE" w14:textId="30380ACF" w:rsidR="0057300F" w:rsidRDefault="00000000" w:rsidP="0057300F">
      <w:pPr>
        <w:jc w:val="both"/>
      </w:pPr>
      <w:r>
        <w:rPr>
          <w:b/>
          <w:bCs/>
        </w:rPr>
        <w:pict w14:anchorId="5A815F76">
          <v:rect id="_x0000_i1030" style="width:0;height:1.5pt" o:hrstd="t" o:hr="t" fillcolor="#a0a0a0" stroked="f"/>
        </w:pict>
      </w:r>
    </w:p>
    <w:p w14:paraId="102D3BFC" w14:textId="1025B1B0" w:rsidR="00F52F6F" w:rsidRPr="000D23D9" w:rsidRDefault="00F52F6F" w:rsidP="0022397C">
      <w:pPr>
        <w:rPr>
          <w:b/>
          <w:bCs/>
        </w:rPr>
      </w:pPr>
      <w:r w:rsidRPr="000D23D9">
        <w:rPr>
          <w:b/>
          <w:bCs/>
        </w:rPr>
        <w:t>4.4 Upstream Account Management</w:t>
      </w:r>
    </w:p>
    <w:p w14:paraId="3262ECB1" w14:textId="0A76E47B" w:rsidR="00F52F6F" w:rsidRPr="000D23D9" w:rsidRDefault="00025822" w:rsidP="0022397C">
      <w:pPr>
        <w:rPr>
          <w:b/>
          <w:bCs/>
        </w:rPr>
      </w:pPr>
      <w:r>
        <w:rPr>
          <w:b/>
          <w:bCs/>
        </w:rPr>
        <w:t>4.4.1</w:t>
      </w:r>
      <w:r w:rsidR="00F52F6F" w:rsidRPr="000D23D9">
        <w:rPr>
          <w:b/>
          <w:bCs/>
        </w:rPr>
        <w:t xml:space="preserve"> Applications for Payment</w:t>
      </w:r>
      <w:r w:rsidR="00F52F6F">
        <w:rPr>
          <w:b/>
          <w:bCs/>
        </w:rPr>
        <w:t>/ Invoic</w:t>
      </w:r>
      <w:r w:rsidR="00015D6A">
        <w:rPr>
          <w:b/>
          <w:bCs/>
        </w:rPr>
        <w:t>ing</w:t>
      </w:r>
    </w:p>
    <w:p w14:paraId="181F1A58" w14:textId="77777777" w:rsidR="00F52F6F" w:rsidRPr="000D23D9" w:rsidRDefault="00F52F6F" w:rsidP="0022397C">
      <w:pPr>
        <w:numPr>
          <w:ilvl w:val="0"/>
          <w:numId w:val="298"/>
        </w:numPr>
      </w:pPr>
      <w:r w:rsidRPr="000D23D9">
        <w:t>Applications must be submitted</w:t>
      </w:r>
      <w:r>
        <w:t xml:space="preserve"> strictly</w:t>
      </w:r>
      <w:r w:rsidRPr="000D23D9">
        <w:t xml:space="preserve"> in accordance with contract deadlines</w:t>
      </w:r>
      <w:r>
        <w:t xml:space="preserve"> to the persons/ address noted in the contract</w:t>
      </w:r>
      <w:r w:rsidRPr="000D23D9">
        <w:t xml:space="preserve">. </w:t>
      </w:r>
    </w:p>
    <w:p w14:paraId="7C4265DA" w14:textId="77777777" w:rsidR="00F52F6F" w:rsidRPr="000D23D9" w:rsidRDefault="00F52F6F" w:rsidP="0022397C">
      <w:pPr>
        <w:numPr>
          <w:ilvl w:val="0"/>
          <w:numId w:val="298"/>
        </w:numPr>
      </w:pPr>
      <w:r w:rsidRPr="000D23D9">
        <w:t>All works,</w:t>
      </w:r>
      <w:r>
        <w:t xml:space="preserve"> preliminaries,</w:t>
      </w:r>
      <w:r w:rsidRPr="000D23D9">
        <w:t xml:space="preserve"> variations, and materials</w:t>
      </w:r>
      <w:r>
        <w:t xml:space="preserve"> (on &amp; off site)</w:t>
      </w:r>
      <w:r w:rsidRPr="000D23D9">
        <w:t xml:space="preserve"> must be included. </w:t>
      </w:r>
    </w:p>
    <w:p w14:paraId="1A4A4BC4" w14:textId="77777777" w:rsidR="00F52F6F" w:rsidRDefault="00F52F6F" w:rsidP="0022397C">
      <w:pPr>
        <w:numPr>
          <w:ilvl w:val="0"/>
          <w:numId w:val="298"/>
        </w:numPr>
      </w:pPr>
      <w:r w:rsidRPr="000D23D9">
        <w:lastRenderedPageBreak/>
        <w:t xml:space="preserve">Records must be maintained. </w:t>
      </w:r>
    </w:p>
    <w:p w14:paraId="2F496383" w14:textId="7B99FAB9" w:rsidR="00F52F6F" w:rsidRDefault="00F52F6F" w:rsidP="0022397C">
      <w:pPr>
        <w:numPr>
          <w:ilvl w:val="0"/>
          <w:numId w:val="298"/>
        </w:numPr>
      </w:pPr>
      <w:r>
        <w:t>Where</w:t>
      </w:r>
      <w:r w:rsidRPr="00DC4D9F">
        <w:t xml:space="preserve"> Invoices </w:t>
      </w:r>
      <w:r w:rsidRPr="00252C4A">
        <w:t>are required to entitlement payment, the QS is to ensure that Invoice Requests</w:t>
      </w:r>
      <w:r w:rsidR="00A3560C">
        <w:t xml:space="preserve"> 02-01-03 </w:t>
      </w:r>
      <w:r w:rsidRPr="00DC4D9F">
        <w:t xml:space="preserve">are submitted to </w:t>
      </w:r>
      <w:r w:rsidR="00A3560C">
        <w:t>a</w:t>
      </w:r>
      <w:r w:rsidRPr="00DC4D9F">
        <w:t xml:space="preserve">ccounts </w:t>
      </w:r>
      <w:r>
        <w:t xml:space="preserve">on </w:t>
      </w:r>
      <w:r w:rsidRPr="00DC4D9F">
        <w:t xml:space="preserve">time to ensure that </w:t>
      </w:r>
      <w:r w:rsidR="00A3560C">
        <w:t>i</w:t>
      </w:r>
      <w:r w:rsidRPr="00DC4D9F">
        <w:t>nvoices can be issued by the end of the month.</w:t>
      </w:r>
    </w:p>
    <w:p w14:paraId="2D7B731B" w14:textId="2EA726CB" w:rsidR="00F52F6F" w:rsidRPr="00082CBD" w:rsidRDefault="00F52F6F" w:rsidP="0022397C">
      <w:pPr>
        <w:numPr>
          <w:ilvl w:val="0"/>
          <w:numId w:val="298"/>
        </w:numPr>
      </w:pPr>
      <w:r w:rsidRPr="00082CBD">
        <w:t xml:space="preserve">Applications are to be raised on </w:t>
      </w:r>
      <w:r w:rsidR="00A3560C">
        <w:t>accounts software</w:t>
      </w:r>
      <w:r w:rsidR="00136AD2">
        <w:t xml:space="preserve"> with</w:t>
      </w:r>
      <w:r w:rsidRPr="00082CBD">
        <w:t xml:space="preserve"> the correct details and dates, and with the correct value claimed against the appropriate lines to generate the claimed value.</w:t>
      </w:r>
    </w:p>
    <w:p w14:paraId="73FB9677" w14:textId="4C87AEA8" w:rsidR="00F52F6F" w:rsidRPr="00D53A24" w:rsidRDefault="00F52F6F" w:rsidP="0022397C">
      <w:pPr>
        <w:numPr>
          <w:ilvl w:val="0"/>
          <w:numId w:val="298"/>
        </w:numPr>
      </w:pPr>
      <w:r w:rsidRPr="00D53A24">
        <w:t xml:space="preserve">Once complete, the QS is to PDF the </w:t>
      </w:r>
      <w:r w:rsidR="00532612">
        <w:t>s</w:t>
      </w:r>
      <w:r w:rsidRPr="00D53A24">
        <w:t xml:space="preserve">ummary and </w:t>
      </w:r>
      <w:r w:rsidR="00B176AD">
        <w:t>s</w:t>
      </w:r>
      <w:r w:rsidRPr="00D53A24">
        <w:t xml:space="preserve">chedule of the </w:t>
      </w:r>
      <w:r w:rsidR="00B176AD">
        <w:t>a</w:t>
      </w:r>
      <w:r w:rsidRPr="00D53A24">
        <w:t xml:space="preserve">pplication for </w:t>
      </w:r>
      <w:r w:rsidR="00B176AD">
        <w:t>p</w:t>
      </w:r>
      <w:r w:rsidRPr="00D53A24">
        <w:t xml:space="preserve">ayment from </w:t>
      </w:r>
      <w:r w:rsidR="00B176AD">
        <w:t xml:space="preserve">accounts </w:t>
      </w:r>
      <w:r w:rsidR="0002379A">
        <w:t>software</w:t>
      </w:r>
      <w:r w:rsidR="0002379A" w:rsidRPr="00D53A24">
        <w:t xml:space="preserve"> and</w:t>
      </w:r>
      <w:r w:rsidRPr="00D53A24">
        <w:t xml:space="preserve"> submit this to the applicable </w:t>
      </w:r>
      <w:r w:rsidR="0022397C">
        <w:t>c</w:t>
      </w:r>
      <w:r w:rsidRPr="00D53A24">
        <w:t>ontractual person or email address, along with any basis and calculation used.</w:t>
      </w:r>
    </w:p>
    <w:p w14:paraId="15C85443" w14:textId="5AFEC1F9" w:rsidR="00F52F6F" w:rsidRDefault="00F52F6F" w:rsidP="0022397C">
      <w:pPr>
        <w:numPr>
          <w:ilvl w:val="0"/>
          <w:numId w:val="298"/>
        </w:numPr>
        <w:rPr>
          <w:ins w:id="11" w:author="Kristian Mcclure" w:date="2026-06-25T21:29:00Z" w16du:dateUtc="2026-06-25T20:29:00Z"/>
        </w:rPr>
      </w:pPr>
      <w:r w:rsidRPr="000E79DA">
        <w:t xml:space="preserve">All </w:t>
      </w:r>
      <w:r w:rsidR="0022397C">
        <w:t>i</w:t>
      </w:r>
      <w:r w:rsidRPr="000E79DA">
        <w:t xml:space="preserve">nvoice </w:t>
      </w:r>
      <w:r w:rsidR="0022397C">
        <w:t>r</w:t>
      </w:r>
      <w:r w:rsidRPr="000E79DA">
        <w:t xml:space="preserve">equests and </w:t>
      </w:r>
      <w:r w:rsidR="0022397C">
        <w:t>s</w:t>
      </w:r>
      <w:r w:rsidRPr="000E79DA">
        <w:t xml:space="preserve">ubmission correspondence are to </w:t>
      </w:r>
      <w:r w:rsidR="0002379A">
        <w:t xml:space="preserve">be </w:t>
      </w:r>
      <w:r w:rsidRPr="000E79DA">
        <w:t xml:space="preserve">saved in the appropriate folder within the project </w:t>
      </w:r>
      <w:r w:rsidR="0022397C">
        <w:t xml:space="preserve">folder on </w:t>
      </w:r>
      <w:r w:rsidRPr="000E79DA">
        <w:t>Share</w:t>
      </w:r>
      <w:r>
        <w:t>P</w:t>
      </w:r>
      <w:r w:rsidRPr="000E79DA">
        <w:t>oint.</w:t>
      </w:r>
    </w:p>
    <w:p w14:paraId="15DD410D" w14:textId="77777777" w:rsidR="00325A20" w:rsidRDefault="00325A20" w:rsidP="00325A20">
      <w:pPr>
        <w:numPr>
          <w:ilvl w:val="0"/>
          <w:numId w:val="298"/>
        </w:numPr>
        <w:rPr>
          <w:ins w:id="12" w:author="Kristian Mcclure" w:date="2026-06-25T21:29:00Z" w16du:dateUtc="2026-06-25T20:29:00Z"/>
        </w:rPr>
      </w:pPr>
      <w:ins w:id="13" w:author="Kristian Mcclure" w:date="2026-06-25T21:29:00Z" w16du:dateUtc="2026-06-25T20:29:00Z">
        <w:r>
          <w:t>Where Applications are the mechanism to claims monies, the QS is to note that any project Final Account Statement signed and issued to the Client is to be applied through Construction Manager to the Final Account Value so that the system does not recognise any undue debt balance on the project.</w:t>
        </w:r>
      </w:ins>
    </w:p>
    <w:p w14:paraId="4E4B52A3" w14:textId="77777777" w:rsidR="00325A20" w:rsidRPr="000E79DA" w:rsidRDefault="00325A20">
      <w:pPr>
        <w:ind w:left="720"/>
        <w:pPrChange w:id="14" w:author="Kristian Mcclure" w:date="2026-06-25T21:29:00Z" w16du:dateUtc="2026-06-25T20:29:00Z">
          <w:pPr>
            <w:numPr>
              <w:numId w:val="298"/>
            </w:numPr>
            <w:tabs>
              <w:tab w:val="num" w:pos="720"/>
            </w:tabs>
            <w:ind w:left="720" w:hanging="360"/>
          </w:pPr>
        </w:pPrChange>
      </w:pPr>
    </w:p>
    <w:p w14:paraId="415539B9" w14:textId="640722C0" w:rsidR="00F52F6F" w:rsidRPr="000D23D9" w:rsidRDefault="00025822" w:rsidP="0022397C">
      <w:pPr>
        <w:rPr>
          <w:b/>
          <w:bCs/>
        </w:rPr>
      </w:pPr>
      <w:r>
        <w:rPr>
          <w:b/>
          <w:bCs/>
        </w:rPr>
        <w:t>4.4.2</w:t>
      </w:r>
      <w:r w:rsidR="00F52F6F" w:rsidRPr="000D23D9">
        <w:rPr>
          <w:b/>
          <w:bCs/>
        </w:rPr>
        <w:t xml:space="preserve"> Payment Certification</w:t>
      </w:r>
    </w:p>
    <w:p w14:paraId="7D944E90" w14:textId="77777777" w:rsidR="00F52F6F" w:rsidRPr="000D23D9" w:rsidRDefault="00F52F6F" w:rsidP="0022397C">
      <w:pPr>
        <w:numPr>
          <w:ilvl w:val="0"/>
          <w:numId w:val="299"/>
        </w:numPr>
      </w:pPr>
      <w:r w:rsidRPr="000D23D9">
        <w:t xml:space="preserve">The QS shall: </w:t>
      </w:r>
    </w:p>
    <w:p w14:paraId="3D96DAC8" w14:textId="77777777" w:rsidR="00F52F6F" w:rsidRDefault="00F52F6F" w:rsidP="0022397C">
      <w:pPr>
        <w:numPr>
          <w:ilvl w:val="1"/>
          <w:numId w:val="299"/>
        </w:numPr>
      </w:pPr>
      <w:r w:rsidRPr="000D23D9">
        <w:t xml:space="preserve">Review client certificates </w:t>
      </w:r>
    </w:p>
    <w:p w14:paraId="5F53F6DB" w14:textId="5D4A0415" w:rsidR="00F52F6F" w:rsidRPr="000D23D9" w:rsidRDefault="00F52F6F" w:rsidP="0022397C">
      <w:pPr>
        <w:numPr>
          <w:ilvl w:val="1"/>
          <w:numId w:val="299"/>
        </w:numPr>
      </w:pPr>
      <w:r>
        <w:t xml:space="preserve">Ensure these are received on time from the </w:t>
      </w:r>
      <w:r w:rsidR="0022397C">
        <w:t>c</w:t>
      </w:r>
      <w:r>
        <w:t>lient</w:t>
      </w:r>
    </w:p>
    <w:p w14:paraId="33322559" w14:textId="77777777" w:rsidR="00F52F6F" w:rsidRPr="000D23D9" w:rsidRDefault="00F52F6F" w:rsidP="0022397C">
      <w:pPr>
        <w:numPr>
          <w:ilvl w:val="1"/>
          <w:numId w:val="299"/>
        </w:numPr>
      </w:pPr>
      <w:r w:rsidRPr="000D23D9">
        <w:t xml:space="preserve">Challenge discrepancies </w:t>
      </w:r>
    </w:p>
    <w:p w14:paraId="25CF8F7D" w14:textId="77777777" w:rsidR="00F52F6F" w:rsidRPr="000D23D9" w:rsidRDefault="00F52F6F" w:rsidP="0022397C">
      <w:pPr>
        <w:numPr>
          <w:ilvl w:val="1"/>
          <w:numId w:val="299"/>
        </w:numPr>
      </w:pPr>
      <w:r w:rsidRPr="000D23D9">
        <w:t xml:space="preserve">Monitor payment timelines </w:t>
      </w:r>
      <w:r>
        <w:t>and prompt payments</w:t>
      </w:r>
    </w:p>
    <w:p w14:paraId="26C0852E" w14:textId="77777777" w:rsidR="00F52F6F" w:rsidRDefault="00F52F6F" w:rsidP="0022397C">
      <w:pPr>
        <w:numPr>
          <w:ilvl w:val="1"/>
          <w:numId w:val="299"/>
        </w:numPr>
      </w:pPr>
      <w:r w:rsidRPr="000D23D9">
        <w:t>Escalate risks</w:t>
      </w:r>
      <w:r>
        <w:t xml:space="preserve"> to payment and valuation</w:t>
      </w:r>
      <w:r w:rsidRPr="000D23D9">
        <w:t xml:space="preserve"> where necessary </w:t>
      </w:r>
    </w:p>
    <w:p w14:paraId="19621E32" w14:textId="6139E75B" w:rsidR="00372D43" w:rsidRDefault="00F52F6F" w:rsidP="00372D43">
      <w:pPr>
        <w:pStyle w:val="ListParagraph"/>
        <w:numPr>
          <w:ilvl w:val="0"/>
          <w:numId w:val="299"/>
        </w:numPr>
      </w:pPr>
      <w:r w:rsidRPr="007F4F6A">
        <w:t xml:space="preserve">Prompt payment and the monitoring of this is critical as under </w:t>
      </w:r>
      <w:r w:rsidR="002A7AE6">
        <w:t>our</w:t>
      </w:r>
      <w:r w:rsidRPr="007F4F6A">
        <w:t xml:space="preserve"> </w:t>
      </w:r>
      <w:r w:rsidR="0022397C">
        <w:t>c</w:t>
      </w:r>
      <w:r w:rsidRPr="007F4F6A">
        <w:t xml:space="preserve">redit </w:t>
      </w:r>
      <w:r w:rsidR="002A7AE6">
        <w:t>i</w:t>
      </w:r>
      <w:r w:rsidRPr="007F4F6A">
        <w:t xml:space="preserve">nsurance </w:t>
      </w:r>
      <w:r w:rsidR="002A7AE6">
        <w:t xml:space="preserve">policy </w:t>
      </w:r>
      <w:r w:rsidRPr="007F4F6A">
        <w:t xml:space="preserve">there are actions that </w:t>
      </w:r>
      <w:r w:rsidR="004669A7">
        <w:t xml:space="preserve">we </w:t>
      </w:r>
      <w:r w:rsidRPr="007F4F6A">
        <w:t xml:space="preserve">are required </w:t>
      </w:r>
      <w:r w:rsidR="004669A7" w:rsidRPr="007F4F6A">
        <w:t>to</w:t>
      </w:r>
      <w:r w:rsidRPr="007F4F6A">
        <w:t xml:space="preserve"> comply with.</w:t>
      </w:r>
      <w:del w:id="15" w:author="Kristian Mcclure" w:date="2026-06-25T22:27:00Z" w16du:dateUtc="2026-06-25T21:27:00Z">
        <w:r w:rsidRPr="007F4F6A" w:rsidDel="00372D43">
          <w:delText xml:space="preserve"> </w:delText>
        </w:r>
      </w:del>
    </w:p>
    <w:p w14:paraId="65BFCDF5" w14:textId="77777777" w:rsidR="00264D46" w:rsidRPr="007F4F6A" w:rsidRDefault="00264D46" w:rsidP="00264D46">
      <w:pPr>
        <w:pStyle w:val="ListParagraph"/>
      </w:pPr>
    </w:p>
    <w:p w14:paraId="260FD19C" w14:textId="1F18FE41" w:rsidR="00F52F6F" w:rsidRPr="007F4F6A" w:rsidRDefault="00372D43" w:rsidP="00264D46">
      <w:pPr>
        <w:pStyle w:val="ListParagraph"/>
        <w:numPr>
          <w:ilvl w:val="0"/>
          <w:numId w:val="299"/>
        </w:numPr>
      </w:pPr>
      <w:ins w:id="16" w:author="Kristian Mcclure" w:date="2026-06-25T22:28:00Z" w16du:dateUtc="2026-06-25T21:28:00Z">
        <w:r>
          <w:t xml:space="preserve">Extended and/ or </w:t>
        </w:r>
      </w:ins>
      <w:del w:id="17" w:author="Kristian Mcclure" w:date="2026-06-25T22:28:00Z" w16du:dateUtc="2026-06-25T21:28:00Z">
        <w:r w:rsidR="00F52F6F" w:rsidRPr="007F4F6A" w:rsidDel="00372D43">
          <w:delText>R</w:delText>
        </w:r>
      </w:del>
      <w:ins w:id="18" w:author="Kristian Mcclure" w:date="2026-06-25T22:28:00Z" w16du:dateUtc="2026-06-25T21:28:00Z">
        <w:r>
          <w:t>r</w:t>
        </w:r>
      </w:ins>
      <w:r w:rsidR="00F52F6F" w:rsidRPr="007F4F6A">
        <w:t xml:space="preserve">epeated defaults in </w:t>
      </w:r>
      <w:del w:id="19" w:author="Kristian Mcclure" w:date="2026-06-25T22:29:00Z" w16du:dateUtc="2026-06-25T21:29:00Z">
        <w:r w:rsidR="00F52F6F" w:rsidRPr="007F4F6A" w:rsidDel="00372D43">
          <w:delText xml:space="preserve">either </w:delText>
        </w:r>
      </w:del>
      <w:r w:rsidR="00264D46">
        <w:t>c</w:t>
      </w:r>
      <w:r w:rsidR="00F52F6F" w:rsidRPr="007F4F6A">
        <w:t>ertifications and</w:t>
      </w:r>
      <w:ins w:id="20" w:author="Kristian Mcclure" w:date="2026-06-25T22:29:00Z" w16du:dateUtc="2026-06-25T21:29:00Z">
        <w:r>
          <w:t xml:space="preserve"> especially</w:t>
        </w:r>
      </w:ins>
      <w:del w:id="21" w:author="Kristian Mcclure" w:date="2026-06-25T22:29:00Z" w16du:dateUtc="2026-06-25T21:29:00Z">
        <w:r w:rsidR="00F52F6F" w:rsidRPr="007F4F6A" w:rsidDel="00372D43">
          <w:delText>/or</w:delText>
        </w:r>
      </w:del>
      <w:r w:rsidR="00F52F6F" w:rsidRPr="007F4F6A">
        <w:t xml:space="preserve"> </w:t>
      </w:r>
      <w:r w:rsidR="00264D46">
        <w:t>p</w:t>
      </w:r>
      <w:r w:rsidR="00F52F6F" w:rsidRPr="007F4F6A">
        <w:t xml:space="preserve">ayment will require internal discussion </w:t>
      </w:r>
      <w:ins w:id="22" w:author="Kristian Mcclure" w:date="2026-06-25T22:29:00Z" w16du:dateUtc="2026-06-25T21:29:00Z">
        <w:r>
          <w:t>with the Commercial Mana</w:t>
        </w:r>
      </w:ins>
      <w:ins w:id="23" w:author="Kristian Mcclure" w:date="2026-06-25T22:30:00Z" w16du:dateUtc="2026-06-25T21:30:00Z">
        <w:r>
          <w:t xml:space="preserve">ger and Directors </w:t>
        </w:r>
      </w:ins>
      <w:del w:id="24" w:author="Kristian Mcclure" w:date="2026-06-25T22:30:00Z" w16du:dateUtc="2026-06-25T21:30:00Z">
        <w:r w:rsidR="00F52F6F" w:rsidRPr="007F4F6A" w:rsidDel="00372D43">
          <w:delText>and</w:delText>
        </w:r>
      </w:del>
      <w:ins w:id="25" w:author="Kristian Mcclure" w:date="2026-06-25T22:30:00Z" w16du:dateUtc="2026-06-25T21:30:00Z">
        <w:r>
          <w:t>for</w:t>
        </w:r>
      </w:ins>
      <w:r w:rsidR="00F52F6F" w:rsidRPr="007F4F6A">
        <w:t xml:space="preserve"> considerations as to escalation measures the business may choose to adopt</w:t>
      </w:r>
      <w:ins w:id="26" w:author="Kristian Mcclure" w:date="2026-06-25T22:30:00Z" w16du:dateUtc="2026-06-25T21:30:00Z">
        <w:r>
          <w:t xml:space="preserve"> and/ or the exercising of Cont</w:t>
        </w:r>
      </w:ins>
      <w:ins w:id="27" w:author="Kristian Mcclure" w:date="2026-06-25T22:31:00Z" w16du:dateUtc="2026-06-25T21:31:00Z">
        <w:r>
          <w:t>ractually entitled mechanisms</w:t>
        </w:r>
      </w:ins>
      <w:ins w:id="28" w:author="Kristian Mcclure" w:date="2026-06-25T22:28:00Z" w16du:dateUtc="2026-06-25T21:28:00Z">
        <w:r>
          <w:t xml:space="preserve"> i.e. issuing of Suspension Notices where relevant &amp; </w:t>
        </w:r>
      </w:ins>
      <w:ins w:id="29" w:author="Kristian Mcclure" w:date="2026-06-25T22:29:00Z" w16du:dateUtc="2026-06-25T21:29:00Z">
        <w:r>
          <w:t>applicable</w:t>
        </w:r>
      </w:ins>
      <w:ins w:id="30" w:author="Kristian Mcclure" w:date="2026-06-25T22:28:00Z" w16du:dateUtc="2026-06-25T21:28:00Z">
        <w:r>
          <w:t xml:space="preserve"> etc</w:t>
        </w:r>
      </w:ins>
      <w:r w:rsidR="00F52F6F" w:rsidRPr="007F4F6A">
        <w:t xml:space="preserve">. </w:t>
      </w:r>
    </w:p>
    <w:p w14:paraId="47E90C89" w14:textId="4CCF2E78" w:rsidR="00F52F6F" w:rsidRPr="000D23D9" w:rsidRDefault="00025822" w:rsidP="0022397C">
      <w:pPr>
        <w:rPr>
          <w:b/>
          <w:bCs/>
        </w:rPr>
      </w:pPr>
      <w:r>
        <w:rPr>
          <w:b/>
          <w:bCs/>
        </w:rPr>
        <w:t>4.4.3</w:t>
      </w:r>
      <w:r w:rsidR="00F52F6F" w:rsidRPr="000D23D9">
        <w:rPr>
          <w:b/>
          <w:bCs/>
        </w:rPr>
        <w:t xml:space="preserve"> Variations</w:t>
      </w:r>
      <w:r w:rsidR="009C15B0">
        <w:rPr>
          <w:b/>
          <w:bCs/>
        </w:rPr>
        <w:t xml:space="preserve"> / Change Management</w:t>
      </w:r>
    </w:p>
    <w:p w14:paraId="5292CCD1" w14:textId="77777777" w:rsidR="00F52F6F" w:rsidRPr="000D23D9" w:rsidRDefault="00F52F6F" w:rsidP="0022397C">
      <w:pPr>
        <w:numPr>
          <w:ilvl w:val="0"/>
          <w:numId w:val="300"/>
        </w:numPr>
      </w:pPr>
      <w:r w:rsidRPr="000D23D9">
        <w:lastRenderedPageBreak/>
        <w:t xml:space="preserve">All changes must be: </w:t>
      </w:r>
    </w:p>
    <w:p w14:paraId="64C86117" w14:textId="77777777" w:rsidR="00F52F6F" w:rsidRPr="000D23D9" w:rsidRDefault="00F52F6F" w:rsidP="0022397C">
      <w:pPr>
        <w:numPr>
          <w:ilvl w:val="1"/>
          <w:numId w:val="300"/>
        </w:numPr>
      </w:pPr>
      <w:r w:rsidRPr="000D23D9">
        <w:t xml:space="preserve">Properly valued </w:t>
      </w:r>
    </w:p>
    <w:p w14:paraId="76419029" w14:textId="77777777" w:rsidR="00F52F6F" w:rsidRPr="000D23D9" w:rsidRDefault="00F52F6F" w:rsidP="0022397C">
      <w:pPr>
        <w:numPr>
          <w:ilvl w:val="1"/>
          <w:numId w:val="300"/>
        </w:numPr>
      </w:pPr>
      <w:r w:rsidRPr="000D23D9">
        <w:t xml:space="preserve">Documented </w:t>
      </w:r>
    </w:p>
    <w:p w14:paraId="4C4468CF" w14:textId="5F3C3E4B" w:rsidR="00F52F6F" w:rsidRPr="000D23D9" w:rsidRDefault="00F52F6F" w:rsidP="0022397C">
      <w:pPr>
        <w:numPr>
          <w:ilvl w:val="1"/>
          <w:numId w:val="300"/>
        </w:numPr>
      </w:pPr>
      <w:r>
        <w:t xml:space="preserve">Notified and </w:t>
      </w:r>
      <w:r w:rsidR="004669A7">
        <w:t>s</w:t>
      </w:r>
      <w:r w:rsidRPr="000D23D9">
        <w:t xml:space="preserve">ubmitted in line with contract requirements </w:t>
      </w:r>
    </w:p>
    <w:p w14:paraId="7775A709" w14:textId="77777777" w:rsidR="00F52F6F" w:rsidRDefault="00F52F6F" w:rsidP="0022397C">
      <w:pPr>
        <w:numPr>
          <w:ilvl w:val="0"/>
          <w:numId w:val="300"/>
        </w:numPr>
      </w:pPr>
      <w:r w:rsidRPr="000D23D9">
        <w:t>No work shall proceed without formal instruction</w:t>
      </w:r>
      <w:r>
        <w:t xml:space="preserve"> and prior agreement on value</w:t>
      </w:r>
      <w:r w:rsidRPr="000D23D9">
        <w:t xml:space="preserve">. </w:t>
      </w:r>
    </w:p>
    <w:p w14:paraId="7795FC4D" w14:textId="4A25E330" w:rsidR="00F52F6F" w:rsidRDefault="00F52F6F" w:rsidP="0022397C">
      <w:pPr>
        <w:numPr>
          <w:ilvl w:val="0"/>
          <w:numId w:val="300"/>
        </w:numPr>
      </w:pPr>
      <w:r>
        <w:t>Reference is</w:t>
      </w:r>
      <w:r w:rsidRPr="00B12636">
        <w:t xml:space="preserve"> to</w:t>
      </w:r>
      <w:r>
        <w:t xml:space="preserve"> be made </w:t>
      </w:r>
      <w:r w:rsidRPr="00EC43DA">
        <w:t>to</w:t>
      </w:r>
      <w:r w:rsidRPr="00EC43DA">
        <w:rPr>
          <w:b/>
          <w:bCs/>
        </w:rPr>
        <w:t xml:space="preserve"> </w:t>
      </w:r>
      <w:r>
        <w:rPr>
          <w:b/>
          <w:bCs/>
        </w:rPr>
        <w:t>Change Management Procedure</w:t>
      </w:r>
      <w:r w:rsidR="008E5A4F">
        <w:rPr>
          <w:b/>
          <w:bCs/>
        </w:rPr>
        <w:t xml:space="preserve"> as detailed </w:t>
      </w:r>
      <w:r w:rsidR="008E5A4F">
        <w:t>within this procedure</w:t>
      </w:r>
      <w:r w:rsidRPr="00EC43DA">
        <w:rPr>
          <w:b/>
          <w:bCs/>
        </w:rPr>
        <w:t xml:space="preserve"> </w:t>
      </w:r>
      <w:r w:rsidRPr="00B12636">
        <w:t>for further</w:t>
      </w:r>
      <w:r>
        <w:t xml:space="preserve"> </w:t>
      </w:r>
      <w:r w:rsidRPr="00B12636">
        <w:t>guidance.</w:t>
      </w:r>
    </w:p>
    <w:p w14:paraId="7AC53D7C" w14:textId="4CCF1E38" w:rsidR="00606E6A" w:rsidRDefault="00F52F6F" w:rsidP="00606E6A">
      <w:pPr>
        <w:pStyle w:val="ListParagraph"/>
        <w:numPr>
          <w:ilvl w:val="0"/>
          <w:numId w:val="300"/>
        </w:numPr>
      </w:pPr>
      <w:r w:rsidRPr="00792628">
        <w:t xml:space="preserve">Subject to the type and form of </w:t>
      </w:r>
      <w:r w:rsidR="00606E6A">
        <w:t>c</w:t>
      </w:r>
      <w:r w:rsidRPr="00792628">
        <w:t xml:space="preserve">ontract, the QS shall adhere to the utilising of the following documents; </w:t>
      </w:r>
    </w:p>
    <w:p w14:paraId="5D0E0504" w14:textId="77777777" w:rsidR="00E246CC" w:rsidRPr="00792628" w:rsidRDefault="00E246CC" w:rsidP="00E246CC">
      <w:pPr>
        <w:pStyle w:val="ListParagraph"/>
      </w:pPr>
    </w:p>
    <w:p w14:paraId="3B3D0E9D" w14:textId="77777777" w:rsidR="00F52F6F" w:rsidRPr="0094731D" w:rsidRDefault="00F52F6F" w:rsidP="0022397C">
      <w:pPr>
        <w:pStyle w:val="ListParagraph"/>
        <w:numPr>
          <w:ilvl w:val="1"/>
          <w:numId w:val="300"/>
        </w:numPr>
        <w:rPr>
          <w:i/>
          <w:iCs/>
          <w:u w:val="single"/>
        </w:rPr>
      </w:pPr>
      <w:r w:rsidRPr="0094731D">
        <w:rPr>
          <w:i/>
          <w:iCs/>
          <w:u w:val="single"/>
        </w:rPr>
        <w:t>Sub-Contract Form</w:t>
      </w:r>
    </w:p>
    <w:p w14:paraId="30666784" w14:textId="0F356AC8" w:rsidR="00F52F6F" w:rsidRDefault="00F52F6F" w:rsidP="0022397C">
      <w:pPr>
        <w:pStyle w:val="ListParagraph"/>
        <w:ind w:left="1440"/>
      </w:pPr>
      <w:r w:rsidRPr="0094731D">
        <w:t xml:space="preserve">Where a </w:t>
      </w:r>
      <w:r w:rsidR="00E246CC">
        <w:t>s</w:t>
      </w:r>
      <w:r w:rsidRPr="0094731D">
        <w:t>ub-</w:t>
      </w:r>
      <w:r w:rsidR="00E246CC">
        <w:t>c</w:t>
      </w:r>
      <w:r w:rsidRPr="0094731D">
        <w:t xml:space="preserve">ontract is in place, the QS shall, in the event of the </w:t>
      </w:r>
      <w:r w:rsidR="00E246CC">
        <w:t>v</w:t>
      </w:r>
      <w:r w:rsidRPr="0094731D">
        <w:t xml:space="preserve">ariation, populate the company standard </w:t>
      </w:r>
      <w:r w:rsidRPr="00C94CF0">
        <w:t xml:space="preserve">Variation </w:t>
      </w:r>
      <w:r w:rsidR="00E246CC">
        <w:t>Template 02-04-30</w:t>
      </w:r>
      <w:r w:rsidRPr="00C94CF0">
        <w:t xml:space="preserve">, </w:t>
      </w:r>
      <w:r w:rsidRPr="0094731D">
        <w:t xml:space="preserve">ensuring all details are correct, and once complete and signed off where required, PDF the cover sheet and detailed breakdown page, and submit to the </w:t>
      </w:r>
      <w:r w:rsidR="00E246CC">
        <w:t>c</w:t>
      </w:r>
      <w:r w:rsidRPr="0094731D">
        <w:t xml:space="preserve">lient. </w:t>
      </w:r>
    </w:p>
    <w:p w14:paraId="639DFB8F" w14:textId="77777777" w:rsidR="00F52F6F" w:rsidRPr="00E12905" w:rsidRDefault="00F52F6F" w:rsidP="0022397C">
      <w:pPr>
        <w:pStyle w:val="ListParagraph"/>
        <w:ind w:left="1440"/>
      </w:pPr>
    </w:p>
    <w:p w14:paraId="3EC8772A" w14:textId="77777777" w:rsidR="00F52F6F" w:rsidRPr="00E12905" w:rsidRDefault="00F52F6F" w:rsidP="0022397C">
      <w:pPr>
        <w:pStyle w:val="ListParagraph"/>
        <w:numPr>
          <w:ilvl w:val="1"/>
          <w:numId w:val="300"/>
        </w:numPr>
        <w:rPr>
          <w:i/>
          <w:iCs/>
          <w:u w:val="single"/>
        </w:rPr>
      </w:pPr>
      <w:r w:rsidRPr="00E12905">
        <w:rPr>
          <w:i/>
          <w:iCs/>
          <w:u w:val="single"/>
        </w:rPr>
        <w:t>Purchase Order Form</w:t>
      </w:r>
    </w:p>
    <w:p w14:paraId="2B905469" w14:textId="63EA45D9" w:rsidR="00F52F6F" w:rsidRPr="00E12905" w:rsidRDefault="00F52F6F" w:rsidP="0022397C">
      <w:pPr>
        <w:pStyle w:val="ListParagraph"/>
        <w:ind w:left="1440"/>
      </w:pPr>
      <w:r w:rsidRPr="00E12905">
        <w:t xml:space="preserve">Where a </w:t>
      </w:r>
      <w:r w:rsidR="00E246CC">
        <w:t>p</w:t>
      </w:r>
      <w:r w:rsidRPr="00E12905">
        <w:t xml:space="preserve">urchase </w:t>
      </w:r>
      <w:r w:rsidR="00217311">
        <w:t>o</w:t>
      </w:r>
      <w:r w:rsidRPr="00E12905">
        <w:t xml:space="preserve">rder is in place, that contains no </w:t>
      </w:r>
      <w:r w:rsidR="00217311">
        <w:t>m</w:t>
      </w:r>
      <w:r w:rsidRPr="00E12905">
        <w:t xml:space="preserve">echanism to alter the </w:t>
      </w:r>
      <w:r w:rsidR="00217311">
        <w:t>c</w:t>
      </w:r>
      <w:r w:rsidRPr="00E12905">
        <w:t xml:space="preserve">ontracted value, the QS shall in the event of a ‘change’ utilise the formal </w:t>
      </w:r>
      <w:r w:rsidR="00217311">
        <w:t>Q</w:t>
      </w:r>
      <w:r w:rsidRPr="00E12905">
        <w:t xml:space="preserve">uotation </w:t>
      </w:r>
      <w:r w:rsidR="00217311">
        <w:t xml:space="preserve">Template </w:t>
      </w:r>
      <w:r w:rsidR="00A201E5">
        <w:t>02-</w:t>
      </w:r>
      <w:r w:rsidR="00E41B50">
        <w:t>11-01</w:t>
      </w:r>
      <w:r w:rsidRPr="00E12905">
        <w:t xml:space="preserve">, ensuring all details are correct etc. </w:t>
      </w:r>
    </w:p>
    <w:p w14:paraId="5B0304ED" w14:textId="77777777" w:rsidR="00F52F6F" w:rsidRPr="00E12905" w:rsidRDefault="00F52F6F" w:rsidP="0022397C">
      <w:pPr>
        <w:pStyle w:val="ListParagraph"/>
        <w:ind w:left="1440"/>
      </w:pPr>
    </w:p>
    <w:p w14:paraId="1DE0EE90" w14:textId="26E1DEA5" w:rsidR="00F52F6F" w:rsidRPr="00E12905" w:rsidRDefault="00F52F6F" w:rsidP="0022397C">
      <w:pPr>
        <w:pStyle w:val="ListParagraph"/>
        <w:ind w:left="1440"/>
      </w:pPr>
      <w:r w:rsidRPr="00E12905">
        <w:t>To determine th</w:t>
      </w:r>
      <w:r w:rsidRPr="005C6E8E">
        <w:t>e price of the quotation, the QS shall use the Variation Template</w:t>
      </w:r>
      <w:r w:rsidR="00E60F4D">
        <w:t xml:space="preserve"> 02-04-30</w:t>
      </w:r>
      <w:r w:rsidRPr="005C6E8E">
        <w:t xml:space="preserve">, that </w:t>
      </w:r>
      <w:r w:rsidRPr="00E12905">
        <w:t xml:space="preserve">is the same in nature to the standard </w:t>
      </w:r>
      <w:r w:rsidR="00EA3F4A">
        <w:t>v</w:t>
      </w:r>
      <w:r w:rsidRPr="00E12905">
        <w:t xml:space="preserve">ariation template, limited to the calculation of the value only.  </w:t>
      </w:r>
    </w:p>
    <w:p w14:paraId="592CC475" w14:textId="77777777" w:rsidR="00F52F6F" w:rsidRPr="006C6E8A" w:rsidRDefault="00F52F6F" w:rsidP="0022397C">
      <w:pPr>
        <w:pStyle w:val="ListParagraph"/>
        <w:ind w:left="1440"/>
        <w:rPr>
          <w:color w:val="D86DCB" w:themeColor="accent5" w:themeTint="99"/>
        </w:rPr>
      </w:pPr>
    </w:p>
    <w:p w14:paraId="2579948C" w14:textId="757903FB" w:rsidR="00F52F6F" w:rsidRPr="009D1750" w:rsidRDefault="00F52F6F" w:rsidP="0022397C">
      <w:pPr>
        <w:pStyle w:val="ListParagraph"/>
        <w:ind w:left="1440"/>
        <w:rPr>
          <w:i/>
          <w:iCs/>
        </w:rPr>
      </w:pPr>
      <w:r w:rsidRPr="009D1750">
        <w:rPr>
          <w:i/>
          <w:iCs/>
        </w:rPr>
        <w:t xml:space="preserve">Note: in the event of a separate PO or the issue of an updated PO, the QS is to then comply with the ‘last shot’ procedure prior to the works being undertaken. This is to occur with </w:t>
      </w:r>
      <w:r w:rsidR="00BD182B" w:rsidRPr="009D1750">
        <w:rPr>
          <w:i/>
          <w:iCs/>
        </w:rPr>
        <w:t>every</w:t>
      </w:r>
      <w:r w:rsidRPr="009D1750">
        <w:rPr>
          <w:i/>
          <w:iCs/>
        </w:rPr>
        <w:t xml:space="preserve"> change that is issued under a PO. </w:t>
      </w:r>
    </w:p>
    <w:p w14:paraId="444482BF" w14:textId="77777777" w:rsidR="00F52F6F" w:rsidRPr="00F51BAC" w:rsidRDefault="00F52F6F" w:rsidP="0022397C">
      <w:pPr>
        <w:pStyle w:val="ListParagraph"/>
        <w:ind w:left="1440"/>
        <w:rPr>
          <w:i/>
          <w:iCs/>
        </w:rPr>
      </w:pPr>
    </w:p>
    <w:p w14:paraId="1358A298" w14:textId="5414967F" w:rsidR="00F52F6F" w:rsidRPr="00F51BAC" w:rsidRDefault="00F52F6F" w:rsidP="0022397C">
      <w:pPr>
        <w:pStyle w:val="ListParagraph"/>
        <w:numPr>
          <w:ilvl w:val="0"/>
          <w:numId w:val="300"/>
        </w:numPr>
      </w:pPr>
      <w:r w:rsidRPr="00F51BAC">
        <w:t xml:space="preserve">Under no circumstances is the excel to be issued to the </w:t>
      </w:r>
      <w:r w:rsidR="00E41B50">
        <w:t>c</w:t>
      </w:r>
      <w:r w:rsidRPr="00F51BAC">
        <w:t xml:space="preserve">lient. If requested by the </w:t>
      </w:r>
      <w:r w:rsidR="00E41B50">
        <w:t>c</w:t>
      </w:r>
      <w:r w:rsidRPr="00F51BAC">
        <w:t xml:space="preserve">lient, the QS is to seek </w:t>
      </w:r>
      <w:r w:rsidR="004307AB" w:rsidRPr="00F51BAC">
        <w:t>advice</w:t>
      </w:r>
      <w:r w:rsidRPr="00F51BAC">
        <w:t xml:space="preserve"> from the </w:t>
      </w:r>
      <w:r w:rsidR="00E41B50">
        <w:t>Commercial Manager</w:t>
      </w:r>
      <w:r w:rsidRPr="00F51BAC">
        <w:t xml:space="preserve">. </w:t>
      </w:r>
    </w:p>
    <w:p w14:paraId="4A626674" w14:textId="77777777" w:rsidR="00F52F6F" w:rsidRPr="00E90219" w:rsidRDefault="00F52F6F" w:rsidP="0022397C">
      <w:pPr>
        <w:pStyle w:val="ListParagraph"/>
        <w:rPr>
          <w:color w:val="D86DCB" w:themeColor="accent5" w:themeTint="99"/>
        </w:rPr>
      </w:pPr>
    </w:p>
    <w:p w14:paraId="3C0143B0" w14:textId="6AE8A23C" w:rsidR="00F52F6F" w:rsidRPr="00E22878" w:rsidRDefault="00F52F6F" w:rsidP="0022397C">
      <w:pPr>
        <w:pStyle w:val="ListParagraph"/>
        <w:numPr>
          <w:ilvl w:val="0"/>
          <w:numId w:val="300"/>
        </w:numPr>
        <w:spacing w:after="0"/>
      </w:pPr>
      <w:r w:rsidRPr="009412E8">
        <w:t xml:space="preserve">Margin that is to be applied in respect to </w:t>
      </w:r>
      <w:r w:rsidR="00E41B50">
        <w:t>v</w:t>
      </w:r>
      <w:r w:rsidRPr="009412E8">
        <w:t xml:space="preserve">ariations and </w:t>
      </w:r>
      <w:r w:rsidR="00E41B50">
        <w:t>q</w:t>
      </w:r>
      <w:r w:rsidRPr="009412E8">
        <w:t xml:space="preserve">uotations is to be </w:t>
      </w:r>
      <w:r w:rsidRPr="00E22878">
        <w:t xml:space="preserve">agreed with Directors. </w:t>
      </w:r>
    </w:p>
    <w:p w14:paraId="178E7EB9" w14:textId="77777777" w:rsidR="00F52F6F" w:rsidRPr="00E22878" w:rsidRDefault="00F52F6F" w:rsidP="0022397C">
      <w:pPr>
        <w:spacing w:after="0"/>
      </w:pPr>
    </w:p>
    <w:p w14:paraId="50A03322" w14:textId="6C9587F0" w:rsidR="00F52F6F" w:rsidRPr="00E22878" w:rsidRDefault="00F52F6F" w:rsidP="0022397C">
      <w:pPr>
        <w:pStyle w:val="ListParagraph"/>
        <w:numPr>
          <w:ilvl w:val="0"/>
          <w:numId w:val="300"/>
        </w:numPr>
        <w:spacing w:after="0"/>
      </w:pPr>
      <w:r w:rsidRPr="00E22878">
        <w:t xml:space="preserve">Submissions are to reference </w:t>
      </w:r>
      <w:r w:rsidR="00EE09BD" w:rsidRPr="00E22878">
        <w:t>all</w:t>
      </w:r>
      <w:r w:rsidRPr="00E22878">
        <w:t xml:space="preserve"> appropriate documents, drawings, correspondence, etc utilised in determining the scope of the change. </w:t>
      </w:r>
    </w:p>
    <w:p w14:paraId="2CD67479" w14:textId="77777777" w:rsidR="00F52F6F" w:rsidRPr="00E22878" w:rsidRDefault="00F52F6F" w:rsidP="0022397C">
      <w:pPr>
        <w:pStyle w:val="ListParagraph"/>
      </w:pPr>
    </w:p>
    <w:p w14:paraId="485B1C79" w14:textId="41D43DF9" w:rsidR="00044A56" w:rsidRDefault="00F52F6F" w:rsidP="00A97F60">
      <w:pPr>
        <w:pStyle w:val="ListParagraph"/>
        <w:numPr>
          <w:ilvl w:val="0"/>
          <w:numId w:val="300"/>
        </w:numPr>
      </w:pPr>
      <w:r w:rsidRPr="00E22878">
        <w:t xml:space="preserve">The QS is to </w:t>
      </w:r>
      <w:r w:rsidR="00EE09BD" w:rsidRPr="00E22878">
        <w:t>always</w:t>
      </w:r>
      <w:r w:rsidRPr="00E22878">
        <w:t xml:space="preserve"> ensure that all relevant and associated information and correspondence is saved </w:t>
      </w:r>
      <w:r w:rsidR="00B53EE0">
        <w:t xml:space="preserve">on </w:t>
      </w:r>
      <w:r w:rsidRPr="00E22878">
        <w:t xml:space="preserve">SharePoint, located in the relevant </w:t>
      </w:r>
      <w:r w:rsidR="006941C9">
        <w:t>v</w:t>
      </w:r>
      <w:r w:rsidRPr="00E22878">
        <w:t>ariation</w:t>
      </w:r>
      <w:r w:rsidR="004C207E">
        <w:t xml:space="preserve"> </w:t>
      </w:r>
      <w:r w:rsidRPr="00E22878">
        <w:t xml:space="preserve">/ </w:t>
      </w:r>
      <w:r w:rsidR="006941C9">
        <w:t>q</w:t>
      </w:r>
      <w:r w:rsidRPr="00E22878">
        <w:t>uotation folder</w:t>
      </w:r>
      <w:r w:rsidR="00B53EE0">
        <w:t>.</w:t>
      </w:r>
    </w:p>
    <w:p w14:paraId="1EEDD23D" w14:textId="1E44ABC5" w:rsidR="00F52F6F" w:rsidRPr="00D0002F" w:rsidRDefault="00A97F60" w:rsidP="00D0002F">
      <w:pPr>
        <w:rPr>
          <w:b/>
          <w:bCs/>
        </w:rPr>
      </w:pPr>
      <w:r w:rsidRPr="00A97F60">
        <w:rPr>
          <w:b/>
          <w:bCs/>
        </w:rPr>
        <w:t>4.4.4 Early Warnings</w:t>
      </w:r>
    </w:p>
    <w:p w14:paraId="24A724C9" w14:textId="505871EA" w:rsidR="00F52F6F" w:rsidRDefault="00F52F6F" w:rsidP="0022397C">
      <w:pPr>
        <w:pStyle w:val="ListParagraph"/>
        <w:numPr>
          <w:ilvl w:val="0"/>
          <w:numId w:val="300"/>
        </w:numPr>
      </w:pPr>
      <w:r>
        <w:t xml:space="preserve">The QS is to issue </w:t>
      </w:r>
      <w:r w:rsidR="00EE09BD">
        <w:t>all</w:t>
      </w:r>
      <w:r>
        <w:t xml:space="preserve"> Early Warning Notices</w:t>
      </w:r>
      <w:r w:rsidR="00904EC9">
        <w:t xml:space="preserve"> as per document</w:t>
      </w:r>
      <w:r w:rsidR="006941C9">
        <w:t xml:space="preserve"> 02-04-39</w:t>
      </w:r>
      <w:r>
        <w:t xml:space="preserve"> as required by the </w:t>
      </w:r>
      <w:r w:rsidR="006941C9">
        <w:t>c</w:t>
      </w:r>
      <w:r>
        <w:t>ontract.</w:t>
      </w:r>
    </w:p>
    <w:p w14:paraId="3B3AF675" w14:textId="77777777" w:rsidR="00F52F6F" w:rsidRDefault="00F52F6F" w:rsidP="0022397C">
      <w:pPr>
        <w:pStyle w:val="ListParagraph"/>
      </w:pPr>
    </w:p>
    <w:p w14:paraId="600DAC43" w14:textId="3585CC37" w:rsidR="00F52F6F" w:rsidRPr="00E22878" w:rsidRDefault="00F52F6F" w:rsidP="0022397C">
      <w:pPr>
        <w:pStyle w:val="ListParagraph"/>
        <w:numPr>
          <w:ilvl w:val="0"/>
          <w:numId w:val="300"/>
        </w:numPr>
      </w:pPr>
      <w:r>
        <w:t>The QS is to ensure that the Early Warning Register</w:t>
      </w:r>
      <w:r w:rsidR="004C049B">
        <w:t xml:space="preserve"> </w:t>
      </w:r>
      <w:r w:rsidR="00D66040">
        <w:t xml:space="preserve">on document 02-04-39 </w:t>
      </w:r>
      <w:r>
        <w:t xml:space="preserve">is regularly updated and reflective of all those issued. </w:t>
      </w:r>
    </w:p>
    <w:p w14:paraId="0796644E" w14:textId="338F054B" w:rsidR="00F52F6F" w:rsidRPr="00952580" w:rsidRDefault="00570F12" w:rsidP="0022397C">
      <w:pPr>
        <w:rPr>
          <w:b/>
          <w:bCs/>
        </w:rPr>
      </w:pPr>
      <w:r>
        <w:rPr>
          <w:b/>
          <w:bCs/>
        </w:rPr>
        <w:t>4.4.</w:t>
      </w:r>
      <w:r w:rsidR="00A97F60">
        <w:rPr>
          <w:b/>
          <w:bCs/>
        </w:rPr>
        <w:t>5</w:t>
      </w:r>
      <w:r w:rsidR="00F52F6F" w:rsidRPr="000D23D9">
        <w:rPr>
          <w:b/>
          <w:bCs/>
        </w:rPr>
        <w:t xml:space="preserve"> Claims and Notifications</w:t>
      </w:r>
    </w:p>
    <w:p w14:paraId="2F92AF45" w14:textId="77777777" w:rsidR="00F52F6F" w:rsidRPr="000D23D9" w:rsidRDefault="00F52F6F" w:rsidP="0022397C">
      <w:pPr>
        <w:numPr>
          <w:ilvl w:val="0"/>
          <w:numId w:val="301"/>
        </w:numPr>
      </w:pPr>
      <w:r w:rsidRPr="000D23D9">
        <w:t>Contractual notices must be</w:t>
      </w:r>
      <w:r>
        <w:t xml:space="preserve"> prepared and</w:t>
      </w:r>
      <w:r w:rsidRPr="000D23D9">
        <w:t xml:space="preserve"> issued for: </w:t>
      </w:r>
    </w:p>
    <w:p w14:paraId="295AC6FB" w14:textId="289CE5EA" w:rsidR="00F52F6F" w:rsidRPr="000D23D9" w:rsidRDefault="00F52F6F" w:rsidP="0022397C">
      <w:pPr>
        <w:numPr>
          <w:ilvl w:val="1"/>
          <w:numId w:val="301"/>
        </w:numPr>
      </w:pPr>
      <w:r w:rsidRPr="000D23D9">
        <w:t>Delays</w:t>
      </w:r>
      <w:r w:rsidR="00A625A2">
        <w:t>.</w:t>
      </w:r>
    </w:p>
    <w:p w14:paraId="1A9047A7" w14:textId="262CFCC1" w:rsidR="00F52F6F" w:rsidRPr="000D23D9" w:rsidRDefault="00F52F6F" w:rsidP="0022397C">
      <w:pPr>
        <w:numPr>
          <w:ilvl w:val="1"/>
          <w:numId w:val="301"/>
        </w:numPr>
      </w:pPr>
      <w:r w:rsidRPr="000D23D9">
        <w:t>Disruption</w:t>
      </w:r>
    </w:p>
    <w:p w14:paraId="2C199B8C" w14:textId="26E93B2D" w:rsidR="00F52F6F" w:rsidRDefault="00F52F6F" w:rsidP="0022397C">
      <w:pPr>
        <w:numPr>
          <w:ilvl w:val="1"/>
          <w:numId w:val="301"/>
        </w:numPr>
      </w:pPr>
      <w:r w:rsidRPr="000D23D9">
        <w:t xml:space="preserve">Additional costs </w:t>
      </w:r>
      <w:r>
        <w:t>and expense associated with the above</w:t>
      </w:r>
    </w:p>
    <w:p w14:paraId="6D712771" w14:textId="5C8FF6A0" w:rsidR="00F52F6F" w:rsidRPr="000D23D9" w:rsidRDefault="00F52F6F" w:rsidP="0022397C">
      <w:pPr>
        <w:numPr>
          <w:ilvl w:val="1"/>
          <w:numId w:val="301"/>
        </w:numPr>
      </w:pPr>
      <w:r>
        <w:t xml:space="preserve">Additional works associated and defined as a </w:t>
      </w:r>
      <w:r w:rsidR="00D0002F">
        <w:t>v</w:t>
      </w:r>
      <w:r>
        <w:t>ariation</w:t>
      </w:r>
    </w:p>
    <w:p w14:paraId="2903153C" w14:textId="77777777" w:rsidR="00F52F6F" w:rsidRDefault="00F52F6F" w:rsidP="0022397C">
      <w:pPr>
        <w:pStyle w:val="ListParagraph"/>
        <w:numPr>
          <w:ilvl w:val="0"/>
          <w:numId w:val="301"/>
        </w:numPr>
        <w:spacing w:after="0"/>
      </w:pPr>
      <w:r w:rsidRPr="006460BD">
        <w:t xml:space="preserve">These notices should be regarded as the ‘norm’ rather than the ‘exception’. </w:t>
      </w:r>
    </w:p>
    <w:p w14:paraId="765269F2" w14:textId="77777777" w:rsidR="00F52F6F" w:rsidRDefault="00F52F6F" w:rsidP="0022397C">
      <w:pPr>
        <w:pStyle w:val="ListParagraph"/>
        <w:spacing w:after="0"/>
      </w:pPr>
    </w:p>
    <w:p w14:paraId="52B7703C" w14:textId="77777777" w:rsidR="00F52F6F" w:rsidRPr="0041473F" w:rsidRDefault="00F52F6F" w:rsidP="0022397C">
      <w:pPr>
        <w:numPr>
          <w:ilvl w:val="0"/>
          <w:numId w:val="301"/>
        </w:numPr>
        <w:spacing w:after="0"/>
      </w:pPr>
      <w:r w:rsidRPr="000D23D9">
        <w:t xml:space="preserve">All </w:t>
      </w:r>
      <w:r w:rsidRPr="0041473F">
        <w:t xml:space="preserve">notices require internal approval prior to issue. </w:t>
      </w:r>
    </w:p>
    <w:p w14:paraId="6259896F" w14:textId="77777777" w:rsidR="00F52F6F" w:rsidRPr="0041473F" w:rsidRDefault="00F52F6F" w:rsidP="0022397C">
      <w:pPr>
        <w:pStyle w:val="ListParagraph"/>
      </w:pPr>
    </w:p>
    <w:p w14:paraId="1FFA46C9" w14:textId="0C62BDBD" w:rsidR="00F52F6F" w:rsidRDefault="00F52F6F" w:rsidP="0022397C">
      <w:pPr>
        <w:pStyle w:val="ListParagraph"/>
        <w:numPr>
          <w:ilvl w:val="0"/>
          <w:numId w:val="303"/>
        </w:numPr>
      </w:pPr>
      <w:r w:rsidRPr="0041473F">
        <w:t>The</w:t>
      </w:r>
      <w:r>
        <w:t xml:space="preserve"> QS is to use the Notice of Delay Template </w:t>
      </w:r>
      <w:r w:rsidR="000D713E">
        <w:t xml:space="preserve">02-04-50 </w:t>
      </w:r>
      <w:r>
        <w:t>in the required and appropriate event.</w:t>
      </w:r>
    </w:p>
    <w:p w14:paraId="5F7A503B" w14:textId="77777777" w:rsidR="00F52F6F" w:rsidRPr="0041473F" w:rsidRDefault="00F52F6F" w:rsidP="0022397C">
      <w:pPr>
        <w:pStyle w:val="ListParagraph"/>
      </w:pPr>
    </w:p>
    <w:p w14:paraId="7264BEA6" w14:textId="274D9A7F" w:rsidR="00F52F6F" w:rsidRDefault="00F52F6F" w:rsidP="0022397C">
      <w:pPr>
        <w:pStyle w:val="ListParagraph"/>
        <w:numPr>
          <w:ilvl w:val="0"/>
          <w:numId w:val="303"/>
        </w:numPr>
        <w:spacing w:after="0"/>
      </w:pPr>
      <w:r w:rsidRPr="0041473F">
        <w:t xml:space="preserve">The QS is to ensure that all details and references to </w:t>
      </w:r>
      <w:r w:rsidR="00D47FA4">
        <w:t>c</w:t>
      </w:r>
      <w:r w:rsidRPr="0041473F">
        <w:t xml:space="preserve">ontract </w:t>
      </w:r>
      <w:r w:rsidR="00D47FA4">
        <w:t>c</w:t>
      </w:r>
      <w:r w:rsidRPr="0041473F">
        <w:t xml:space="preserve">lauses &amp; </w:t>
      </w:r>
      <w:r w:rsidR="00D47FA4">
        <w:t>c</w:t>
      </w:r>
      <w:r w:rsidRPr="0041473F">
        <w:t>onditions are accurate and correct.</w:t>
      </w:r>
    </w:p>
    <w:p w14:paraId="1DF2D0A1" w14:textId="77777777" w:rsidR="00F52F6F" w:rsidRPr="0041473F" w:rsidRDefault="00F52F6F" w:rsidP="0022397C">
      <w:pPr>
        <w:spacing w:after="0"/>
      </w:pPr>
    </w:p>
    <w:p w14:paraId="073A80BE" w14:textId="77777777" w:rsidR="00F52F6F" w:rsidRPr="00734011" w:rsidRDefault="00F52F6F" w:rsidP="0022397C">
      <w:pPr>
        <w:pStyle w:val="ListParagraph"/>
        <w:numPr>
          <w:ilvl w:val="0"/>
          <w:numId w:val="303"/>
        </w:numPr>
      </w:pPr>
      <w:r w:rsidRPr="00FE6AF6">
        <w:t>To comply with follow-on requirements of the Delay Notice, the QS is to then prepare for issuing the following templated documents when the details are known;</w:t>
      </w:r>
    </w:p>
    <w:p w14:paraId="6A699ABD" w14:textId="6003A5B7" w:rsidR="00F52F6F" w:rsidRPr="00734011" w:rsidRDefault="00F52F6F" w:rsidP="0022397C">
      <w:pPr>
        <w:pStyle w:val="ListParagraph"/>
        <w:numPr>
          <w:ilvl w:val="1"/>
          <w:numId w:val="290"/>
        </w:numPr>
      </w:pPr>
      <w:r w:rsidRPr="00734011">
        <w:t>EOT Initial Assessment</w:t>
      </w:r>
      <w:r w:rsidR="00D46583">
        <w:t xml:space="preserve"> 02-04-51</w:t>
      </w:r>
    </w:p>
    <w:p w14:paraId="70623AD2" w14:textId="4D4A7998" w:rsidR="00F52F6F" w:rsidRPr="00734011" w:rsidRDefault="00F52F6F" w:rsidP="0022397C">
      <w:pPr>
        <w:pStyle w:val="ListParagraph"/>
        <w:numPr>
          <w:ilvl w:val="1"/>
          <w:numId w:val="290"/>
        </w:numPr>
      </w:pPr>
      <w:r w:rsidRPr="00734011">
        <w:t>Loss &amp; Expense Initial Assessment</w:t>
      </w:r>
      <w:r w:rsidR="00854893">
        <w:t xml:space="preserve"> 02-04-52</w:t>
      </w:r>
    </w:p>
    <w:p w14:paraId="18DB5A0C" w14:textId="3E82024D" w:rsidR="00F52F6F" w:rsidRPr="001D2F25" w:rsidRDefault="00F52F6F" w:rsidP="001D2F25">
      <w:pPr>
        <w:rPr>
          <w:i/>
          <w:iCs/>
        </w:rPr>
      </w:pPr>
      <w:r w:rsidRPr="00746090">
        <w:rPr>
          <w:i/>
          <w:iCs/>
        </w:rPr>
        <w:t xml:space="preserve">Note: Notices in relation to Claims and Expense (including follow-on Notices), are to be agreed with Directors, and soft landed with the Client and their team prior to formal submission.  </w:t>
      </w:r>
    </w:p>
    <w:p w14:paraId="321A40BF" w14:textId="7FD30F91" w:rsidR="00F52F6F" w:rsidRPr="000D23D9" w:rsidRDefault="00570F12" w:rsidP="0022397C">
      <w:pPr>
        <w:rPr>
          <w:b/>
          <w:bCs/>
        </w:rPr>
      </w:pPr>
      <w:r>
        <w:rPr>
          <w:b/>
          <w:bCs/>
        </w:rPr>
        <w:t>4.4.</w:t>
      </w:r>
      <w:r w:rsidR="00A97F60">
        <w:rPr>
          <w:b/>
          <w:bCs/>
        </w:rPr>
        <w:t>6</w:t>
      </w:r>
      <w:r w:rsidR="00F52F6F" w:rsidRPr="000D23D9">
        <w:rPr>
          <w:b/>
          <w:bCs/>
        </w:rPr>
        <w:t xml:space="preserve"> Progressive Account Agreement</w:t>
      </w:r>
    </w:p>
    <w:p w14:paraId="3432B6AE" w14:textId="518711C9" w:rsidR="00F52F6F" w:rsidRDefault="00F52F6F" w:rsidP="0022397C">
      <w:pPr>
        <w:numPr>
          <w:ilvl w:val="0"/>
          <w:numId w:val="302"/>
        </w:numPr>
      </w:pPr>
      <w:r w:rsidRPr="00B12636">
        <w:lastRenderedPageBreak/>
        <w:t>It is imperative that the client is kept fully informed of the likely value of the company’s forecast final account at all stages of the project.</w:t>
      </w:r>
    </w:p>
    <w:p w14:paraId="7353BD21" w14:textId="77777777" w:rsidR="00F52F6F" w:rsidRPr="000D23D9" w:rsidRDefault="00F52F6F" w:rsidP="0022397C">
      <w:pPr>
        <w:numPr>
          <w:ilvl w:val="0"/>
          <w:numId w:val="302"/>
        </w:numPr>
      </w:pPr>
      <w:r w:rsidRPr="000D23D9">
        <w:t xml:space="preserve">Regular financial updates must be provided to the client. </w:t>
      </w:r>
    </w:p>
    <w:p w14:paraId="6E8B82D6" w14:textId="096B2361" w:rsidR="00F52F6F" w:rsidRPr="00FC56EF" w:rsidRDefault="00F52F6F" w:rsidP="0022397C">
      <w:pPr>
        <w:numPr>
          <w:ilvl w:val="0"/>
          <w:numId w:val="302"/>
        </w:numPr>
      </w:pPr>
      <w:r>
        <w:t xml:space="preserve">The QS is responsible for project </w:t>
      </w:r>
      <w:r w:rsidR="00854893">
        <w:t>v</w:t>
      </w:r>
      <w:r w:rsidRPr="000D23D9">
        <w:t>ariation accounts</w:t>
      </w:r>
      <w:r>
        <w:t>, and these</w:t>
      </w:r>
      <w:r w:rsidRPr="000D23D9">
        <w:t xml:space="preserve"> must be actively </w:t>
      </w:r>
      <w:r w:rsidRPr="00FC56EF">
        <w:t>managed and agreed</w:t>
      </w:r>
      <w:r w:rsidR="0069764B">
        <w:t xml:space="preserve"> during the lifecycle of the project</w:t>
      </w:r>
      <w:r w:rsidRPr="00FC56EF">
        <w:t xml:space="preserve">. </w:t>
      </w:r>
    </w:p>
    <w:p w14:paraId="792742A6" w14:textId="34B7682D" w:rsidR="00F52F6F" w:rsidRPr="00FC56EF" w:rsidRDefault="00F52F6F" w:rsidP="0022397C">
      <w:pPr>
        <w:pStyle w:val="ListParagraph"/>
        <w:numPr>
          <w:ilvl w:val="0"/>
          <w:numId w:val="302"/>
        </w:numPr>
      </w:pPr>
      <w:r w:rsidRPr="00FC56EF">
        <w:t>The QS is to maintain the variation</w:t>
      </w:r>
      <w:r w:rsidR="009903DE">
        <w:t xml:space="preserve"> </w:t>
      </w:r>
      <w:r w:rsidRPr="00FC56EF">
        <w:t xml:space="preserve">account on the project and ensure all changes, instructed or otherwise, are recorded and captured adequately on </w:t>
      </w:r>
      <w:r w:rsidRPr="0094629D">
        <w:t>Variation</w:t>
      </w:r>
      <w:r w:rsidR="00E40ACC">
        <w:t xml:space="preserve"> Register 02-04-34</w:t>
      </w:r>
      <w:r w:rsidRPr="00FC56EF">
        <w:t xml:space="preserve">. </w:t>
      </w:r>
    </w:p>
    <w:p w14:paraId="7234E4B2" w14:textId="77777777" w:rsidR="00F52F6F" w:rsidRPr="005F7C37" w:rsidRDefault="00F52F6F" w:rsidP="0022397C">
      <w:pPr>
        <w:pStyle w:val="ListParagraph"/>
        <w:rPr>
          <w:color w:val="D86DCB" w:themeColor="accent5" w:themeTint="99"/>
        </w:rPr>
      </w:pPr>
    </w:p>
    <w:p w14:paraId="6D283DB7" w14:textId="77730720" w:rsidR="00F52F6F" w:rsidRDefault="00F52F6F" w:rsidP="007551D1">
      <w:pPr>
        <w:pStyle w:val="ListParagraph"/>
        <w:numPr>
          <w:ilvl w:val="0"/>
          <w:numId w:val="302"/>
        </w:numPr>
      </w:pPr>
      <w:r>
        <w:t xml:space="preserve">Where the </w:t>
      </w:r>
      <w:r w:rsidR="007551D1">
        <w:t>c</w:t>
      </w:r>
      <w:r>
        <w:t xml:space="preserve">ontract requires, the QS is to ensure that </w:t>
      </w:r>
      <w:r w:rsidR="00E40ACC">
        <w:t>all</w:t>
      </w:r>
      <w:r>
        <w:t xml:space="preserve"> Early Warning Notices are issued to the Client </w:t>
      </w:r>
      <w:r w:rsidR="0058210B">
        <w:t>about</w:t>
      </w:r>
      <w:r>
        <w:t xml:space="preserve"> change</w:t>
      </w:r>
      <w:r w:rsidR="00C46A3E">
        <w:t>s</w:t>
      </w:r>
      <w:r>
        <w:t xml:space="preserve"> that occurs in advance of pricing</w:t>
      </w:r>
      <w:r w:rsidR="00C46A3E">
        <w:t xml:space="preserve"> and other</w:t>
      </w:r>
      <w:r>
        <w:t xml:space="preserve"> </w:t>
      </w:r>
      <w:r w:rsidR="0058210B">
        <w:t>a</w:t>
      </w:r>
      <w:r>
        <w:t>ssociated</w:t>
      </w:r>
      <w:r w:rsidR="0058210B">
        <w:t xml:space="preserve"> impacts</w:t>
      </w:r>
      <w:r>
        <w:t xml:space="preserve">. </w:t>
      </w:r>
    </w:p>
    <w:p w14:paraId="6D94EDBB" w14:textId="0263106B" w:rsidR="002A7F73" w:rsidRDefault="00000000" w:rsidP="006B5D97">
      <w:r>
        <w:pict w14:anchorId="53A1D487">
          <v:rect id="_x0000_i1031" style="width:0;height:1.5pt" o:hrstd="t" o:hr="t" fillcolor="#a0a0a0" stroked="f"/>
        </w:pict>
      </w:r>
    </w:p>
    <w:p w14:paraId="5683EC85" w14:textId="77777777" w:rsidR="00B443E7" w:rsidRDefault="00B443E7" w:rsidP="0091666C">
      <w:pPr>
        <w:rPr>
          <w:b/>
          <w:bCs/>
        </w:rPr>
      </w:pPr>
      <w:r>
        <w:rPr>
          <w:b/>
          <w:bCs/>
        </w:rPr>
        <w:t>4.</w:t>
      </w:r>
      <w:r w:rsidR="002A7F73">
        <w:rPr>
          <w:b/>
          <w:bCs/>
        </w:rPr>
        <w:t>5</w:t>
      </w:r>
      <w:r w:rsidR="002A7F73" w:rsidRPr="000D23D9">
        <w:rPr>
          <w:b/>
          <w:bCs/>
        </w:rPr>
        <w:t xml:space="preserve"> Downstream Account Management</w:t>
      </w:r>
    </w:p>
    <w:p w14:paraId="29B7009D" w14:textId="4086F31A" w:rsidR="002A7F73" w:rsidRPr="000D23D9" w:rsidRDefault="00B443E7" w:rsidP="0091666C">
      <w:pPr>
        <w:rPr>
          <w:b/>
          <w:bCs/>
        </w:rPr>
      </w:pPr>
      <w:r>
        <w:rPr>
          <w:b/>
          <w:bCs/>
        </w:rPr>
        <w:t>4.5.1</w:t>
      </w:r>
      <w:r w:rsidR="002A7F73" w:rsidRPr="000D23D9">
        <w:rPr>
          <w:b/>
          <w:bCs/>
        </w:rPr>
        <w:t xml:space="preserve"> Subcontractor Management</w:t>
      </w:r>
    </w:p>
    <w:p w14:paraId="6C9F58EE" w14:textId="77777777" w:rsidR="002A7F73" w:rsidRPr="000D23D9" w:rsidRDefault="002A7F73" w:rsidP="0091666C">
      <w:pPr>
        <w:numPr>
          <w:ilvl w:val="0"/>
          <w:numId w:val="304"/>
        </w:numPr>
      </w:pPr>
      <w:r w:rsidRPr="000D23D9">
        <w:t xml:space="preserve">The QS shall manage subcontractor accounts, including: </w:t>
      </w:r>
    </w:p>
    <w:p w14:paraId="382390C2" w14:textId="77777777" w:rsidR="002A7F73" w:rsidRPr="000D23D9" w:rsidRDefault="002A7F73" w:rsidP="0091666C">
      <w:pPr>
        <w:numPr>
          <w:ilvl w:val="1"/>
          <w:numId w:val="304"/>
        </w:numPr>
      </w:pPr>
      <w:r w:rsidRPr="000D23D9">
        <w:t xml:space="preserve">Valuations </w:t>
      </w:r>
    </w:p>
    <w:p w14:paraId="47752457" w14:textId="77777777" w:rsidR="002A7F73" w:rsidRPr="000D23D9" w:rsidRDefault="002A7F73" w:rsidP="0091666C">
      <w:pPr>
        <w:numPr>
          <w:ilvl w:val="1"/>
          <w:numId w:val="304"/>
        </w:numPr>
      </w:pPr>
      <w:r w:rsidRPr="000D23D9">
        <w:t xml:space="preserve">Variations </w:t>
      </w:r>
    </w:p>
    <w:p w14:paraId="73FFEA7B" w14:textId="77777777" w:rsidR="002A7F73" w:rsidRPr="000D23D9" w:rsidRDefault="002A7F73" w:rsidP="0091666C">
      <w:pPr>
        <w:numPr>
          <w:ilvl w:val="1"/>
          <w:numId w:val="304"/>
        </w:numPr>
      </w:pPr>
      <w:r w:rsidRPr="000D23D9">
        <w:t xml:space="preserve">Final accounts </w:t>
      </w:r>
    </w:p>
    <w:p w14:paraId="3BD35876" w14:textId="169AACBF" w:rsidR="002A7F73" w:rsidRPr="000D23D9" w:rsidRDefault="00B443E7" w:rsidP="0091666C">
      <w:pPr>
        <w:rPr>
          <w:b/>
          <w:bCs/>
        </w:rPr>
      </w:pPr>
      <w:r>
        <w:rPr>
          <w:b/>
          <w:bCs/>
        </w:rPr>
        <w:t>4.5.2</w:t>
      </w:r>
      <w:r w:rsidR="002A7F73" w:rsidRPr="000D23D9">
        <w:rPr>
          <w:b/>
          <w:bCs/>
        </w:rPr>
        <w:t xml:space="preserve"> Payment Process</w:t>
      </w:r>
    </w:p>
    <w:p w14:paraId="35F5705F" w14:textId="4D884801" w:rsidR="002A7F73" w:rsidRDefault="002A7F73" w:rsidP="0091666C">
      <w:pPr>
        <w:numPr>
          <w:ilvl w:val="0"/>
          <w:numId w:val="305"/>
        </w:numPr>
        <w:spacing w:after="0"/>
      </w:pPr>
      <w:r>
        <w:t xml:space="preserve">Sub-Contractors are to submit all Applications for Payment on form </w:t>
      </w:r>
    </w:p>
    <w:p w14:paraId="23E4CD9F" w14:textId="7087F39A" w:rsidR="002A7F73" w:rsidRDefault="002A7F73" w:rsidP="0091666C">
      <w:pPr>
        <w:spacing w:after="0"/>
        <w:ind w:left="720"/>
      </w:pPr>
      <w:r>
        <w:t>02-04-05.</w:t>
      </w:r>
    </w:p>
    <w:p w14:paraId="1BB10FD3" w14:textId="77777777" w:rsidR="002A7F73" w:rsidRPr="00962F63" w:rsidRDefault="002A7F73" w:rsidP="0091666C">
      <w:pPr>
        <w:spacing w:after="0"/>
        <w:ind w:left="720"/>
      </w:pPr>
    </w:p>
    <w:p w14:paraId="72B8DAEE" w14:textId="5C0D216B" w:rsidR="002A7F73" w:rsidRDefault="002A7F73" w:rsidP="0091666C">
      <w:pPr>
        <w:pStyle w:val="ListParagraph"/>
        <w:numPr>
          <w:ilvl w:val="0"/>
          <w:numId w:val="305"/>
        </w:numPr>
        <w:spacing w:after="0"/>
      </w:pPr>
      <w:r w:rsidRPr="00962F63">
        <w:t xml:space="preserve">All Sub-Contractor Applications for Payment are to be sent to </w:t>
      </w:r>
      <w:hyperlink r:id="rId14" w:history="1">
        <w:r w:rsidR="00A5449F" w:rsidRPr="005C300B">
          <w:rPr>
            <w:rStyle w:val="Hyperlink"/>
            <w:highlight w:val="red"/>
          </w:rPr>
          <w:t>subcontractapplications@</w:t>
        </w:r>
        <w:r w:rsidR="00ED2E51" w:rsidRPr="005C300B">
          <w:rPr>
            <w:rStyle w:val="Hyperlink"/>
            <w:highlight w:val="red"/>
          </w:rPr>
          <w:t>COMPANY NAME</w:t>
        </w:r>
        <w:r w:rsidR="00A5449F" w:rsidRPr="005C300B">
          <w:rPr>
            <w:rStyle w:val="Hyperlink"/>
            <w:highlight w:val="red"/>
          </w:rPr>
          <w:t>.com</w:t>
        </w:r>
      </w:hyperlink>
      <w:r w:rsidR="00A5449F">
        <w:t xml:space="preserve"> </w:t>
      </w:r>
      <w:r w:rsidRPr="00962F63">
        <w:t>with the QS copied in.</w:t>
      </w:r>
    </w:p>
    <w:p w14:paraId="38B3CF07" w14:textId="77777777" w:rsidR="002A7F73" w:rsidRDefault="002A7F73" w:rsidP="0091666C">
      <w:pPr>
        <w:pStyle w:val="ListParagraph"/>
      </w:pPr>
    </w:p>
    <w:p w14:paraId="651A0F0A" w14:textId="18A45377" w:rsidR="002A7F73" w:rsidRDefault="002A7F73" w:rsidP="0091666C">
      <w:pPr>
        <w:pStyle w:val="ListParagraph"/>
        <w:numPr>
          <w:ilvl w:val="0"/>
          <w:numId w:val="305"/>
        </w:numPr>
        <w:spacing w:after="0"/>
      </w:pPr>
      <w:r>
        <w:t xml:space="preserve">Upon receipt of a valid </w:t>
      </w:r>
      <w:r w:rsidR="00A5449F">
        <w:t>a</w:t>
      </w:r>
      <w:r>
        <w:t xml:space="preserve">pplication for </w:t>
      </w:r>
      <w:r w:rsidR="00A5449F">
        <w:t>p</w:t>
      </w:r>
      <w:r>
        <w:t xml:space="preserve">ayment, the Commercial Assistant uploads this onto </w:t>
      </w:r>
      <w:r w:rsidR="00A5449F">
        <w:t>the account</w:t>
      </w:r>
      <w:r w:rsidR="0058210B">
        <w:t>’</w:t>
      </w:r>
      <w:r w:rsidR="00A5449F">
        <w:t>s software</w:t>
      </w:r>
      <w:r>
        <w:t xml:space="preserve"> prior to and in anticipation of </w:t>
      </w:r>
      <w:r w:rsidR="0091666C">
        <w:t>c</w:t>
      </w:r>
      <w:r>
        <w:t>ertification.</w:t>
      </w:r>
    </w:p>
    <w:p w14:paraId="33BFE81F" w14:textId="77777777" w:rsidR="002A7F73" w:rsidRDefault="002A7F73" w:rsidP="0091666C">
      <w:pPr>
        <w:pStyle w:val="ListParagraph"/>
      </w:pPr>
    </w:p>
    <w:p w14:paraId="6438BFE8" w14:textId="4FCB3AA3" w:rsidR="002A7F73" w:rsidRPr="00962F63" w:rsidRDefault="002A7F73" w:rsidP="0091666C">
      <w:pPr>
        <w:pStyle w:val="ListParagraph"/>
        <w:numPr>
          <w:ilvl w:val="0"/>
          <w:numId w:val="305"/>
        </w:numPr>
        <w:spacing w:after="0"/>
      </w:pPr>
      <w:r>
        <w:t xml:space="preserve">Where there are any claims for </w:t>
      </w:r>
      <w:r w:rsidR="004247B4">
        <w:t>v</w:t>
      </w:r>
      <w:r>
        <w:t xml:space="preserve">ariations in the </w:t>
      </w:r>
      <w:r w:rsidR="004247B4">
        <w:t>a</w:t>
      </w:r>
      <w:r>
        <w:t xml:space="preserve">pplication for </w:t>
      </w:r>
      <w:r w:rsidR="004247B4">
        <w:t>p</w:t>
      </w:r>
      <w:r>
        <w:t xml:space="preserve">ayment, the Commercial Assistant is to add such </w:t>
      </w:r>
      <w:r w:rsidR="004247B4">
        <w:t>v</w:t>
      </w:r>
      <w:r>
        <w:t xml:space="preserve">ariation </w:t>
      </w:r>
      <w:r w:rsidR="004247B4">
        <w:t>l</w:t>
      </w:r>
      <w:r>
        <w:t xml:space="preserve">ines and </w:t>
      </w:r>
      <w:r w:rsidR="004247B4">
        <w:t>t</w:t>
      </w:r>
      <w:r>
        <w:t xml:space="preserve">otal </w:t>
      </w:r>
      <w:r w:rsidR="004247B4">
        <w:t>c</w:t>
      </w:r>
      <w:r>
        <w:t xml:space="preserve">osts to </w:t>
      </w:r>
      <w:r w:rsidR="007D7514">
        <w:t>the accounts software</w:t>
      </w:r>
      <w:r>
        <w:t xml:space="preserve"> to capture the liability. </w:t>
      </w:r>
    </w:p>
    <w:p w14:paraId="70270E88" w14:textId="77777777" w:rsidR="002A7F73" w:rsidRPr="00962F63" w:rsidRDefault="002A7F73" w:rsidP="0091666C">
      <w:pPr>
        <w:pStyle w:val="ListParagraph"/>
        <w:spacing w:after="0"/>
      </w:pPr>
    </w:p>
    <w:p w14:paraId="25655CC9" w14:textId="4208A12E" w:rsidR="002A7F73" w:rsidRDefault="002A7F73" w:rsidP="0091666C">
      <w:pPr>
        <w:pStyle w:val="ListParagraph"/>
        <w:numPr>
          <w:ilvl w:val="0"/>
          <w:numId w:val="305"/>
        </w:numPr>
        <w:spacing w:after="0"/>
      </w:pPr>
      <w:r w:rsidRPr="00962F63">
        <w:lastRenderedPageBreak/>
        <w:t xml:space="preserve">The Commercial Assistant will update the </w:t>
      </w:r>
      <w:r w:rsidR="007D7514">
        <w:t>s</w:t>
      </w:r>
      <w:r w:rsidRPr="00962F63">
        <w:t>ub-</w:t>
      </w:r>
      <w:r w:rsidR="007D7514">
        <w:t>c</w:t>
      </w:r>
      <w:r w:rsidRPr="00962F63">
        <w:t xml:space="preserve">ontract </w:t>
      </w:r>
      <w:r w:rsidR="007D7514">
        <w:t>t</w:t>
      </w:r>
      <w:r w:rsidRPr="00962F63">
        <w:t xml:space="preserve">racker to reflect the </w:t>
      </w:r>
      <w:r w:rsidR="007D7514">
        <w:t>a</w:t>
      </w:r>
      <w:r w:rsidRPr="00962F63">
        <w:t xml:space="preserve">pplication for </w:t>
      </w:r>
      <w:r w:rsidR="007D7514">
        <w:t>p</w:t>
      </w:r>
      <w:r w:rsidRPr="00962F63">
        <w:t xml:space="preserve">ayment on the </w:t>
      </w:r>
      <w:r w:rsidR="007D7514">
        <w:t>v</w:t>
      </w:r>
      <w:r w:rsidRPr="00962F63">
        <w:t xml:space="preserve">aluation breakdown ready for the QS and PM to value and </w:t>
      </w:r>
      <w:r w:rsidR="007D7514">
        <w:t>c</w:t>
      </w:r>
      <w:r w:rsidRPr="00962F63">
        <w:t xml:space="preserve">ertify accordingly. </w:t>
      </w:r>
    </w:p>
    <w:p w14:paraId="3CA55BB8" w14:textId="77777777" w:rsidR="002A7F73" w:rsidRDefault="002A7F73" w:rsidP="0091666C">
      <w:pPr>
        <w:spacing w:after="0"/>
      </w:pPr>
    </w:p>
    <w:p w14:paraId="2EBC6D5F" w14:textId="77777777" w:rsidR="002A7F73" w:rsidRDefault="002A7F73" w:rsidP="0091666C">
      <w:pPr>
        <w:numPr>
          <w:ilvl w:val="0"/>
          <w:numId w:val="305"/>
        </w:numPr>
        <w:spacing w:after="0"/>
      </w:pPr>
      <w:r w:rsidRPr="000D23D9">
        <w:t xml:space="preserve">Applications shall be assessed, certified, and processed in line with contractual </w:t>
      </w:r>
      <w:r w:rsidRPr="00962F63">
        <w:t>and statutory requirements.</w:t>
      </w:r>
    </w:p>
    <w:p w14:paraId="0DBCB2F3" w14:textId="77777777" w:rsidR="002A7F73" w:rsidRDefault="002A7F73" w:rsidP="0091666C">
      <w:pPr>
        <w:pStyle w:val="ListParagraph"/>
      </w:pPr>
    </w:p>
    <w:p w14:paraId="1B29DB29" w14:textId="5DA0AB15" w:rsidR="002A7F73" w:rsidRPr="00962F63" w:rsidRDefault="002A7F73" w:rsidP="0091666C">
      <w:pPr>
        <w:pStyle w:val="ListParagraph"/>
        <w:numPr>
          <w:ilvl w:val="0"/>
          <w:numId w:val="305"/>
        </w:numPr>
        <w:spacing w:after="0"/>
      </w:pPr>
      <w:r w:rsidRPr="00962F63">
        <w:t xml:space="preserve">Subcontractor </w:t>
      </w:r>
      <w:r w:rsidR="007D7514">
        <w:t>c</w:t>
      </w:r>
      <w:r w:rsidRPr="00962F63">
        <w:t>ertifications are targeted to be completed by the 12th of the following month</w:t>
      </w:r>
      <w:r>
        <w:t xml:space="preserve">, subject to receipt and consideration to our own </w:t>
      </w:r>
      <w:r w:rsidR="007D7514">
        <w:t>c</w:t>
      </w:r>
      <w:r>
        <w:t xml:space="preserve">lient </w:t>
      </w:r>
      <w:r w:rsidR="007D7514">
        <w:t>c</w:t>
      </w:r>
      <w:r>
        <w:t>ertifications where relevant</w:t>
      </w:r>
      <w:r w:rsidRPr="00962F63">
        <w:t xml:space="preserve">. </w:t>
      </w:r>
    </w:p>
    <w:p w14:paraId="2FC9874B" w14:textId="77777777" w:rsidR="002A7F73" w:rsidRPr="00962F63" w:rsidRDefault="002A7F73" w:rsidP="0091666C">
      <w:pPr>
        <w:spacing w:after="0"/>
      </w:pPr>
    </w:p>
    <w:p w14:paraId="61580217" w14:textId="77777777" w:rsidR="002A7F73" w:rsidRDefault="002A7F73" w:rsidP="0091666C">
      <w:pPr>
        <w:pStyle w:val="ListParagraph"/>
        <w:numPr>
          <w:ilvl w:val="0"/>
          <w:numId w:val="305"/>
        </w:numPr>
        <w:spacing w:after="0"/>
      </w:pPr>
      <w:r w:rsidRPr="00962F63">
        <w:t xml:space="preserve">The project QS will be responsible for the following in relation to sub-subcontractor applications for payment: </w:t>
      </w:r>
    </w:p>
    <w:p w14:paraId="3FB70890" w14:textId="77777777" w:rsidR="00081DB9" w:rsidRPr="00962F63" w:rsidRDefault="00081DB9" w:rsidP="00081DB9">
      <w:pPr>
        <w:spacing w:after="0"/>
      </w:pPr>
    </w:p>
    <w:p w14:paraId="5BADADC7" w14:textId="6ABD98BC" w:rsidR="00B602A3" w:rsidRPr="00962F63" w:rsidRDefault="00081DB9" w:rsidP="00B602A3">
      <w:pPr>
        <w:pStyle w:val="ListParagraph"/>
        <w:numPr>
          <w:ilvl w:val="1"/>
          <w:numId w:val="306"/>
        </w:numPr>
        <w:ind w:left="1418"/>
      </w:pPr>
      <w:r>
        <w:t>E</w:t>
      </w:r>
      <w:r w:rsidR="002A7F73" w:rsidRPr="00962F63">
        <w:t xml:space="preserve">valuation </w:t>
      </w:r>
    </w:p>
    <w:p w14:paraId="1A188E05" w14:textId="7EB70763" w:rsidR="00B602A3" w:rsidRPr="00962F63" w:rsidRDefault="00081DB9" w:rsidP="00B602A3">
      <w:pPr>
        <w:pStyle w:val="ListParagraph"/>
        <w:numPr>
          <w:ilvl w:val="1"/>
          <w:numId w:val="306"/>
        </w:numPr>
        <w:ind w:left="1418"/>
      </w:pPr>
      <w:r>
        <w:t>Ti</w:t>
      </w:r>
      <w:r w:rsidR="002A7F73" w:rsidRPr="00962F63">
        <w:t>me</w:t>
      </w:r>
      <w:r>
        <w:t>ly</w:t>
      </w:r>
      <w:r w:rsidR="002A7F73" w:rsidRPr="00962F63">
        <w:t xml:space="preserve"> preparation and issue of payment and pay-less notices for approval in anticipation of required deadlines </w:t>
      </w:r>
    </w:p>
    <w:p w14:paraId="375F4F73" w14:textId="1C1526CF" w:rsidR="002A7F73" w:rsidRDefault="00081DB9" w:rsidP="00390F06">
      <w:pPr>
        <w:pStyle w:val="ListParagraph"/>
        <w:numPr>
          <w:ilvl w:val="1"/>
          <w:numId w:val="306"/>
        </w:numPr>
        <w:ind w:left="1418"/>
      </w:pPr>
      <w:r>
        <w:t>N</w:t>
      </w:r>
      <w:r w:rsidR="002A7F73" w:rsidRPr="00962F63">
        <w:t>otification (pay-less and/or payment notice) in accordance with the requirements of the sub-subcontract and the Housing Grants Act</w:t>
      </w:r>
    </w:p>
    <w:p w14:paraId="5E77C219" w14:textId="77777777" w:rsidR="002A7F73" w:rsidRPr="00962F63" w:rsidRDefault="002A7F73" w:rsidP="0091666C">
      <w:pPr>
        <w:pStyle w:val="ListParagraph"/>
        <w:spacing w:after="0"/>
        <w:ind w:left="2880"/>
      </w:pPr>
    </w:p>
    <w:p w14:paraId="335E1253" w14:textId="2F0C8C43" w:rsidR="002A7F73" w:rsidRDefault="002A7F73" w:rsidP="0091666C">
      <w:pPr>
        <w:pStyle w:val="ListParagraph"/>
        <w:numPr>
          <w:ilvl w:val="0"/>
          <w:numId w:val="307"/>
        </w:numPr>
        <w:spacing w:after="0"/>
      </w:pPr>
      <w:r w:rsidRPr="00962F63">
        <w:t>Once the QS and P</w:t>
      </w:r>
      <w:r w:rsidR="005B0B7F">
        <w:t>roject Manager</w:t>
      </w:r>
      <w:r w:rsidRPr="00962F63">
        <w:t xml:space="preserve"> have agreed the interim valuation for that application period, the QS or P</w:t>
      </w:r>
      <w:r w:rsidR="005B0B7F">
        <w:t>roject Manager</w:t>
      </w:r>
      <w:r w:rsidRPr="00962F63">
        <w:t xml:space="preserve"> is to date and initial in the appropriate columns ready for the </w:t>
      </w:r>
      <w:r w:rsidR="004E2C78">
        <w:t>Commercial Manager</w:t>
      </w:r>
      <w:r w:rsidRPr="00962F63">
        <w:t xml:space="preserve"> to review and authorise.  </w:t>
      </w:r>
    </w:p>
    <w:p w14:paraId="3AF1BA71" w14:textId="77777777" w:rsidR="002A7F73" w:rsidRPr="00962F63" w:rsidRDefault="002A7F73" w:rsidP="0091666C">
      <w:pPr>
        <w:spacing w:after="0"/>
      </w:pPr>
    </w:p>
    <w:p w14:paraId="668A550B" w14:textId="77777777" w:rsidR="002A7F73" w:rsidRPr="00962F63" w:rsidRDefault="002A7F73" w:rsidP="0091666C">
      <w:pPr>
        <w:pStyle w:val="ListParagraph"/>
        <w:numPr>
          <w:ilvl w:val="0"/>
          <w:numId w:val="305"/>
        </w:numPr>
        <w:spacing w:after="0"/>
      </w:pPr>
      <w:r w:rsidRPr="00962F63">
        <w:t>Any deviations from this due to any other issue must be clearly communicated with accounts.</w:t>
      </w:r>
    </w:p>
    <w:p w14:paraId="63ED7896" w14:textId="77777777" w:rsidR="002A7F73" w:rsidRPr="00962F63" w:rsidRDefault="002A7F73" w:rsidP="0091666C">
      <w:pPr>
        <w:pStyle w:val="ListParagraph"/>
        <w:spacing w:after="0"/>
      </w:pPr>
    </w:p>
    <w:p w14:paraId="2837FA6B" w14:textId="01C90730" w:rsidR="002A7F73" w:rsidRDefault="002A7F73" w:rsidP="0091666C">
      <w:pPr>
        <w:pStyle w:val="ListParagraph"/>
        <w:numPr>
          <w:ilvl w:val="0"/>
          <w:numId w:val="305"/>
        </w:numPr>
        <w:spacing w:after="0"/>
      </w:pPr>
      <w:r w:rsidRPr="00962F63">
        <w:t xml:space="preserve">Once the </w:t>
      </w:r>
      <w:r w:rsidR="004E2C78">
        <w:t>p</w:t>
      </w:r>
      <w:r w:rsidRPr="00962F63">
        <w:t xml:space="preserve">ayment </w:t>
      </w:r>
      <w:r w:rsidR="004E2C78">
        <w:t>c</w:t>
      </w:r>
      <w:r w:rsidRPr="00962F63">
        <w:t>ertificate</w:t>
      </w:r>
      <w:r>
        <w:t xml:space="preserve"> valuation</w:t>
      </w:r>
      <w:r w:rsidRPr="00962F63">
        <w:t xml:space="preserve"> has been fully signed off, the Commercial Assistant is to upload</w:t>
      </w:r>
      <w:r>
        <w:t xml:space="preserve"> this onto</w:t>
      </w:r>
      <w:r w:rsidRPr="00962F63">
        <w:t xml:space="preserve"> </w:t>
      </w:r>
      <w:r w:rsidR="004E2C78">
        <w:t>the accounts software</w:t>
      </w:r>
      <w:r>
        <w:t xml:space="preserve"> to generate the formal </w:t>
      </w:r>
      <w:r w:rsidR="00900469">
        <w:t>p</w:t>
      </w:r>
      <w:r>
        <w:t xml:space="preserve">ayment </w:t>
      </w:r>
      <w:r w:rsidR="00900469">
        <w:t>c</w:t>
      </w:r>
      <w:r>
        <w:t>ertificate</w:t>
      </w:r>
      <w:r w:rsidRPr="00962F63">
        <w:t xml:space="preserve">. </w:t>
      </w:r>
    </w:p>
    <w:p w14:paraId="068EB23E" w14:textId="77777777" w:rsidR="002A7F73" w:rsidRDefault="002A7F73" w:rsidP="0091666C">
      <w:pPr>
        <w:pStyle w:val="ListParagraph"/>
      </w:pPr>
    </w:p>
    <w:p w14:paraId="2B58A00F" w14:textId="716B1CD9" w:rsidR="002A7F73" w:rsidRPr="00962F63" w:rsidRDefault="002A7F73" w:rsidP="0091666C">
      <w:pPr>
        <w:pStyle w:val="ListParagraph"/>
        <w:numPr>
          <w:ilvl w:val="0"/>
          <w:numId w:val="305"/>
        </w:numPr>
        <w:spacing w:after="0"/>
      </w:pPr>
      <w:r w:rsidRPr="00FB1BD2">
        <w:t xml:space="preserve">Once the certificate has been completed </w:t>
      </w:r>
      <w:r>
        <w:t xml:space="preserve">the Commercial Assistant is to notify </w:t>
      </w:r>
      <w:r w:rsidR="00900469">
        <w:t>a</w:t>
      </w:r>
      <w:r w:rsidRPr="00FB1BD2">
        <w:t>ccounts.</w:t>
      </w:r>
    </w:p>
    <w:p w14:paraId="02012762" w14:textId="77777777" w:rsidR="002A7F73" w:rsidRPr="00962F63" w:rsidRDefault="002A7F73" w:rsidP="0091666C">
      <w:pPr>
        <w:pStyle w:val="ListParagraph"/>
        <w:spacing w:after="0"/>
      </w:pPr>
    </w:p>
    <w:p w14:paraId="01509C78" w14:textId="143F8805" w:rsidR="002A7F73" w:rsidRDefault="002A7F73" w:rsidP="0091666C">
      <w:pPr>
        <w:pStyle w:val="ListParagraph"/>
        <w:numPr>
          <w:ilvl w:val="0"/>
          <w:numId w:val="305"/>
        </w:numPr>
        <w:spacing w:after="0"/>
      </w:pPr>
      <w:r>
        <w:t>T</w:t>
      </w:r>
      <w:r w:rsidRPr="00962F63">
        <w:t xml:space="preserve">he Commercial Assistant or the QS is to send out the </w:t>
      </w:r>
      <w:r w:rsidR="00900469">
        <w:t>p</w:t>
      </w:r>
      <w:r w:rsidRPr="00962F63">
        <w:t xml:space="preserve">ayment </w:t>
      </w:r>
      <w:r w:rsidR="00900469">
        <w:t>c</w:t>
      </w:r>
      <w:r w:rsidRPr="00962F63">
        <w:t xml:space="preserve">ertificates </w:t>
      </w:r>
      <w:r>
        <w:t xml:space="preserve">(inclusive of the accompanying valuation) no later than 5 days after the </w:t>
      </w:r>
      <w:r w:rsidR="00900469">
        <w:t>d</w:t>
      </w:r>
      <w:r>
        <w:t xml:space="preserve">ue </w:t>
      </w:r>
      <w:r w:rsidR="00900469">
        <w:t>d</w:t>
      </w:r>
      <w:r>
        <w:t xml:space="preserve">ate of each, </w:t>
      </w:r>
      <w:r w:rsidRPr="00962F63">
        <w:t xml:space="preserve">to the </w:t>
      </w:r>
      <w:r w:rsidR="00900469">
        <w:t>s</w:t>
      </w:r>
      <w:r w:rsidRPr="00962F63">
        <w:t>ub-</w:t>
      </w:r>
      <w:r w:rsidR="00900469">
        <w:t>c</w:t>
      </w:r>
      <w:r w:rsidRPr="00962F63">
        <w:t xml:space="preserve">ontractor accordingly, and save the relevant issued correspondence on the server. </w:t>
      </w:r>
    </w:p>
    <w:p w14:paraId="0C8F4E1D" w14:textId="77777777" w:rsidR="002A7F73" w:rsidRPr="00962F63" w:rsidRDefault="002A7F73" w:rsidP="0091666C">
      <w:pPr>
        <w:spacing w:after="0"/>
      </w:pPr>
    </w:p>
    <w:p w14:paraId="70B46094" w14:textId="33EBE83B" w:rsidR="002A7F73" w:rsidRPr="00962F63" w:rsidRDefault="002A7F73" w:rsidP="0091666C">
      <w:pPr>
        <w:pStyle w:val="ListParagraph"/>
        <w:numPr>
          <w:ilvl w:val="0"/>
          <w:numId w:val="305"/>
        </w:numPr>
        <w:spacing w:after="0"/>
      </w:pPr>
      <w:r w:rsidRPr="00962F63">
        <w:t>The QS is responsib</w:t>
      </w:r>
      <w:r w:rsidR="007471D8">
        <w:t>le</w:t>
      </w:r>
      <w:r w:rsidRPr="00962F63">
        <w:t xml:space="preserve"> for ensuring this activity is completed and does not leave the company commercially exposed. </w:t>
      </w:r>
    </w:p>
    <w:p w14:paraId="52EA07BB" w14:textId="77777777" w:rsidR="002A7F73" w:rsidRPr="00962F63" w:rsidRDefault="002A7F73" w:rsidP="0091666C">
      <w:pPr>
        <w:pStyle w:val="ListParagraph"/>
        <w:spacing w:after="0"/>
      </w:pPr>
    </w:p>
    <w:p w14:paraId="7737679F" w14:textId="3B2A9E57" w:rsidR="002A7F73" w:rsidRPr="00FE7E9A" w:rsidRDefault="002A7F73" w:rsidP="0091666C">
      <w:pPr>
        <w:pStyle w:val="ListParagraph"/>
        <w:numPr>
          <w:ilvl w:val="0"/>
          <w:numId w:val="305"/>
        </w:numPr>
        <w:spacing w:after="0"/>
      </w:pPr>
      <w:r w:rsidRPr="00636A15">
        <w:t xml:space="preserve">The QS and Commercial Assistant </w:t>
      </w:r>
      <w:r w:rsidR="007471D8">
        <w:t>are</w:t>
      </w:r>
      <w:r w:rsidRPr="00636A15">
        <w:t xml:space="preserve"> to be aware at all times of the guidance set out in</w:t>
      </w:r>
      <w:r w:rsidR="007471D8">
        <w:t xml:space="preserve"> </w:t>
      </w:r>
      <w:r w:rsidRPr="00636A15">
        <w:rPr>
          <w:b/>
          <w:bCs/>
        </w:rPr>
        <w:t>Payment Notices and Pay Less Notices</w:t>
      </w:r>
      <w:r w:rsidR="007471D8">
        <w:rPr>
          <w:b/>
          <w:bCs/>
        </w:rPr>
        <w:t xml:space="preserve"> </w:t>
      </w:r>
      <w:r w:rsidR="007471D8" w:rsidRPr="007471D8">
        <w:t>as detailed in this document</w:t>
      </w:r>
      <w:r w:rsidRPr="00636A15">
        <w:rPr>
          <w:b/>
          <w:bCs/>
        </w:rPr>
        <w:t>.</w:t>
      </w:r>
      <w:r w:rsidR="007471D8">
        <w:rPr>
          <w:b/>
          <w:bCs/>
        </w:rPr>
        <w:t xml:space="preserve"> </w:t>
      </w:r>
    </w:p>
    <w:p w14:paraId="238F4509" w14:textId="77777777" w:rsidR="002A7F73" w:rsidRDefault="002A7F73" w:rsidP="0091666C">
      <w:pPr>
        <w:pStyle w:val="ListParagraph"/>
      </w:pPr>
    </w:p>
    <w:p w14:paraId="4A5830ED" w14:textId="77777777" w:rsidR="002A7F73" w:rsidRDefault="002A7F73" w:rsidP="0091666C">
      <w:pPr>
        <w:pStyle w:val="ListParagraph"/>
        <w:numPr>
          <w:ilvl w:val="0"/>
          <w:numId w:val="305"/>
        </w:numPr>
        <w:spacing w:after="0"/>
      </w:pPr>
      <w:r>
        <w:t xml:space="preserve">Further points to consider are; </w:t>
      </w:r>
    </w:p>
    <w:p w14:paraId="3459D8F4" w14:textId="77777777" w:rsidR="002A7F73" w:rsidRDefault="002A7F73" w:rsidP="0091666C">
      <w:pPr>
        <w:pStyle w:val="ListParagraph"/>
      </w:pPr>
    </w:p>
    <w:p w14:paraId="75E4CED8" w14:textId="59CB3707" w:rsidR="002A7F73" w:rsidRPr="00340F92" w:rsidRDefault="002A7F73" w:rsidP="00892529">
      <w:pPr>
        <w:pStyle w:val="ListParagraph"/>
        <w:numPr>
          <w:ilvl w:val="0"/>
          <w:numId w:val="308"/>
        </w:numPr>
        <w:spacing w:line="240" w:lineRule="auto"/>
      </w:pPr>
      <w:r w:rsidRPr="00340F92">
        <w:t xml:space="preserve">All retentions we are holding need to be checked as per their </w:t>
      </w:r>
      <w:r w:rsidR="007471D8">
        <w:t>s</w:t>
      </w:r>
      <w:r w:rsidRPr="00340F92">
        <w:t>ub-</w:t>
      </w:r>
      <w:r w:rsidR="007471D8">
        <w:t>c</w:t>
      </w:r>
      <w:r w:rsidRPr="00340F92">
        <w:t>ontract, with only 50% to be released on practical completion.</w:t>
      </w:r>
    </w:p>
    <w:p w14:paraId="65E03C3D" w14:textId="678B7E79" w:rsidR="002A7F73" w:rsidRPr="00340F92" w:rsidRDefault="002A7F73" w:rsidP="006C52A9">
      <w:pPr>
        <w:pStyle w:val="ListParagraph"/>
        <w:numPr>
          <w:ilvl w:val="0"/>
          <w:numId w:val="308"/>
        </w:numPr>
        <w:spacing w:line="240" w:lineRule="auto"/>
      </w:pPr>
      <w:r w:rsidRPr="00340F92">
        <w:t xml:space="preserve">When saving certificates and reopening them </w:t>
      </w:r>
      <w:r w:rsidR="007471D8">
        <w:t>on the account</w:t>
      </w:r>
      <w:r w:rsidR="008569D6">
        <w:t>s software</w:t>
      </w:r>
      <w:r w:rsidRPr="00340F92">
        <w:t xml:space="preserve"> the dates </w:t>
      </w:r>
      <w:r w:rsidR="008569D6">
        <w:t>m</w:t>
      </w:r>
      <w:r w:rsidRPr="00340F92">
        <w:t>ust be checked at each interval until completed.</w:t>
      </w:r>
    </w:p>
    <w:p w14:paraId="6673CF18" w14:textId="16B45B37" w:rsidR="002A7F73" w:rsidRPr="00340F92" w:rsidRDefault="002A7F73" w:rsidP="006C52A9">
      <w:pPr>
        <w:pStyle w:val="ListParagraph"/>
        <w:numPr>
          <w:ilvl w:val="0"/>
          <w:numId w:val="308"/>
        </w:numPr>
        <w:spacing w:line="240" w:lineRule="auto"/>
      </w:pPr>
      <w:r w:rsidRPr="00340F92">
        <w:t xml:space="preserve">Official </w:t>
      </w:r>
      <w:r w:rsidR="008569D6">
        <w:t>p</w:t>
      </w:r>
      <w:r w:rsidRPr="00340F92">
        <w:t xml:space="preserve">urchase </w:t>
      </w:r>
      <w:r w:rsidR="008569D6">
        <w:t>o</w:t>
      </w:r>
      <w:r w:rsidRPr="00340F92">
        <w:t xml:space="preserve">rders must be raised for all </w:t>
      </w:r>
      <w:r w:rsidR="008569D6">
        <w:t>s</w:t>
      </w:r>
      <w:r w:rsidRPr="00340F92">
        <w:t>ub-</w:t>
      </w:r>
      <w:r w:rsidR="008569D6">
        <w:t>c</w:t>
      </w:r>
      <w:r w:rsidRPr="00340F92">
        <w:t>ontractors</w:t>
      </w:r>
      <w:r w:rsidR="00FB3ECB">
        <w:t>.</w:t>
      </w:r>
    </w:p>
    <w:p w14:paraId="03DCAAE2" w14:textId="5F5A0010" w:rsidR="002A7F73" w:rsidRPr="00340F92" w:rsidRDefault="002A7F73" w:rsidP="006C52A9">
      <w:pPr>
        <w:pStyle w:val="ListParagraph"/>
        <w:numPr>
          <w:ilvl w:val="0"/>
          <w:numId w:val="308"/>
        </w:numPr>
        <w:spacing w:line="240" w:lineRule="auto"/>
      </w:pPr>
      <w:r w:rsidRPr="00340F92">
        <w:t>All final applications must have the Final Account Statement</w:t>
      </w:r>
      <w:r w:rsidR="00A33580">
        <w:t xml:space="preserve"> 02-04-16</w:t>
      </w:r>
      <w:r w:rsidRPr="00340F92">
        <w:t xml:space="preserve"> completed, signed by the </w:t>
      </w:r>
      <w:r w:rsidR="00A33580">
        <w:t>s</w:t>
      </w:r>
      <w:r w:rsidRPr="00340F92">
        <w:t>ub</w:t>
      </w:r>
      <w:r w:rsidR="00A33580">
        <w:t>-contractor</w:t>
      </w:r>
      <w:r w:rsidRPr="00340F92">
        <w:t xml:space="preserve"> &amp; filed before the final payment is made.</w:t>
      </w:r>
    </w:p>
    <w:p w14:paraId="43944770" w14:textId="17BD4C20" w:rsidR="002A7F73" w:rsidRPr="000D23D9" w:rsidRDefault="002A7F73" w:rsidP="006C52A9">
      <w:pPr>
        <w:pStyle w:val="ListParagraph"/>
        <w:numPr>
          <w:ilvl w:val="0"/>
          <w:numId w:val="308"/>
        </w:numPr>
        <w:spacing w:line="240" w:lineRule="auto"/>
      </w:pPr>
      <w:r w:rsidRPr="00340F92">
        <w:t xml:space="preserve">Consideration is to be </w:t>
      </w:r>
      <w:r w:rsidR="00FB3ECB">
        <w:t>given to</w:t>
      </w:r>
      <w:r w:rsidRPr="00A33580">
        <w:t xml:space="preserve"> </w:t>
      </w:r>
      <w:r w:rsidR="00A33580" w:rsidRPr="00A33580">
        <w:t>the</w:t>
      </w:r>
      <w:r w:rsidRPr="00340F92">
        <w:rPr>
          <w:b/>
          <w:bCs/>
        </w:rPr>
        <w:t xml:space="preserve"> Cashflow Optimisation</w:t>
      </w:r>
      <w:r w:rsidR="00A33580">
        <w:rPr>
          <w:b/>
          <w:bCs/>
        </w:rPr>
        <w:t xml:space="preserve"> </w:t>
      </w:r>
      <w:r w:rsidR="00A33580" w:rsidRPr="007C3144">
        <w:t>section</w:t>
      </w:r>
      <w:r w:rsidR="00A33580">
        <w:rPr>
          <w:b/>
          <w:bCs/>
        </w:rPr>
        <w:t xml:space="preserve"> </w:t>
      </w:r>
      <w:r w:rsidR="00A33580" w:rsidRPr="00A33580">
        <w:t>as detailed within this document</w:t>
      </w:r>
      <w:r w:rsidR="00A33580">
        <w:t>.</w:t>
      </w:r>
    </w:p>
    <w:p w14:paraId="4DDCDCB9" w14:textId="52F446B9" w:rsidR="00BC207C" w:rsidRDefault="00000000" w:rsidP="00BC207C">
      <w:pPr>
        <w:jc w:val="both"/>
        <w:rPr>
          <w:b/>
          <w:bCs/>
        </w:rPr>
      </w:pPr>
      <w:r>
        <w:rPr>
          <w:b/>
          <w:bCs/>
        </w:rPr>
        <w:pict w14:anchorId="2D0C7BC0">
          <v:rect id="_x0000_i1032" style="width:0;height:1.5pt" o:hralign="center" o:hrstd="t" o:hr="t" fillcolor="#a0a0a0" stroked="f"/>
        </w:pict>
      </w:r>
    </w:p>
    <w:p w14:paraId="362CAD30" w14:textId="30734DEA" w:rsidR="00BC207C" w:rsidRDefault="00BC207C" w:rsidP="0066160F">
      <w:pPr>
        <w:rPr>
          <w:b/>
          <w:bCs/>
        </w:rPr>
      </w:pPr>
      <w:r w:rsidRPr="000D23D9">
        <w:rPr>
          <w:b/>
          <w:bCs/>
        </w:rPr>
        <w:t>4.</w:t>
      </w:r>
      <w:r>
        <w:rPr>
          <w:b/>
          <w:bCs/>
        </w:rPr>
        <w:t>6</w:t>
      </w:r>
      <w:r w:rsidRPr="000D23D9">
        <w:rPr>
          <w:b/>
          <w:bCs/>
        </w:rPr>
        <w:t xml:space="preserve"> Financial Reporting</w:t>
      </w:r>
    </w:p>
    <w:p w14:paraId="6AFCEB8B" w14:textId="6FA3FDC0" w:rsidR="00BC207C" w:rsidRPr="00777A1A" w:rsidRDefault="00BC207C" w:rsidP="0066160F">
      <w:pPr>
        <w:pStyle w:val="ListParagraph"/>
        <w:numPr>
          <w:ilvl w:val="0"/>
          <w:numId w:val="311"/>
        </w:numPr>
        <w:spacing w:after="0"/>
      </w:pPr>
      <w:r w:rsidRPr="00777A1A">
        <w:t>The Company operates on a strict cycle that is timetabled</w:t>
      </w:r>
      <w:r w:rsidR="00F60EF0">
        <w:t xml:space="preserve"> at the start of each</w:t>
      </w:r>
      <w:r w:rsidRPr="00777A1A">
        <w:t xml:space="preserve"> calendar year.</w:t>
      </w:r>
    </w:p>
    <w:p w14:paraId="03E51CED" w14:textId="77777777" w:rsidR="00BC207C" w:rsidRPr="00777A1A" w:rsidRDefault="00BC207C" w:rsidP="0066160F">
      <w:pPr>
        <w:pStyle w:val="ListParagraph"/>
        <w:spacing w:after="0"/>
      </w:pPr>
    </w:p>
    <w:p w14:paraId="07935318" w14:textId="77777777" w:rsidR="00BC207C" w:rsidRPr="00777A1A" w:rsidRDefault="00BC207C" w:rsidP="0066160F">
      <w:pPr>
        <w:pStyle w:val="ListParagraph"/>
        <w:numPr>
          <w:ilvl w:val="0"/>
          <w:numId w:val="311"/>
        </w:numPr>
        <w:spacing w:after="0"/>
      </w:pPr>
      <w:r w:rsidRPr="00777A1A">
        <w:t xml:space="preserve"> This timetable is agreed in conjunction between Commercial and Accounts within the first month of the year, if not prior. </w:t>
      </w:r>
    </w:p>
    <w:p w14:paraId="39E76C87" w14:textId="77777777" w:rsidR="00BC207C" w:rsidRPr="00777A1A" w:rsidRDefault="00BC207C" w:rsidP="0066160F">
      <w:pPr>
        <w:spacing w:after="0"/>
      </w:pPr>
    </w:p>
    <w:p w14:paraId="7E3B4258" w14:textId="77777777" w:rsidR="00BC207C" w:rsidRPr="00777A1A" w:rsidRDefault="00BC207C" w:rsidP="0066160F">
      <w:pPr>
        <w:pStyle w:val="ListParagraph"/>
        <w:numPr>
          <w:ilvl w:val="0"/>
          <w:numId w:val="311"/>
        </w:numPr>
        <w:spacing w:after="0"/>
      </w:pPr>
      <w:r w:rsidRPr="00777A1A">
        <w:t xml:space="preserve">The adherence by all parties as to the deadlines and achieving the dates stated is mandatory to ensure a smooth and seamless reporting period. </w:t>
      </w:r>
    </w:p>
    <w:p w14:paraId="426D18DD" w14:textId="77777777" w:rsidR="00BC207C" w:rsidRPr="00777A1A" w:rsidRDefault="00BC207C" w:rsidP="0066160F">
      <w:pPr>
        <w:pStyle w:val="ListParagraph"/>
        <w:spacing w:after="0"/>
      </w:pPr>
    </w:p>
    <w:p w14:paraId="6E5FA987" w14:textId="53C9B7D5" w:rsidR="00BC207C" w:rsidRPr="00777A1A" w:rsidRDefault="00BC207C" w:rsidP="0066160F">
      <w:pPr>
        <w:pStyle w:val="ListParagraph"/>
        <w:numPr>
          <w:ilvl w:val="0"/>
          <w:numId w:val="311"/>
        </w:numPr>
        <w:spacing w:after="0"/>
      </w:pPr>
      <w:r w:rsidRPr="00777A1A">
        <w:t xml:space="preserve">Any delay in in achieving the dates may have a consequential impact on the </w:t>
      </w:r>
      <w:r w:rsidR="004307AB" w:rsidRPr="00777A1A">
        <w:t>follow-on</w:t>
      </w:r>
      <w:r w:rsidRPr="00777A1A">
        <w:t xml:space="preserve"> reporting by </w:t>
      </w:r>
      <w:r w:rsidR="00DB0920">
        <w:t>other</w:t>
      </w:r>
      <w:r w:rsidRPr="00777A1A">
        <w:t xml:space="preserve"> department</w:t>
      </w:r>
      <w:r w:rsidR="00DB0920">
        <w:t>s</w:t>
      </w:r>
      <w:r w:rsidRPr="00777A1A">
        <w:t xml:space="preserve"> or activit</w:t>
      </w:r>
      <w:r w:rsidR="00DB0920">
        <w:t>ies</w:t>
      </w:r>
      <w:r w:rsidRPr="00777A1A">
        <w:t xml:space="preserve"> etc. </w:t>
      </w:r>
    </w:p>
    <w:p w14:paraId="66F798AD" w14:textId="77777777" w:rsidR="00BC207C" w:rsidRPr="00777A1A" w:rsidRDefault="00BC207C" w:rsidP="0066160F">
      <w:pPr>
        <w:pStyle w:val="ListParagraph"/>
        <w:spacing w:after="0"/>
      </w:pPr>
    </w:p>
    <w:p w14:paraId="43A90FC5" w14:textId="77777777" w:rsidR="00BC207C" w:rsidRDefault="00BC207C" w:rsidP="0066160F">
      <w:pPr>
        <w:pStyle w:val="ListParagraph"/>
        <w:numPr>
          <w:ilvl w:val="0"/>
          <w:numId w:val="311"/>
        </w:numPr>
        <w:spacing w:after="0"/>
        <w:rPr>
          <w:ins w:id="31" w:author="Kristian Mcclure" w:date="2026-06-25T21:30:00Z" w16du:dateUtc="2026-06-25T20:30:00Z"/>
        </w:rPr>
      </w:pPr>
      <w:r w:rsidRPr="00777A1A">
        <w:t xml:space="preserve">Copies of the Commercial Timetable are available upon request. </w:t>
      </w:r>
    </w:p>
    <w:p w14:paraId="31CFE3D7" w14:textId="77777777" w:rsidR="00325A20" w:rsidRDefault="00325A20">
      <w:pPr>
        <w:pStyle w:val="ListParagraph"/>
        <w:rPr>
          <w:ins w:id="32" w:author="Kristian Mcclure" w:date="2026-06-25T21:30:00Z" w16du:dateUtc="2026-06-25T20:30:00Z"/>
        </w:rPr>
        <w:pPrChange w:id="33" w:author="Kristian Mcclure" w:date="2026-06-25T21:30:00Z" w16du:dateUtc="2026-06-25T20:30:00Z">
          <w:pPr>
            <w:pStyle w:val="ListParagraph"/>
            <w:numPr>
              <w:numId w:val="311"/>
            </w:numPr>
            <w:spacing w:after="0"/>
            <w:ind w:hanging="360"/>
          </w:pPr>
        </w:pPrChange>
      </w:pPr>
    </w:p>
    <w:p w14:paraId="0D66203C" w14:textId="77777777" w:rsidR="00325A20" w:rsidRDefault="00325A20" w:rsidP="00325A20">
      <w:pPr>
        <w:pStyle w:val="ListParagraph"/>
        <w:numPr>
          <w:ilvl w:val="0"/>
          <w:numId w:val="311"/>
        </w:numPr>
        <w:spacing w:after="0"/>
        <w:rPr>
          <w:ins w:id="34" w:author="Kristian Mcclure" w:date="2026-06-25T21:30:00Z" w16du:dateUtc="2026-06-25T20:30:00Z"/>
        </w:rPr>
      </w:pPr>
      <w:ins w:id="35" w:author="Kristian Mcclure" w:date="2026-06-25T21:30:00Z" w16du:dateUtc="2026-06-25T20:30:00Z">
        <w:r>
          <w:t>The Commercial Manager is to be aware of all requirements and actions to be undertaken on the lead up to and prior to the close of the Financial Year Accounts, with such including but not limited to;</w:t>
        </w:r>
      </w:ins>
    </w:p>
    <w:p w14:paraId="21EF5EC3" w14:textId="77777777" w:rsidR="00325A20" w:rsidRDefault="00325A20" w:rsidP="00325A20">
      <w:pPr>
        <w:pStyle w:val="ListParagraph"/>
        <w:spacing w:after="0"/>
        <w:rPr>
          <w:ins w:id="36" w:author="Kristian Mcclure" w:date="2026-06-25T21:30:00Z" w16du:dateUtc="2026-06-25T20:30:00Z"/>
        </w:rPr>
      </w:pPr>
      <w:ins w:id="37" w:author="Kristian Mcclure" w:date="2026-06-25T21:30:00Z" w16du:dateUtc="2026-06-25T20:30:00Z">
        <w:r>
          <w:t xml:space="preserve"> - Liaison with the Management Accountant and review of the PM Commercial Sheets and consolidated Business Unit Reports</w:t>
        </w:r>
      </w:ins>
    </w:p>
    <w:p w14:paraId="771324D2" w14:textId="77777777" w:rsidR="00325A20" w:rsidRDefault="00325A20" w:rsidP="00325A20">
      <w:pPr>
        <w:pStyle w:val="ListParagraph"/>
        <w:spacing w:after="0"/>
        <w:rPr>
          <w:ins w:id="38" w:author="Kristian Mcclure" w:date="2026-06-25T21:30:00Z" w16du:dateUtc="2026-06-25T20:30:00Z"/>
        </w:rPr>
      </w:pPr>
    </w:p>
    <w:p w14:paraId="34787F28" w14:textId="77777777" w:rsidR="00325A20" w:rsidRDefault="00325A20" w:rsidP="00325A20">
      <w:pPr>
        <w:pStyle w:val="ListParagraph"/>
        <w:spacing w:after="0"/>
        <w:rPr>
          <w:ins w:id="39" w:author="Kristian Mcclure" w:date="2026-06-25T21:30:00Z" w16du:dateUtc="2026-06-25T20:30:00Z"/>
        </w:rPr>
      </w:pPr>
      <w:ins w:id="40" w:author="Kristian Mcclure" w:date="2026-06-25T21:30:00Z" w16du:dateUtc="2026-06-25T20:30:00Z">
        <w:r>
          <w:t xml:space="preserve"> - Review and actioning of all Retentions that are due to be Invoiced and Applied for, and paid prior to the end of the Financial Year</w:t>
        </w:r>
      </w:ins>
    </w:p>
    <w:p w14:paraId="0DB2E68B" w14:textId="77777777" w:rsidR="00325A20" w:rsidRDefault="00325A20" w:rsidP="00325A20">
      <w:pPr>
        <w:pStyle w:val="ListParagraph"/>
        <w:spacing w:after="0"/>
        <w:rPr>
          <w:ins w:id="41" w:author="Kristian Mcclure" w:date="2026-06-25T21:30:00Z" w16du:dateUtc="2026-06-25T20:30:00Z"/>
        </w:rPr>
      </w:pPr>
    </w:p>
    <w:p w14:paraId="23432123" w14:textId="77777777" w:rsidR="00325A20" w:rsidRDefault="00325A20" w:rsidP="00325A20">
      <w:pPr>
        <w:pStyle w:val="ListParagraph"/>
        <w:spacing w:after="0"/>
        <w:rPr>
          <w:ins w:id="42" w:author="Kristian Mcclure" w:date="2026-06-25T21:30:00Z" w16du:dateUtc="2026-06-25T20:30:00Z"/>
        </w:rPr>
      </w:pPr>
      <w:ins w:id="43" w:author="Kristian Mcclure" w:date="2026-06-25T21:30:00Z" w16du:dateUtc="2026-06-25T20:30:00Z">
        <w:r>
          <w:t xml:space="preserve"> - Review of any and all Invoices/ Applications to ensure all projects are up to date and that all relevant Payment Certificates have been received.</w:t>
        </w:r>
      </w:ins>
    </w:p>
    <w:p w14:paraId="615B0FDC" w14:textId="77777777" w:rsidR="00325A20" w:rsidRDefault="00325A20" w:rsidP="00325A20">
      <w:pPr>
        <w:pStyle w:val="ListParagraph"/>
        <w:spacing w:after="0"/>
        <w:rPr>
          <w:ins w:id="44" w:author="Kristian Mcclure" w:date="2026-06-25T21:30:00Z" w16du:dateUtc="2026-06-25T20:30:00Z"/>
        </w:rPr>
      </w:pPr>
    </w:p>
    <w:p w14:paraId="7D7C4415" w14:textId="77777777" w:rsidR="00325A20" w:rsidRDefault="00325A20" w:rsidP="00325A20">
      <w:pPr>
        <w:pStyle w:val="ListParagraph"/>
        <w:spacing w:after="0"/>
        <w:rPr>
          <w:ins w:id="45" w:author="Kristian Mcclure" w:date="2026-06-25T21:30:00Z" w16du:dateUtc="2026-06-25T20:30:00Z"/>
        </w:rPr>
      </w:pPr>
      <w:ins w:id="46" w:author="Kristian Mcclure" w:date="2026-06-25T21:30:00Z" w16du:dateUtc="2026-06-25T20:30:00Z">
        <w:r>
          <w:t xml:space="preserve"> - Chasing and ensuring payment of any overdue amounts from Clients</w:t>
        </w:r>
      </w:ins>
    </w:p>
    <w:p w14:paraId="234CDFAD" w14:textId="77777777" w:rsidR="00325A20" w:rsidRDefault="00325A20" w:rsidP="00325A20">
      <w:pPr>
        <w:pStyle w:val="ListParagraph"/>
        <w:spacing w:after="0"/>
        <w:rPr>
          <w:ins w:id="47" w:author="Kristian Mcclure" w:date="2026-06-25T21:30:00Z" w16du:dateUtc="2026-06-25T20:30:00Z"/>
        </w:rPr>
      </w:pPr>
    </w:p>
    <w:p w14:paraId="572DC80A" w14:textId="77777777" w:rsidR="00325A20" w:rsidRDefault="00325A20" w:rsidP="00325A20">
      <w:pPr>
        <w:pStyle w:val="ListParagraph"/>
        <w:spacing w:after="0"/>
        <w:rPr>
          <w:ins w:id="48" w:author="Kristian Mcclure" w:date="2026-06-25T21:30:00Z" w16du:dateUtc="2026-06-25T20:30:00Z"/>
        </w:rPr>
      </w:pPr>
      <w:ins w:id="49" w:author="Kristian Mcclure" w:date="2026-06-25T21:30:00Z" w16du:dateUtc="2026-06-25T20:30:00Z">
        <w:r>
          <w:t xml:space="preserve"> - Final Account Statements both Client and Sub-Contractors are saved in the relevant folder on SharePoint</w:t>
        </w:r>
      </w:ins>
    </w:p>
    <w:p w14:paraId="125FF975" w14:textId="77777777" w:rsidR="00325A20" w:rsidRDefault="00325A20" w:rsidP="00325A20">
      <w:pPr>
        <w:pStyle w:val="ListParagraph"/>
        <w:spacing w:after="0"/>
        <w:rPr>
          <w:ins w:id="50" w:author="Kristian Mcclure" w:date="2026-06-25T21:30:00Z" w16du:dateUtc="2026-06-25T20:30:00Z"/>
        </w:rPr>
      </w:pPr>
    </w:p>
    <w:p w14:paraId="06F1BE78" w14:textId="77777777" w:rsidR="00325A20" w:rsidRDefault="00325A20" w:rsidP="00325A20">
      <w:pPr>
        <w:pStyle w:val="ListParagraph"/>
        <w:spacing w:after="0"/>
        <w:rPr>
          <w:ins w:id="51" w:author="Kristian Mcclure" w:date="2026-06-25T21:30:00Z" w16du:dateUtc="2026-06-25T20:30:00Z"/>
        </w:rPr>
      </w:pPr>
      <w:ins w:id="52" w:author="Kristian Mcclure" w:date="2026-06-25T21:30:00Z" w16du:dateUtc="2026-06-25T20:30:00Z">
        <w:r>
          <w:t xml:space="preserve"> - Ensuring all Sub-Contractor Payment Certificates are up to date and on Construction Manager, and the Sub-Contract Tracker is updated accordingly</w:t>
        </w:r>
      </w:ins>
    </w:p>
    <w:p w14:paraId="0324C795" w14:textId="77777777" w:rsidR="00325A20" w:rsidRDefault="00325A20" w:rsidP="00325A20">
      <w:pPr>
        <w:pStyle w:val="ListParagraph"/>
        <w:spacing w:after="0"/>
        <w:rPr>
          <w:ins w:id="53" w:author="Kristian Mcclure" w:date="2026-06-25T21:30:00Z" w16du:dateUtc="2026-06-25T20:30:00Z"/>
        </w:rPr>
      </w:pPr>
    </w:p>
    <w:p w14:paraId="35094545" w14:textId="77777777" w:rsidR="00325A20" w:rsidRDefault="00325A20" w:rsidP="00325A20">
      <w:pPr>
        <w:pStyle w:val="ListParagraph"/>
        <w:spacing w:after="0"/>
        <w:rPr>
          <w:ins w:id="54" w:author="Kristian Mcclure" w:date="2026-06-25T21:30:00Z" w16du:dateUtc="2026-06-25T20:30:00Z"/>
        </w:rPr>
      </w:pPr>
      <w:ins w:id="55" w:author="Kristian Mcclure" w:date="2026-06-25T21:30:00Z" w16du:dateUtc="2026-06-25T20:30:00Z">
        <w:r>
          <w:t xml:space="preserve"> - Any other action or requirement of Accounts as fit and necessary </w:t>
        </w:r>
      </w:ins>
    </w:p>
    <w:p w14:paraId="3FB32D01" w14:textId="77777777" w:rsidR="00325A20" w:rsidRDefault="00325A20" w:rsidP="00325A20">
      <w:pPr>
        <w:pStyle w:val="ListParagraph"/>
        <w:spacing w:after="0"/>
        <w:rPr>
          <w:ins w:id="56" w:author="Kristian Mcclure" w:date="2026-06-25T21:30:00Z" w16du:dateUtc="2026-06-25T20:30:00Z"/>
        </w:rPr>
      </w:pPr>
    </w:p>
    <w:p w14:paraId="57D24E09" w14:textId="5246A96C" w:rsidR="00325A20" w:rsidRDefault="00325A20" w:rsidP="00325A20">
      <w:pPr>
        <w:pStyle w:val="ListParagraph"/>
        <w:numPr>
          <w:ilvl w:val="0"/>
          <w:numId w:val="457"/>
        </w:numPr>
        <w:spacing w:after="0"/>
        <w:rPr>
          <w:ins w:id="57" w:author="Kristian Mcclure" w:date="2026-06-25T21:30:00Z" w16du:dateUtc="2026-06-25T20:30:00Z"/>
        </w:rPr>
      </w:pPr>
      <w:ins w:id="58" w:author="Kristian Mcclure" w:date="2026-06-25T21:30:00Z" w16du:dateUtc="2026-06-25T20:30:00Z">
        <w:r>
          <w:t xml:space="preserve">It is prudent for the Commercial Manager and Management Accountant to meet and review the above </w:t>
        </w:r>
      </w:ins>
      <w:r w:rsidR="00ED2E51">
        <w:t>at least</w:t>
      </w:r>
      <w:ins w:id="59" w:author="Kristian Mcclure" w:date="2026-06-25T21:30:00Z" w16du:dateUtc="2026-06-25T20:30:00Z">
        <w:r>
          <w:t xml:space="preserve"> every quarter to ensure and minimise any delays or issues to the close of the Financial Year Reports. </w:t>
        </w:r>
      </w:ins>
    </w:p>
    <w:p w14:paraId="4402930B" w14:textId="77777777" w:rsidR="00325A20" w:rsidRPr="00777A1A" w:rsidRDefault="00325A20">
      <w:pPr>
        <w:pStyle w:val="ListParagraph"/>
        <w:spacing w:after="0"/>
        <w:pPrChange w:id="60" w:author="Kristian Mcclure" w:date="2026-06-25T21:30:00Z" w16du:dateUtc="2026-06-25T20:30:00Z">
          <w:pPr>
            <w:pStyle w:val="ListParagraph"/>
            <w:numPr>
              <w:numId w:val="311"/>
            </w:numPr>
            <w:spacing w:after="0"/>
            <w:ind w:hanging="360"/>
          </w:pPr>
        </w:pPrChange>
      </w:pPr>
    </w:p>
    <w:p w14:paraId="47CEDA1F" w14:textId="77777777" w:rsidR="00BC207C" w:rsidRPr="00827C4D" w:rsidRDefault="00BC207C" w:rsidP="0066160F">
      <w:pPr>
        <w:rPr>
          <w:color w:val="D86DCB" w:themeColor="accent5" w:themeTint="99"/>
        </w:rPr>
      </w:pPr>
    </w:p>
    <w:p w14:paraId="6592C421" w14:textId="3A73F9D1" w:rsidR="00BC207C" w:rsidRPr="00A72193" w:rsidRDefault="00BC207C" w:rsidP="0066160F">
      <w:pPr>
        <w:rPr>
          <w:b/>
          <w:bCs/>
        </w:rPr>
      </w:pPr>
      <w:r w:rsidRPr="000D23D9">
        <w:rPr>
          <w:b/>
          <w:bCs/>
        </w:rPr>
        <w:t>4.</w:t>
      </w:r>
      <w:r w:rsidR="00A148D2">
        <w:rPr>
          <w:b/>
          <w:bCs/>
        </w:rPr>
        <w:t>6</w:t>
      </w:r>
      <w:r w:rsidRPr="000D23D9">
        <w:rPr>
          <w:b/>
          <w:bCs/>
        </w:rPr>
        <w:t xml:space="preserve">.1 Project Analysis </w:t>
      </w:r>
      <w:r w:rsidR="00280287">
        <w:rPr>
          <w:b/>
          <w:bCs/>
        </w:rPr>
        <w:t>Sheet</w:t>
      </w:r>
    </w:p>
    <w:p w14:paraId="4A7B2345" w14:textId="5C35D228" w:rsidR="00BC207C" w:rsidRDefault="00BC207C" w:rsidP="0066160F">
      <w:pPr>
        <w:pStyle w:val="ListParagraph"/>
        <w:numPr>
          <w:ilvl w:val="0"/>
          <w:numId w:val="309"/>
        </w:numPr>
      </w:pPr>
      <w:r>
        <w:t xml:space="preserve">Accounts close the costs for the relevant period as per the </w:t>
      </w:r>
      <w:r w:rsidR="00F01631">
        <w:t>c</w:t>
      </w:r>
      <w:r>
        <w:t xml:space="preserve">ommercial </w:t>
      </w:r>
      <w:r w:rsidR="000E4C4A">
        <w:t>t</w:t>
      </w:r>
      <w:r>
        <w:t>imetable. This is typically between the 11</w:t>
      </w:r>
      <w:r w:rsidRPr="000B371C">
        <w:rPr>
          <w:vertAlign w:val="superscript"/>
        </w:rPr>
        <w:t>th</w:t>
      </w:r>
      <w:r>
        <w:t xml:space="preserve"> – 14</w:t>
      </w:r>
      <w:r w:rsidRPr="000B371C">
        <w:rPr>
          <w:vertAlign w:val="superscript"/>
        </w:rPr>
        <w:t>th</w:t>
      </w:r>
      <w:r>
        <w:t xml:space="preserve"> of the current month (subject to weekends).</w:t>
      </w:r>
    </w:p>
    <w:p w14:paraId="7104DC83" w14:textId="77777777" w:rsidR="00BC207C" w:rsidRDefault="00BC207C" w:rsidP="0066160F">
      <w:pPr>
        <w:pStyle w:val="ListParagraph"/>
      </w:pPr>
    </w:p>
    <w:p w14:paraId="628C949C" w14:textId="3612BEFF" w:rsidR="00BC207C" w:rsidRDefault="00BC207C" w:rsidP="0066160F">
      <w:pPr>
        <w:pStyle w:val="ListParagraph"/>
        <w:numPr>
          <w:ilvl w:val="0"/>
          <w:numId w:val="309"/>
        </w:numPr>
      </w:pPr>
      <w:r>
        <w:t xml:space="preserve">Dates for the monthly </w:t>
      </w:r>
      <w:r w:rsidR="000E4C4A">
        <w:t>p</w:t>
      </w:r>
      <w:r>
        <w:t xml:space="preserve">roject </w:t>
      </w:r>
      <w:r w:rsidR="000E4C4A">
        <w:t>c</w:t>
      </w:r>
      <w:r>
        <w:t xml:space="preserve">ommercial </w:t>
      </w:r>
      <w:r w:rsidR="000E4C4A">
        <w:t>r</w:t>
      </w:r>
      <w:r>
        <w:t>eviews will be calendarized in advanced with the invites being issued by the Commercial Assistant to the relevant persons. These are typically between 20</w:t>
      </w:r>
      <w:r w:rsidRPr="00CF6262">
        <w:rPr>
          <w:vertAlign w:val="superscript"/>
        </w:rPr>
        <w:t>th</w:t>
      </w:r>
      <w:r>
        <w:t xml:space="preserve"> – 25</w:t>
      </w:r>
      <w:r w:rsidRPr="00CF6262">
        <w:rPr>
          <w:vertAlign w:val="superscript"/>
        </w:rPr>
        <w:t>th</w:t>
      </w:r>
      <w:r>
        <w:t xml:space="preserve"> of the month (subject to weekends).  </w:t>
      </w:r>
    </w:p>
    <w:p w14:paraId="462E0ACD" w14:textId="77777777" w:rsidR="00BC207C" w:rsidRDefault="00BC207C" w:rsidP="0066160F">
      <w:pPr>
        <w:pStyle w:val="ListParagraph"/>
      </w:pPr>
    </w:p>
    <w:p w14:paraId="6F61240D" w14:textId="580A87BA" w:rsidR="00BC207C" w:rsidRDefault="00BC207C" w:rsidP="0066160F">
      <w:pPr>
        <w:pStyle w:val="ListParagraph"/>
        <w:numPr>
          <w:ilvl w:val="0"/>
          <w:numId w:val="309"/>
        </w:numPr>
        <w:spacing w:after="0"/>
      </w:pPr>
      <w:r>
        <w:t xml:space="preserve">Upon </w:t>
      </w:r>
      <w:r w:rsidR="000E4C4A">
        <w:t>c</w:t>
      </w:r>
      <w:r>
        <w:t xml:space="preserve">ost </w:t>
      </w:r>
      <w:r w:rsidR="000E4C4A">
        <w:t>c</w:t>
      </w:r>
      <w:r>
        <w:t xml:space="preserve">lose </w:t>
      </w:r>
      <w:r w:rsidR="000E4C4A">
        <w:t>a</w:t>
      </w:r>
      <w:r>
        <w:t xml:space="preserve">ccounts advise the </w:t>
      </w:r>
      <w:r w:rsidR="000E4C4A">
        <w:t>c</w:t>
      </w:r>
      <w:r>
        <w:t xml:space="preserve">ommercial team of this </w:t>
      </w:r>
      <w:r w:rsidR="00754719">
        <w:t>to</w:t>
      </w:r>
      <w:r>
        <w:t xml:space="preserve"> commence the </w:t>
      </w:r>
      <w:r w:rsidR="000E4C4A">
        <w:t>c</w:t>
      </w:r>
      <w:r>
        <w:t xml:space="preserve">ommercial </w:t>
      </w:r>
      <w:r w:rsidR="000E4C4A">
        <w:t>r</w:t>
      </w:r>
      <w:r>
        <w:t xml:space="preserve">eporting for that period. </w:t>
      </w:r>
    </w:p>
    <w:p w14:paraId="7CB0EECB" w14:textId="77777777" w:rsidR="00BC207C" w:rsidRDefault="00BC207C" w:rsidP="0066160F">
      <w:pPr>
        <w:spacing w:after="0"/>
      </w:pPr>
    </w:p>
    <w:p w14:paraId="2AC5ED7D" w14:textId="338AD0BE" w:rsidR="00BC207C" w:rsidRDefault="00BC207C" w:rsidP="0066160F">
      <w:pPr>
        <w:pStyle w:val="ListParagraph"/>
        <w:numPr>
          <w:ilvl w:val="0"/>
          <w:numId w:val="309"/>
        </w:numPr>
        <w:spacing w:after="0"/>
      </w:pPr>
      <w:r w:rsidRPr="00AF4E9B">
        <w:t xml:space="preserve">The QS is to produce the Project Analysis </w:t>
      </w:r>
      <w:r w:rsidR="000E4C4A">
        <w:t>Sheet</w:t>
      </w:r>
      <w:r w:rsidR="000748FA">
        <w:t xml:space="preserve"> 02-04-02</w:t>
      </w:r>
      <w:r>
        <w:t xml:space="preserve"> </w:t>
      </w:r>
      <w:r w:rsidRPr="00AF4E9B">
        <w:t>and</w:t>
      </w:r>
      <w:r w:rsidR="000748FA">
        <w:t xml:space="preserve"> </w:t>
      </w:r>
      <w:r w:rsidRPr="00AF4E9B">
        <w:t xml:space="preserve">liaise as required with the PM to assess programme and resource requirements. </w:t>
      </w:r>
    </w:p>
    <w:p w14:paraId="0634A51D" w14:textId="77777777" w:rsidR="00BC207C" w:rsidRPr="00AF4E9B" w:rsidRDefault="00BC207C" w:rsidP="0066160F">
      <w:pPr>
        <w:pStyle w:val="ListParagraph"/>
        <w:spacing w:after="0"/>
      </w:pPr>
    </w:p>
    <w:p w14:paraId="2CAEEEB3" w14:textId="77777777" w:rsidR="00BC207C" w:rsidRPr="000D23D9" w:rsidRDefault="00BC207C" w:rsidP="0066160F">
      <w:pPr>
        <w:numPr>
          <w:ilvl w:val="0"/>
          <w:numId w:val="309"/>
        </w:numPr>
      </w:pPr>
      <w:r w:rsidRPr="000D23D9">
        <w:t xml:space="preserve">Monthly reports shall include: </w:t>
      </w:r>
    </w:p>
    <w:p w14:paraId="4E082676" w14:textId="77777777" w:rsidR="00BC207C" w:rsidRPr="000D23D9" w:rsidRDefault="00BC207C" w:rsidP="0066160F">
      <w:pPr>
        <w:numPr>
          <w:ilvl w:val="1"/>
          <w:numId w:val="309"/>
        </w:numPr>
      </w:pPr>
      <w:r w:rsidRPr="000D23D9">
        <w:t xml:space="preserve">Costs to date </w:t>
      </w:r>
    </w:p>
    <w:p w14:paraId="29B86A1D" w14:textId="77777777" w:rsidR="00BC207C" w:rsidRDefault="00BC207C" w:rsidP="0066160F">
      <w:pPr>
        <w:numPr>
          <w:ilvl w:val="1"/>
          <w:numId w:val="309"/>
        </w:numPr>
      </w:pPr>
      <w:r w:rsidRPr="000D23D9">
        <w:t xml:space="preserve">Forecast costs and value </w:t>
      </w:r>
    </w:p>
    <w:p w14:paraId="22CBADEF" w14:textId="45405A32" w:rsidR="00BC207C" w:rsidRPr="000D23D9" w:rsidRDefault="00BC207C" w:rsidP="0066160F">
      <w:pPr>
        <w:numPr>
          <w:ilvl w:val="1"/>
          <w:numId w:val="309"/>
        </w:numPr>
      </w:pPr>
      <w:r>
        <w:lastRenderedPageBreak/>
        <w:t>Sales</w:t>
      </w:r>
    </w:p>
    <w:p w14:paraId="7ADC63AA" w14:textId="77777777" w:rsidR="00BC207C" w:rsidRPr="000D23D9" w:rsidRDefault="00BC207C" w:rsidP="0066160F">
      <w:pPr>
        <w:numPr>
          <w:ilvl w:val="1"/>
          <w:numId w:val="309"/>
        </w:numPr>
      </w:pPr>
      <w:r w:rsidRPr="000D23D9">
        <w:t xml:space="preserve">Projected margin </w:t>
      </w:r>
    </w:p>
    <w:p w14:paraId="73E879A6" w14:textId="77777777" w:rsidR="00BC207C" w:rsidRPr="006A1BA2" w:rsidRDefault="00BC207C" w:rsidP="0066160F">
      <w:pPr>
        <w:spacing w:after="0"/>
      </w:pPr>
    </w:p>
    <w:p w14:paraId="388FD01D" w14:textId="67FD0654" w:rsidR="00BC207C" w:rsidRPr="006A1BA2" w:rsidRDefault="00BC207C" w:rsidP="0066160F">
      <w:pPr>
        <w:pStyle w:val="ListParagraph"/>
        <w:numPr>
          <w:ilvl w:val="0"/>
          <w:numId w:val="309"/>
        </w:numPr>
        <w:spacing w:after="0"/>
      </w:pPr>
      <w:r w:rsidRPr="006A1BA2">
        <w:t xml:space="preserve">Whilst the QS is responsible for preparing the </w:t>
      </w:r>
      <w:r w:rsidR="00E503D7">
        <w:t>project analysis sheet</w:t>
      </w:r>
      <w:r w:rsidRPr="006A1BA2">
        <w:t>, ultimately it is the P</w:t>
      </w:r>
      <w:r w:rsidR="00BB2729">
        <w:t>roject Manager</w:t>
      </w:r>
      <w:r w:rsidRPr="006A1BA2">
        <w:t xml:space="preserve"> who is responsible for the commercial performance of the project.</w:t>
      </w:r>
    </w:p>
    <w:p w14:paraId="002FB74A" w14:textId="77777777" w:rsidR="00BC207C" w:rsidRPr="006A1BA2" w:rsidRDefault="00BC207C" w:rsidP="0066160F">
      <w:pPr>
        <w:pStyle w:val="ListParagraph"/>
        <w:spacing w:after="0"/>
      </w:pPr>
      <w:r w:rsidRPr="006A1BA2">
        <w:t xml:space="preserve"> </w:t>
      </w:r>
    </w:p>
    <w:p w14:paraId="419741B0" w14:textId="276DC387" w:rsidR="00BC207C" w:rsidRPr="006A1BA2" w:rsidRDefault="00BC207C" w:rsidP="0066160F">
      <w:pPr>
        <w:pStyle w:val="ListParagraph"/>
        <w:numPr>
          <w:ilvl w:val="0"/>
          <w:numId w:val="309"/>
        </w:numPr>
        <w:spacing w:after="0"/>
      </w:pPr>
      <w:r w:rsidRPr="006A1BA2">
        <w:t>The P</w:t>
      </w:r>
      <w:r w:rsidR="00BB2729">
        <w:t>roject Manager</w:t>
      </w:r>
      <w:r w:rsidRPr="006A1BA2">
        <w:t xml:space="preserve"> is to ensure that they are fully </w:t>
      </w:r>
      <w:r w:rsidR="00ED56D5">
        <w:t>aligned</w:t>
      </w:r>
      <w:r w:rsidRPr="006A1BA2">
        <w:t xml:space="preserve"> </w:t>
      </w:r>
      <w:r w:rsidR="00ED56D5">
        <w:t>with</w:t>
      </w:r>
      <w:r w:rsidRPr="006A1BA2">
        <w:t xml:space="preserve"> the key assumptions underpinning the forecasts, especially with regards to programme durations and resource requirements. </w:t>
      </w:r>
    </w:p>
    <w:p w14:paraId="62BFD26E" w14:textId="77777777" w:rsidR="00BC207C" w:rsidRPr="006A1BA2" w:rsidRDefault="00BC207C" w:rsidP="0066160F">
      <w:pPr>
        <w:spacing w:after="0"/>
      </w:pPr>
    </w:p>
    <w:p w14:paraId="73F8B7D9" w14:textId="246F3107" w:rsidR="00BC207C" w:rsidRPr="006A1BA2" w:rsidRDefault="00BC207C" w:rsidP="0066160F">
      <w:pPr>
        <w:pStyle w:val="ListParagraph"/>
        <w:numPr>
          <w:ilvl w:val="0"/>
          <w:numId w:val="309"/>
        </w:numPr>
        <w:spacing w:after="0"/>
      </w:pPr>
      <w:r w:rsidRPr="006A1BA2">
        <w:t>The QS and P</w:t>
      </w:r>
      <w:r w:rsidR="009A13DB">
        <w:t>roject Manager</w:t>
      </w:r>
      <w:r w:rsidRPr="006A1BA2">
        <w:t xml:space="preserve"> will present the </w:t>
      </w:r>
      <w:r w:rsidR="003474E1">
        <w:t>project analysis sheet</w:t>
      </w:r>
      <w:r w:rsidRPr="006A1BA2">
        <w:t xml:space="preserve"> to the</w:t>
      </w:r>
      <w:r>
        <w:t xml:space="preserve"> </w:t>
      </w:r>
      <w:r w:rsidR="0050725F">
        <w:t>Directors and Commercial Manager</w:t>
      </w:r>
      <w:r w:rsidRPr="006A1BA2">
        <w:t xml:space="preserve"> at the monthly reviews, </w:t>
      </w:r>
      <w:r>
        <w:t>on the dates</w:t>
      </w:r>
      <w:r w:rsidRPr="006A1BA2">
        <w:t xml:space="preserve"> calendarized.</w:t>
      </w:r>
    </w:p>
    <w:p w14:paraId="27B203A2" w14:textId="77777777" w:rsidR="00BC207C" w:rsidRPr="006A1BA2" w:rsidRDefault="00BC207C" w:rsidP="0066160F">
      <w:pPr>
        <w:pStyle w:val="ListParagraph"/>
        <w:spacing w:after="0"/>
      </w:pPr>
      <w:r w:rsidRPr="006A1BA2">
        <w:t xml:space="preserve"> </w:t>
      </w:r>
    </w:p>
    <w:p w14:paraId="734224CE" w14:textId="7C996FAC" w:rsidR="00BC207C" w:rsidRPr="006A1BA2" w:rsidRDefault="00BC207C" w:rsidP="0066160F">
      <w:pPr>
        <w:pStyle w:val="ListParagraph"/>
        <w:numPr>
          <w:ilvl w:val="0"/>
          <w:numId w:val="309"/>
        </w:numPr>
        <w:spacing w:after="0"/>
      </w:pPr>
      <w:r w:rsidRPr="006A1BA2">
        <w:t xml:space="preserve">Training and guides as to the </w:t>
      </w:r>
      <w:r w:rsidR="003474E1">
        <w:t>project analysis sheet</w:t>
      </w:r>
      <w:r w:rsidRPr="006A1BA2">
        <w:t xml:space="preserve">, how to source the information, and data input are available under separate cover. </w:t>
      </w:r>
    </w:p>
    <w:p w14:paraId="4B8AF390" w14:textId="77777777" w:rsidR="00BC207C" w:rsidRPr="006A1BA2" w:rsidRDefault="00BC207C" w:rsidP="0066160F">
      <w:pPr>
        <w:spacing w:after="0"/>
      </w:pPr>
    </w:p>
    <w:p w14:paraId="2CAEB78D" w14:textId="5FAAFA64" w:rsidR="00BC207C" w:rsidRDefault="00BC207C" w:rsidP="0066160F">
      <w:pPr>
        <w:pStyle w:val="ListParagraph"/>
        <w:numPr>
          <w:ilvl w:val="0"/>
          <w:numId w:val="309"/>
        </w:numPr>
        <w:spacing w:after="0"/>
        <w:rPr>
          <w:ins w:id="61" w:author="Kristian Mcclure" w:date="2026-06-25T21:34:00Z" w16du:dateUtc="2026-06-25T20:34:00Z"/>
        </w:rPr>
      </w:pPr>
      <w:r w:rsidRPr="006A1BA2">
        <w:t xml:space="preserve">The </w:t>
      </w:r>
      <w:r w:rsidR="000F123C">
        <w:t>Commercial Manager</w:t>
      </w:r>
      <w:r w:rsidRPr="006A1BA2">
        <w:t xml:space="preserve"> following the monthly meeting is to take the forecast </w:t>
      </w:r>
      <w:r w:rsidR="00C62E8C">
        <w:t>s</w:t>
      </w:r>
      <w:r w:rsidRPr="006A1BA2">
        <w:t xml:space="preserve">ales, </w:t>
      </w:r>
      <w:r w:rsidR="00C62E8C">
        <w:t>c</w:t>
      </w:r>
      <w:r w:rsidRPr="006A1BA2">
        <w:t xml:space="preserve">osts, and margins etc, and complete the </w:t>
      </w:r>
      <w:r w:rsidR="004A6935">
        <w:t>Monthly Project Commercial R</w:t>
      </w:r>
      <w:r w:rsidRPr="006A1BA2">
        <w:t>eports</w:t>
      </w:r>
      <w:r w:rsidR="00EE6D86">
        <w:t xml:space="preserve"> 02-04-13 for each Project Manager</w:t>
      </w:r>
      <w:r w:rsidRPr="006A1BA2">
        <w:t xml:space="preserve"> for inclusion into the </w:t>
      </w:r>
      <w:r w:rsidR="004A6935">
        <w:t>accounts</w:t>
      </w:r>
      <w:r w:rsidRPr="006A1BA2">
        <w:t xml:space="preserve">. </w:t>
      </w:r>
    </w:p>
    <w:p w14:paraId="497241DA" w14:textId="77777777" w:rsidR="00325A20" w:rsidRDefault="00325A20">
      <w:pPr>
        <w:pStyle w:val="ListParagraph"/>
        <w:rPr>
          <w:ins w:id="62" w:author="Kristian Mcclure" w:date="2026-06-25T21:34:00Z" w16du:dateUtc="2026-06-25T20:34:00Z"/>
        </w:rPr>
        <w:pPrChange w:id="63" w:author="Kristian Mcclure" w:date="2026-06-25T21:34:00Z" w16du:dateUtc="2026-06-25T20:34:00Z">
          <w:pPr>
            <w:pStyle w:val="ListParagraph"/>
            <w:numPr>
              <w:numId w:val="309"/>
            </w:numPr>
            <w:tabs>
              <w:tab w:val="num" w:pos="720"/>
            </w:tabs>
            <w:spacing w:after="0"/>
            <w:ind w:hanging="360"/>
          </w:pPr>
        </w:pPrChange>
      </w:pPr>
    </w:p>
    <w:p w14:paraId="7816B2EB" w14:textId="37F16C89" w:rsidR="00B908E8" w:rsidRDefault="00325A20" w:rsidP="0066160F">
      <w:pPr>
        <w:pStyle w:val="ListParagraph"/>
        <w:numPr>
          <w:ilvl w:val="0"/>
          <w:numId w:val="309"/>
        </w:numPr>
        <w:spacing w:after="0"/>
        <w:rPr>
          <w:ins w:id="64" w:author="Kristian Mcclure" w:date="2026-06-25T21:40:00Z" w16du:dateUtc="2026-06-25T20:40:00Z"/>
        </w:rPr>
      </w:pPr>
      <w:ins w:id="65" w:author="Kristian Mcclure" w:date="2026-06-25T21:34:00Z" w16du:dateUtc="2026-06-25T20:34:00Z">
        <w:r>
          <w:t>During the review of the Commercial Reports, the Commercial Manager is</w:t>
        </w:r>
      </w:ins>
      <w:ins w:id="66" w:author="Kristian Mcclure" w:date="2026-06-25T21:48:00Z" w16du:dateUtc="2026-06-25T20:48:00Z">
        <w:r w:rsidR="005A23F4">
          <w:t xml:space="preserve"> expected</w:t>
        </w:r>
      </w:ins>
      <w:ins w:id="67" w:author="Kristian Mcclure" w:date="2026-06-25T21:34:00Z" w16du:dateUtc="2026-06-25T20:34:00Z">
        <w:r>
          <w:t xml:space="preserve"> to </w:t>
        </w:r>
      </w:ins>
      <w:ins w:id="68" w:author="Kristian Mcclure" w:date="2026-06-25T21:48:00Z" w16du:dateUtc="2026-06-25T20:48:00Z">
        <w:r w:rsidR="005A23F4">
          <w:t>review</w:t>
        </w:r>
      </w:ins>
      <w:ins w:id="69" w:author="Kristian Mcclure" w:date="2026-06-25T21:38:00Z" w16du:dateUtc="2026-06-25T20:38:00Z">
        <w:r w:rsidR="00B908E8">
          <w:t xml:space="preserve"> and check</w:t>
        </w:r>
      </w:ins>
      <w:ins w:id="70" w:author="Kristian Mcclure" w:date="2026-06-25T21:34:00Z" w16du:dateUtc="2026-06-25T20:34:00Z">
        <w:r>
          <w:t xml:space="preserve"> all aspects of </w:t>
        </w:r>
      </w:ins>
      <w:ins w:id="71" w:author="Kristian Mcclure" w:date="2026-06-25T21:39:00Z" w16du:dateUtc="2026-06-25T20:39:00Z">
        <w:r w:rsidR="00B908E8">
          <w:t>each Commerical Report</w:t>
        </w:r>
      </w:ins>
      <w:ins w:id="72" w:author="Kristian Mcclure" w:date="2026-06-25T21:35:00Z" w16du:dateUtc="2026-06-25T20:35:00Z">
        <w:r>
          <w:t>, ensuring that</w:t>
        </w:r>
      </w:ins>
      <w:ins w:id="73" w:author="Kristian Mcclure" w:date="2026-06-25T21:48:00Z" w16du:dateUtc="2026-06-25T20:48:00Z">
        <w:r w:rsidR="005A23F4">
          <w:t>;</w:t>
        </w:r>
      </w:ins>
    </w:p>
    <w:p w14:paraId="19DAD969" w14:textId="77777777" w:rsidR="00B908E8" w:rsidRDefault="00B908E8">
      <w:pPr>
        <w:pStyle w:val="ListParagraph"/>
        <w:rPr>
          <w:ins w:id="74" w:author="Kristian Mcclure" w:date="2026-06-25T21:40:00Z" w16du:dateUtc="2026-06-25T20:40:00Z"/>
        </w:rPr>
        <w:pPrChange w:id="75" w:author="Kristian Mcclure" w:date="2026-06-25T21:40:00Z" w16du:dateUtc="2026-06-25T20:40:00Z">
          <w:pPr>
            <w:pStyle w:val="ListParagraph"/>
            <w:numPr>
              <w:numId w:val="309"/>
            </w:numPr>
            <w:tabs>
              <w:tab w:val="num" w:pos="720"/>
            </w:tabs>
            <w:spacing w:after="0"/>
            <w:ind w:hanging="360"/>
          </w:pPr>
        </w:pPrChange>
      </w:pPr>
    </w:p>
    <w:p w14:paraId="5170AB1D" w14:textId="646344B6" w:rsidR="00B908E8" w:rsidRDefault="00325A20" w:rsidP="00B908E8">
      <w:pPr>
        <w:pStyle w:val="ListParagraph"/>
        <w:numPr>
          <w:ilvl w:val="1"/>
          <w:numId w:val="309"/>
        </w:numPr>
        <w:spacing w:after="0"/>
        <w:rPr>
          <w:ins w:id="76" w:author="Kristian Mcclure" w:date="2026-06-25T21:40:00Z" w16du:dateUtc="2026-06-25T20:40:00Z"/>
        </w:rPr>
      </w:pPr>
      <w:ins w:id="77" w:author="Kristian Mcclure" w:date="2026-06-25T21:35:00Z" w16du:dateUtc="2026-06-25T20:35:00Z">
        <w:r>
          <w:t>Forecast Sales and Costs (</w:t>
        </w:r>
      </w:ins>
      <w:ins w:id="78" w:author="Kristian Mcclure" w:date="2026-06-25T21:36:00Z" w16du:dateUtc="2026-06-25T20:36:00Z">
        <w:r>
          <w:t>incurred, open, and cost to complete)</w:t>
        </w:r>
      </w:ins>
      <w:ins w:id="79" w:author="Kristian Mcclure" w:date="2026-06-25T21:35:00Z" w16du:dateUtc="2026-06-25T20:35:00Z">
        <w:r>
          <w:t xml:space="preserve"> are accurate</w:t>
        </w:r>
      </w:ins>
      <w:ins w:id="80" w:author="Kristian Mcclure" w:date="2026-06-25T21:48:00Z" w16du:dateUtc="2026-06-25T20:48:00Z">
        <w:r w:rsidR="005A23F4">
          <w:t xml:space="preserve"> as to the </w:t>
        </w:r>
      </w:ins>
      <w:ins w:id="81" w:author="Kristian Mcclure" w:date="2026-06-25T21:49:00Z" w16du:dateUtc="2026-06-25T20:49:00Z">
        <w:r w:rsidR="005A23F4">
          <w:t>Finance System &amp; Cost Reports,</w:t>
        </w:r>
      </w:ins>
      <w:ins w:id="82" w:author="Kristian Mcclure" w:date="2026-06-25T21:35:00Z" w16du:dateUtc="2026-06-25T20:35:00Z">
        <w:r>
          <w:t xml:space="preserve"> and reflective of the Project Analysis Reports,</w:t>
        </w:r>
      </w:ins>
      <w:ins w:id="83" w:author="Kristian Mcclure" w:date="2026-06-25T21:40:00Z" w16du:dateUtc="2026-06-25T20:40:00Z">
        <w:r w:rsidR="00B908E8">
          <w:t xml:space="preserve"> </w:t>
        </w:r>
      </w:ins>
    </w:p>
    <w:p w14:paraId="4BDE5E12" w14:textId="6D0702E6" w:rsidR="00B908E8" w:rsidRDefault="00B908E8" w:rsidP="00B908E8">
      <w:pPr>
        <w:pStyle w:val="ListParagraph"/>
        <w:numPr>
          <w:ilvl w:val="1"/>
          <w:numId w:val="309"/>
        </w:numPr>
        <w:spacing w:after="0"/>
        <w:rPr>
          <w:ins w:id="84" w:author="Kristian Mcclure" w:date="2026-06-25T21:41:00Z" w16du:dateUtc="2026-06-25T20:41:00Z"/>
        </w:rPr>
      </w:pPr>
      <w:ins w:id="85" w:author="Kristian Mcclure" w:date="2026-06-25T21:40:00Z" w16du:dateUtc="2026-06-25T20:40:00Z">
        <w:r>
          <w:t xml:space="preserve">All projects </w:t>
        </w:r>
      </w:ins>
      <w:ins w:id="86" w:author="Kristian Mcclure" w:date="2026-06-25T21:41:00Z" w16du:dateUtc="2026-06-25T20:41:00Z">
        <w:r>
          <w:t>are in a strong WIP and Cash</w:t>
        </w:r>
      </w:ins>
      <w:ins w:id="87" w:author="Kristian Mcclure" w:date="2026-06-25T21:49:00Z" w16du:dateUtc="2026-06-25T20:49:00Z">
        <w:r w:rsidR="005A23F4">
          <w:t xml:space="preserve"> Positive</w:t>
        </w:r>
      </w:ins>
      <w:ins w:id="88" w:author="Kristian Mcclure" w:date="2026-06-25T21:41:00Z" w16du:dateUtc="2026-06-25T20:41:00Z">
        <w:r>
          <w:t xml:space="preserve"> Position, </w:t>
        </w:r>
      </w:ins>
      <w:ins w:id="89" w:author="Kristian Mcclure" w:date="2026-06-25T21:40:00Z" w16du:dateUtc="2026-06-25T20:40:00Z">
        <w:r>
          <w:t>hav</w:t>
        </w:r>
      </w:ins>
      <w:ins w:id="90" w:author="Kristian Mcclure" w:date="2026-06-25T21:44:00Z" w16du:dateUtc="2026-06-25T20:44:00Z">
        <w:r>
          <w:t>ing</w:t>
        </w:r>
      </w:ins>
      <w:ins w:id="91" w:author="Kristian Mcclure" w:date="2026-06-25T21:40:00Z" w16du:dateUtc="2026-06-25T20:40:00Z">
        <w:r>
          <w:t xml:space="preserve"> been applied / invoiced</w:t>
        </w:r>
      </w:ins>
      <w:ins w:id="92" w:author="Kristian Mcclure" w:date="2026-06-25T21:41:00Z" w16du:dateUtc="2026-06-25T20:41:00Z">
        <w:r>
          <w:t xml:space="preserve"> on time in the period</w:t>
        </w:r>
      </w:ins>
      <w:ins w:id="93" w:author="Kristian Mcclure" w:date="2026-06-25T21:40:00Z" w16du:dateUtc="2026-06-25T20:40:00Z">
        <w:r>
          <w:t xml:space="preserve"> &amp; that this at least covers the cost of sales &amp; percentage for overhead</w:t>
        </w:r>
      </w:ins>
      <w:ins w:id="94" w:author="Kristian Mcclure" w:date="2026-06-25T21:44:00Z" w16du:dateUtc="2026-06-25T20:44:00Z">
        <w:r>
          <w:t xml:space="preserve">. </w:t>
        </w:r>
        <w:r w:rsidRPr="005A23F4">
          <w:rPr>
            <w:i/>
            <w:iCs/>
            <w:rPrChange w:id="95" w:author="Kristian Mcclure" w:date="2026-06-25T21:49:00Z" w16du:dateUtc="2026-06-25T20:49:00Z">
              <w:rPr/>
            </w:rPrChange>
          </w:rPr>
          <w:t xml:space="preserve">Note: where Applications are the mechanism to claim monies there may be </w:t>
        </w:r>
      </w:ins>
      <w:ins w:id="96" w:author="Kristian Mcclure" w:date="2026-06-25T21:45:00Z" w16du:dateUtc="2026-06-25T20:45:00Z">
        <w:r w:rsidRPr="005A23F4">
          <w:rPr>
            <w:i/>
            <w:iCs/>
            <w:rPrChange w:id="97" w:author="Kristian Mcclure" w:date="2026-06-25T21:49:00Z" w16du:dateUtc="2026-06-25T20:49:00Z">
              <w:rPr/>
            </w:rPrChange>
          </w:rPr>
          <w:t>a delay in Invoiced value, therefore the Commercial Manager is to take this into account</w:t>
        </w:r>
      </w:ins>
    </w:p>
    <w:p w14:paraId="39C6D262" w14:textId="30DF5168" w:rsidR="00B908E8" w:rsidRDefault="00B908E8" w:rsidP="00B908E8">
      <w:pPr>
        <w:pStyle w:val="ListParagraph"/>
        <w:numPr>
          <w:ilvl w:val="1"/>
          <w:numId w:val="309"/>
        </w:numPr>
        <w:spacing w:after="0"/>
        <w:rPr>
          <w:ins w:id="98" w:author="Kristian Mcclure" w:date="2026-06-25T21:42:00Z" w16du:dateUtc="2026-06-25T20:42:00Z"/>
        </w:rPr>
      </w:pPr>
      <w:ins w:id="99" w:author="Kristian Mcclure" w:date="2026-06-25T21:42:00Z" w16du:dateUtc="2026-06-25T20:42:00Z">
        <w:r>
          <w:t>Project Retention is populated where appropriate</w:t>
        </w:r>
      </w:ins>
    </w:p>
    <w:p w14:paraId="2E34D5EF" w14:textId="64E5241E" w:rsidR="00B908E8" w:rsidRDefault="00B908E8" w:rsidP="00B908E8">
      <w:pPr>
        <w:pStyle w:val="ListParagraph"/>
        <w:numPr>
          <w:ilvl w:val="1"/>
          <w:numId w:val="309"/>
        </w:numPr>
        <w:spacing w:after="0"/>
        <w:rPr>
          <w:ins w:id="100" w:author="Kristian Mcclure" w:date="2026-06-25T21:42:00Z" w16du:dateUtc="2026-06-25T20:42:00Z"/>
        </w:rPr>
      </w:pPr>
      <w:ins w:id="101" w:author="Kristian Mcclure" w:date="2026-06-25T21:42:00Z" w16du:dateUtc="2026-06-25T20:42:00Z">
        <w:r>
          <w:t>Final Retention date</w:t>
        </w:r>
      </w:ins>
      <w:ins w:id="102" w:author="Kristian Mcclure" w:date="2026-06-25T21:43:00Z" w16du:dateUtc="2026-06-25T20:43:00Z">
        <w:r>
          <w:t>s</w:t>
        </w:r>
      </w:ins>
      <w:ins w:id="103" w:author="Kristian Mcclure" w:date="2026-06-25T21:42:00Z" w16du:dateUtc="2026-06-25T20:42:00Z">
        <w:r>
          <w:t xml:space="preserve"> </w:t>
        </w:r>
      </w:ins>
      <w:ins w:id="104" w:author="Kristian Mcclure" w:date="2026-06-25T21:43:00Z" w16du:dateUtc="2026-06-25T20:43:00Z">
        <w:r>
          <w:t>are</w:t>
        </w:r>
      </w:ins>
      <w:ins w:id="105" w:author="Kristian Mcclure" w:date="2026-06-25T21:42:00Z" w16du:dateUtc="2026-06-25T20:42:00Z">
        <w:r>
          <w:t xml:space="preserve"> accurate and reflective of when the final retention is due to be claimed</w:t>
        </w:r>
      </w:ins>
    </w:p>
    <w:p w14:paraId="714F7A37" w14:textId="62BB6F9C" w:rsidR="00B908E8" w:rsidRDefault="00B908E8" w:rsidP="00B908E8">
      <w:pPr>
        <w:pStyle w:val="ListParagraph"/>
        <w:numPr>
          <w:ilvl w:val="1"/>
          <w:numId w:val="309"/>
        </w:numPr>
        <w:spacing w:after="0"/>
        <w:rPr>
          <w:ins w:id="106" w:author="Kristian Mcclure" w:date="2026-06-25T21:41:00Z" w16du:dateUtc="2026-06-25T20:41:00Z"/>
        </w:rPr>
      </w:pPr>
      <w:ins w:id="107" w:author="Kristian Mcclure" w:date="2026-06-25T21:42:00Z" w16du:dateUtc="2026-06-25T20:42:00Z">
        <w:r>
          <w:t>Project Completion Date</w:t>
        </w:r>
      </w:ins>
      <w:ins w:id="108" w:author="Kristian Mcclure" w:date="2026-06-25T21:43:00Z" w16du:dateUtc="2026-06-25T20:43:00Z">
        <w:r>
          <w:t>s</w:t>
        </w:r>
      </w:ins>
      <w:ins w:id="109" w:author="Kristian Mcclure" w:date="2026-06-25T21:42:00Z" w16du:dateUtc="2026-06-25T20:42:00Z">
        <w:r>
          <w:t xml:space="preserve"> </w:t>
        </w:r>
      </w:ins>
      <w:ins w:id="110" w:author="Kristian Mcclure" w:date="2026-06-25T21:43:00Z" w16du:dateUtc="2026-06-25T20:43:00Z">
        <w:r>
          <w:t>are</w:t>
        </w:r>
      </w:ins>
      <w:ins w:id="111" w:author="Kristian Mcclure" w:date="2026-06-25T21:42:00Z" w16du:dateUtc="2026-06-25T20:42:00Z">
        <w:r>
          <w:t xml:space="preserve"> </w:t>
        </w:r>
      </w:ins>
      <w:ins w:id="112" w:author="Kristian Mcclure" w:date="2026-06-25T21:43:00Z" w16du:dateUtc="2026-06-25T20:43:00Z">
        <w:r>
          <w:t>correct and reflective of the latest/ forecast Completion Date</w:t>
        </w:r>
      </w:ins>
    </w:p>
    <w:p w14:paraId="7DF174B7" w14:textId="77777777" w:rsidR="00B908E8" w:rsidRDefault="00B908E8" w:rsidP="00B908E8">
      <w:pPr>
        <w:pStyle w:val="ListParagraph"/>
        <w:numPr>
          <w:ilvl w:val="1"/>
          <w:numId w:val="309"/>
        </w:numPr>
        <w:spacing w:after="0"/>
        <w:rPr>
          <w:ins w:id="113" w:author="Kristian Mcclure" w:date="2026-06-25T21:45:00Z" w16du:dateUtc="2026-06-25T20:45:00Z"/>
        </w:rPr>
      </w:pPr>
      <w:ins w:id="114" w:author="Kristian Mcclure" w:date="2026-06-25T21:40:00Z" w16du:dateUtc="2026-06-25T20:40:00Z">
        <w:r>
          <w:t>Check all possible retentions have been applied</w:t>
        </w:r>
      </w:ins>
      <w:ins w:id="115" w:author="Kristian Mcclure" w:date="2026-06-25T21:45:00Z" w16du:dateUtc="2026-06-25T20:45:00Z">
        <w:r>
          <w:t>/ invoiced</w:t>
        </w:r>
      </w:ins>
      <w:ins w:id="116" w:author="Kristian Mcclure" w:date="2026-06-25T21:40:00Z" w16du:dateUtc="2026-06-25T20:40:00Z">
        <w:r>
          <w:t xml:space="preserve"> </w:t>
        </w:r>
      </w:ins>
      <w:ins w:id="117" w:author="Kristian Mcclure" w:date="2026-06-25T21:45:00Z" w16du:dateUtc="2026-06-25T20:45:00Z">
        <w:r>
          <w:t>accordingly</w:t>
        </w:r>
      </w:ins>
    </w:p>
    <w:p w14:paraId="72C1EEF2" w14:textId="3BAFC025" w:rsidR="00B908E8" w:rsidRDefault="00B908E8" w:rsidP="00B908E8">
      <w:pPr>
        <w:pStyle w:val="ListParagraph"/>
        <w:numPr>
          <w:ilvl w:val="1"/>
          <w:numId w:val="309"/>
        </w:numPr>
        <w:spacing w:after="0"/>
        <w:rPr>
          <w:ins w:id="118" w:author="Kristian Mcclure" w:date="2026-06-25T21:46:00Z" w16du:dateUtc="2026-06-25T20:46:00Z"/>
        </w:rPr>
      </w:pPr>
      <w:ins w:id="119" w:author="Kristian Mcclure" w:date="2026-06-25T21:40:00Z" w16du:dateUtc="2026-06-25T20:40:00Z">
        <w:r>
          <w:lastRenderedPageBreak/>
          <w:t>Check</w:t>
        </w:r>
      </w:ins>
      <w:ins w:id="120" w:author="Kristian Mcclure" w:date="2026-06-25T21:45:00Z" w16du:dateUtc="2026-06-25T20:45:00Z">
        <w:r>
          <w:t xml:space="preserve"> Left To In</w:t>
        </w:r>
      </w:ins>
      <w:ins w:id="121" w:author="Kristian Mcclure" w:date="2026-06-25T21:46:00Z" w16du:dateUtc="2026-06-25T20:46:00Z">
        <w:r>
          <w:t>voice and</w:t>
        </w:r>
      </w:ins>
      <w:ins w:id="122" w:author="Kristian Mcclure" w:date="2026-06-25T21:40:00Z" w16du:dateUtc="2026-06-25T20:40:00Z">
        <w:r>
          <w:t xml:space="preserve"> that there is nothing left to</w:t>
        </w:r>
      </w:ins>
      <w:ins w:id="123" w:author="Kristian Mcclure" w:date="2026-06-25T21:46:00Z" w16du:dateUtc="2026-06-25T20:46:00Z">
        <w:r>
          <w:t xml:space="preserve"> claim</w:t>
        </w:r>
      </w:ins>
      <w:ins w:id="124" w:author="Kristian Mcclure" w:date="2026-06-25T21:40:00Z" w16du:dateUtc="2026-06-25T20:40:00Z">
        <w:r>
          <w:t xml:space="preserve"> on completed projects</w:t>
        </w:r>
      </w:ins>
      <w:ins w:id="125" w:author="Kristian Mcclure" w:date="2026-06-25T21:46:00Z" w16du:dateUtc="2026-06-25T20:46:00Z">
        <w:r>
          <w:t>, and that these align with Final Accounts. Any discrepancies are to be reviewed</w:t>
        </w:r>
      </w:ins>
      <w:ins w:id="126" w:author="Kristian Mcclure" w:date="2026-06-25T21:50:00Z" w16du:dateUtc="2026-06-25T20:50:00Z">
        <w:r w:rsidR="00DD40DD">
          <w:t xml:space="preserve">/ </w:t>
        </w:r>
      </w:ins>
      <w:ins w:id="127" w:author="Kristian Mcclure" w:date="2026-06-25T21:46:00Z" w16du:dateUtc="2026-06-25T20:46:00Z">
        <w:r>
          <w:t>investigated</w:t>
        </w:r>
      </w:ins>
      <w:ins w:id="128" w:author="Kristian Mcclure" w:date="2026-06-25T21:50:00Z" w16du:dateUtc="2026-06-25T20:50:00Z">
        <w:r w:rsidR="00DD40DD">
          <w:t>, and claimed where required.</w:t>
        </w:r>
      </w:ins>
      <w:ins w:id="129" w:author="Kristian Mcclure" w:date="2026-06-25T21:46:00Z" w16du:dateUtc="2026-06-25T20:46:00Z">
        <w:r>
          <w:t xml:space="preserve"> </w:t>
        </w:r>
      </w:ins>
    </w:p>
    <w:p w14:paraId="3F3FCC5B" w14:textId="40437448" w:rsidR="00B908E8" w:rsidRDefault="00B908E8" w:rsidP="00B908E8">
      <w:pPr>
        <w:pStyle w:val="ListParagraph"/>
        <w:numPr>
          <w:ilvl w:val="1"/>
          <w:numId w:val="309"/>
        </w:numPr>
        <w:spacing w:after="0"/>
        <w:rPr>
          <w:ins w:id="130" w:author="Kristian Mcclure" w:date="2026-06-25T21:40:00Z" w16du:dateUtc="2026-06-25T20:40:00Z"/>
        </w:rPr>
      </w:pPr>
      <w:ins w:id="131" w:author="Kristian Mcclure" w:date="2026-06-25T21:40:00Z" w16du:dateUtc="2026-06-25T20:40:00Z">
        <w:r>
          <w:t>If there is any remaining profit / turnover on completed projects</w:t>
        </w:r>
      </w:ins>
      <w:ins w:id="132" w:author="Kristian Mcclure" w:date="2026-06-25T21:46:00Z" w16du:dateUtc="2026-06-25T20:46:00Z">
        <w:r>
          <w:t xml:space="preserve">, review and </w:t>
        </w:r>
      </w:ins>
      <w:ins w:id="133" w:author="Kristian Mcclure" w:date="2026-06-25T21:40:00Z" w16du:dateUtc="2026-06-25T20:40:00Z">
        <w:r>
          <w:t>investigate</w:t>
        </w:r>
      </w:ins>
      <w:ins w:id="134" w:author="Kristian Mcclure" w:date="2026-06-25T21:47:00Z" w16du:dateUtc="2026-06-25T20:47:00Z">
        <w:r>
          <w:t xml:space="preserve">, releasing or </w:t>
        </w:r>
        <w:r w:rsidR="005A23F4">
          <w:t>correcting any Forecasts as appropriate</w:t>
        </w:r>
      </w:ins>
      <w:ins w:id="135" w:author="Kristian Mcclure" w:date="2026-06-25T21:40:00Z" w16du:dateUtc="2026-06-25T20:40:00Z">
        <w:r>
          <w:t xml:space="preserve"> </w:t>
        </w:r>
      </w:ins>
      <w:ins w:id="136" w:author="Kristian Mcclure" w:date="2026-06-25T21:39:00Z" w16du:dateUtc="2026-06-25T20:39:00Z">
        <w:r>
          <w:t xml:space="preserve"> </w:t>
        </w:r>
      </w:ins>
    </w:p>
    <w:p w14:paraId="30C67B3B" w14:textId="12F021C9" w:rsidR="00325A20" w:rsidRDefault="005A23F4">
      <w:pPr>
        <w:pStyle w:val="ListParagraph"/>
        <w:numPr>
          <w:ilvl w:val="1"/>
          <w:numId w:val="309"/>
        </w:numPr>
        <w:spacing w:after="0"/>
        <w:pPrChange w:id="137" w:author="Kristian Mcclure" w:date="2026-06-25T21:40:00Z" w16du:dateUtc="2026-06-25T20:40:00Z">
          <w:pPr>
            <w:pStyle w:val="ListParagraph"/>
            <w:numPr>
              <w:numId w:val="309"/>
            </w:numPr>
            <w:tabs>
              <w:tab w:val="num" w:pos="720"/>
            </w:tabs>
            <w:spacing w:after="0"/>
            <w:ind w:hanging="360"/>
          </w:pPr>
        </w:pPrChange>
      </w:pPr>
      <w:ins w:id="138" w:author="Kristian Mcclure" w:date="2026-06-25T21:47:00Z" w16du:dateUtc="2026-06-25T20:47:00Z">
        <w:r>
          <w:t>A</w:t>
        </w:r>
      </w:ins>
      <w:ins w:id="139" w:author="Kristian Mcclure" w:date="2026-06-25T21:39:00Z" w16du:dateUtc="2026-06-25T20:39:00Z">
        <w:r w:rsidR="00B908E8">
          <w:t>ll values align correctly on the consolidated Business Unit Report,</w:t>
        </w:r>
      </w:ins>
      <w:ins w:id="140" w:author="Kristian Mcclure" w:date="2026-06-25T21:35:00Z" w16du:dateUtc="2026-06-25T20:35:00Z">
        <w:r w:rsidR="00325A20">
          <w:t xml:space="preserve"> </w:t>
        </w:r>
      </w:ins>
      <w:ins w:id="141" w:author="Kristian Mcclure" w:date="2026-06-25T21:36:00Z" w16du:dateUtc="2026-06-25T20:36:00Z">
        <w:r w:rsidR="00325A20">
          <w:t xml:space="preserve">and that </w:t>
        </w:r>
      </w:ins>
      <w:ins w:id="142" w:author="Kristian Mcclure" w:date="2026-06-25T21:47:00Z" w16du:dateUtc="2026-06-25T20:47:00Z">
        <w:r>
          <w:t>there is no discrepancies between the documents that may be carried through to the nex</w:t>
        </w:r>
      </w:ins>
      <w:ins w:id="143" w:author="Kristian Mcclure" w:date="2026-06-25T21:48:00Z" w16du:dateUtc="2026-06-25T20:48:00Z">
        <w:r>
          <w:t xml:space="preserve">t stage of reporting etc. </w:t>
        </w:r>
      </w:ins>
    </w:p>
    <w:p w14:paraId="45C466B4" w14:textId="77777777" w:rsidR="00BC207C" w:rsidRDefault="00BC207C" w:rsidP="0066160F">
      <w:pPr>
        <w:pStyle w:val="ListParagraph"/>
      </w:pPr>
    </w:p>
    <w:p w14:paraId="1AA4D000" w14:textId="319C2840" w:rsidR="00BC207C" w:rsidRPr="006A1BA2" w:rsidRDefault="00BC207C" w:rsidP="0066160F">
      <w:pPr>
        <w:pStyle w:val="ListParagraph"/>
        <w:numPr>
          <w:ilvl w:val="0"/>
          <w:numId w:val="309"/>
        </w:numPr>
        <w:spacing w:after="0"/>
      </w:pPr>
      <w:r>
        <w:t xml:space="preserve">Upon completion of the </w:t>
      </w:r>
      <w:r w:rsidR="00470BF9">
        <w:t>Monthly Project Commercial Reports 02-04-13</w:t>
      </w:r>
      <w:r>
        <w:t xml:space="preserve">, the </w:t>
      </w:r>
      <w:r w:rsidR="00EE6D86">
        <w:t xml:space="preserve">Commercial Manager </w:t>
      </w:r>
      <w:r>
        <w:t xml:space="preserve">is to inform </w:t>
      </w:r>
      <w:r w:rsidR="00470BF9">
        <w:t>a</w:t>
      </w:r>
      <w:r>
        <w:t>ccounts and</w:t>
      </w:r>
      <w:r w:rsidR="00470BF9">
        <w:t xml:space="preserve"> the Director</w:t>
      </w:r>
      <w:r>
        <w:t xml:space="preserve"> as to the reported positions and any movements (positive and negative) to the reported </w:t>
      </w:r>
      <w:r w:rsidR="00470BF9">
        <w:t>gross profit</w:t>
      </w:r>
      <w:r>
        <w:t xml:space="preserve"> position. </w:t>
      </w:r>
    </w:p>
    <w:p w14:paraId="3FCC43DA" w14:textId="77777777" w:rsidR="00BC207C" w:rsidRDefault="00BC207C" w:rsidP="0066160F">
      <w:pPr>
        <w:ind w:left="720"/>
      </w:pPr>
    </w:p>
    <w:p w14:paraId="1A53D059" w14:textId="70AAECC1" w:rsidR="00BC207C" w:rsidRPr="00CD5558" w:rsidRDefault="00BC207C" w:rsidP="0066160F">
      <w:r w:rsidRPr="000D23D9">
        <w:rPr>
          <w:b/>
          <w:bCs/>
        </w:rPr>
        <w:t>4.</w:t>
      </w:r>
      <w:r w:rsidR="00A148D2">
        <w:rPr>
          <w:b/>
          <w:bCs/>
        </w:rPr>
        <w:t>6</w:t>
      </w:r>
      <w:r w:rsidRPr="000D23D9">
        <w:rPr>
          <w:b/>
          <w:bCs/>
        </w:rPr>
        <w:t>.2 Risk and Opportunity Management</w:t>
      </w:r>
    </w:p>
    <w:p w14:paraId="1C6CAB1E" w14:textId="509428C3" w:rsidR="00BC207C" w:rsidRPr="00CD5558" w:rsidRDefault="00BC207C" w:rsidP="0066160F">
      <w:pPr>
        <w:numPr>
          <w:ilvl w:val="0"/>
          <w:numId w:val="310"/>
        </w:numPr>
      </w:pPr>
      <w:r w:rsidRPr="00CD5558">
        <w:t>A live risk and opportunity register shall be maintained, using Risk and Opportunity Register</w:t>
      </w:r>
      <w:r w:rsidR="000050B7">
        <w:t xml:space="preserve"> 02-04-53</w:t>
      </w:r>
      <w:r w:rsidRPr="00CD5558">
        <w:t xml:space="preserve">. </w:t>
      </w:r>
    </w:p>
    <w:p w14:paraId="0FED6E00" w14:textId="77777777" w:rsidR="00BC207C" w:rsidRPr="000D23D9" w:rsidRDefault="00BC207C" w:rsidP="0066160F">
      <w:pPr>
        <w:numPr>
          <w:ilvl w:val="0"/>
          <w:numId w:val="310"/>
        </w:numPr>
      </w:pPr>
      <w:r w:rsidRPr="000D23D9">
        <w:t xml:space="preserve">Financial impacts must be reflected in forecasts. </w:t>
      </w:r>
    </w:p>
    <w:p w14:paraId="0C957C7E" w14:textId="674A4969" w:rsidR="005C6A64" w:rsidRDefault="00000000" w:rsidP="0066160F">
      <w:pPr>
        <w:rPr>
          <w:b/>
          <w:bCs/>
        </w:rPr>
      </w:pPr>
      <w:r>
        <w:rPr>
          <w:b/>
          <w:bCs/>
        </w:rPr>
        <w:pict w14:anchorId="5DD59F3A">
          <v:rect id="_x0000_i1033" style="width:0;height:1.5pt" o:hrstd="t" o:hr="t" fillcolor="#a0a0a0" stroked="f"/>
        </w:pict>
      </w:r>
    </w:p>
    <w:p w14:paraId="68498E9D" w14:textId="2582236B" w:rsidR="00A148D2" w:rsidRPr="000D23D9" w:rsidRDefault="00A148D2" w:rsidP="0066160F">
      <w:pPr>
        <w:rPr>
          <w:b/>
          <w:bCs/>
        </w:rPr>
      </w:pPr>
      <w:r w:rsidRPr="000D23D9">
        <w:rPr>
          <w:b/>
          <w:bCs/>
        </w:rPr>
        <w:t>4.</w:t>
      </w:r>
      <w:r w:rsidR="00A340DA">
        <w:rPr>
          <w:b/>
          <w:bCs/>
        </w:rPr>
        <w:t>7</w:t>
      </w:r>
      <w:r w:rsidRPr="000D23D9">
        <w:rPr>
          <w:b/>
          <w:bCs/>
        </w:rPr>
        <w:t xml:space="preserve"> Records Management</w:t>
      </w:r>
    </w:p>
    <w:p w14:paraId="68F10974" w14:textId="77777777" w:rsidR="00A148D2" w:rsidRPr="000D23D9" w:rsidRDefault="00A148D2" w:rsidP="0066160F">
      <w:pPr>
        <w:numPr>
          <w:ilvl w:val="0"/>
          <w:numId w:val="312"/>
        </w:numPr>
      </w:pPr>
      <w:r w:rsidRPr="000D23D9">
        <w:t xml:space="preserve">The QS and PM shall maintain comprehensive project records, including: </w:t>
      </w:r>
    </w:p>
    <w:p w14:paraId="0204A0FA" w14:textId="77777777" w:rsidR="00A148D2" w:rsidRPr="000D23D9" w:rsidRDefault="00A148D2" w:rsidP="0066160F">
      <w:pPr>
        <w:numPr>
          <w:ilvl w:val="1"/>
          <w:numId w:val="312"/>
        </w:numPr>
      </w:pPr>
      <w:r w:rsidRPr="000D23D9">
        <w:t xml:space="preserve">Progress reports </w:t>
      </w:r>
    </w:p>
    <w:p w14:paraId="06A057A3" w14:textId="77777777" w:rsidR="00A148D2" w:rsidRPr="000D23D9" w:rsidRDefault="00A148D2" w:rsidP="0066160F">
      <w:pPr>
        <w:numPr>
          <w:ilvl w:val="1"/>
          <w:numId w:val="312"/>
        </w:numPr>
      </w:pPr>
      <w:r w:rsidRPr="000D23D9">
        <w:t xml:space="preserve">Programmes </w:t>
      </w:r>
      <w:r>
        <w:t>inc drop lines and revisions</w:t>
      </w:r>
    </w:p>
    <w:p w14:paraId="504EC043" w14:textId="77777777" w:rsidR="00A148D2" w:rsidRDefault="00A148D2" w:rsidP="0066160F">
      <w:pPr>
        <w:numPr>
          <w:ilvl w:val="1"/>
          <w:numId w:val="312"/>
        </w:numPr>
      </w:pPr>
      <w:r>
        <w:t xml:space="preserve">Marked-up progress </w:t>
      </w:r>
      <w:r w:rsidRPr="000D23D9">
        <w:t xml:space="preserve">Drawings </w:t>
      </w:r>
    </w:p>
    <w:p w14:paraId="7832B613" w14:textId="77777777" w:rsidR="00A148D2" w:rsidRPr="000D23D9" w:rsidRDefault="00A148D2" w:rsidP="0066160F">
      <w:pPr>
        <w:numPr>
          <w:ilvl w:val="1"/>
          <w:numId w:val="312"/>
        </w:numPr>
      </w:pPr>
      <w:r>
        <w:t>Drawing registers</w:t>
      </w:r>
    </w:p>
    <w:p w14:paraId="4C7FEF76" w14:textId="77777777" w:rsidR="00A148D2" w:rsidRDefault="00A148D2" w:rsidP="0066160F">
      <w:pPr>
        <w:numPr>
          <w:ilvl w:val="1"/>
          <w:numId w:val="312"/>
        </w:numPr>
      </w:pPr>
      <w:r w:rsidRPr="000D23D9">
        <w:t xml:space="preserve">Site records </w:t>
      </w:r>
      <w:r>
        <w:t>&amp; dairies</w:t>
      </w:r>
    </w:p>
    <w:p w14:paraId="631265BF" w14:textId="77777777" w:rsidR="00A148D2" w:rsidRPr="000D23D9" w:rsidRDefault="00A148D2" w:rsidP="0066160F">
      <w:pPr>
        <w:numPr>
          <w:ilvl w:val="1"/>
          <w:numId w:val="312"/>
        </w:numPr>
      </w:pPr>
      <w:r>
        <w:t>Handover sheets/ trackers</w:t>
      </w:r>
    </w:p>
    <w:p w14:paraId="53D62F18" w14:textId="77777777" w:rsidR="00A148D2" w:rsidRPr="000D23D9" w:rsidRDefault="00A148D2" w:rsidP="0066160F">
      <w:pPr>
        <w:numPr>
          <w:ilvl w:val="1"/>
          <w:numId w:val="312"/>
        </w:numPr>
      </w:pPr>
      <w:r w:rsidRPr="000D23D9">
        <w:t xml:space="preserve">Correspondence </w:t>
      </w:r>
    </w:p>
    <w:p w14:paraId="5AD99C56" w14:textId="2006EC61" w:rsidR="00A148D2" w:rsidRPr="000D23D9" w:rsidRDefault="00000000" w:rsidP="0066160F">
      <w:r>
        <w:rPr>
          <w:b/>
          <w:bCs/>
        </w:rPr>
        <w:pict w14:anchorId="27EF3D14">
          <v:rect id="_x0000_i1034" style="width:0;height:1.5pt" o:hrstd="t" o:hr="t" fillcolor="#a0a0a0" stroked="f"/>
        </w:pict>
      </w:r>
    </w:p>
    <w:p w14:paraId="694F694E" w14:textId="557548A6" w:rsidR="00A148D2" w:rsidRPr="000D23D9" w:rsidRDefault="00A148D2" w:rsidP="0066160F">
      <w:pPr>
        <w:rPr>
          <w:b/>
          <w:bCs/>
        </w:rPr>
      </w:pPr>
      <w:r w:rsidRPr="000D23D9">
        <w:rPr>
          <w:b/>
          <w:bCs/>
        </w:rPr>
        <w:t>4.</w:t>
      </w:r>
      <w:r w:rsidR="00A340DA">
        <w:rPr>
          <w:b/>
          <w:bCs/>
        </w:rPr>
        <w:t>8</w:t>
      </w:r>
      <w:r w:rsidRPr="000D23D9">
        <w:rPr>
          <w:b/>
          <w:bCs/>
        </w:rPr>
        <w:t xml:space="preserve"> Insurance Claims</w:t>
      </w:r>
    </w:p>
    <w:p w14:paraId="2687BBEA" w14:textId="3BC3541E" w:rsidR="00A148D2" w:rsidRPr="004839E7" w:rsidRDefault="00A148D2" w:rsidP="0066160F">
      <w:pPr>
        <w:numPr>
          <w:ilvl w:val="0"/>
          <w:numId w:val="313"/>
        </w:numPr>
      </w:pPr>
      <w:r w:rsidRPr="004839E7">
        <w:t xml:space="preserve">When an event occurs that is likely to be an Insurance claim, the </w:t>
      </w:r>
      <w:r w:rsidR="002645BF">
        <w:t>Commerc</w:t>
      </w:r>
      <w:r w:rsidR="004619BE">
        <w:t>i</w:t>
      </w:r>
      <w:r w:rsidR="002645BF">
        <w:t>al Manager</w:t>
      </w:r>
      <w:r w:rsidRPr="004839E7">
        <w:t xml:space="preserve"> is to inform the Insurance Broker. </w:t>
      </w:r>
    </w:p>
    <w:p w14:paraId="4040CD09" w14:textId="1CD53D2A" w:rsidR="00A148D2" w:rsidRPr="004839E7" w:rsidRDefault="00A148D2" w:rsidP="0066160F">
      <w:pPr>
        <w:numPr>
          <w:ilvl w:val="0"/>
          <w:numId w:val="313"/>
        </w:numPr>
      </w:pPr>
      <w:r w:rsidRPr="004839E7">
        <w:lastRenderedPageBreak/>
        <w:t xml:space="preserve">The </w:t>
      </w:r>
      <w:r w:rsidR="00C468D5">
        <w:t>Commercial Manager</w:t>
      </w:r>
      <w:r w:rsidRPr="004839E7">
        <w:t xml:space="preserve"> is to be the key contact for the company in its dealings with the broker and the insurance company when a claim arises</w:t>
      </w:r>
      <w:r w:rsidR="00C468D5">
        <w:t xml:space="preserve"> </w:t>
      </w:r>
      <w:r w:rsidRPr="004839E7">
        <w:t xml:space="preserve">as and when necessary. </w:t>
      </w:r>
    </w:p>
    <w:p w14:paraId="1106A19F" w14:textId="3D5DFD19" w:rsidR="00A148D2" w:rsidRDefault="00A148D2" w:rsidP="0066160F">
      <w:pPr>
        <w:pStyle w:val="ListParagraph"/>
        <w:numPr>
          <w:ilvl w:val="0"/>
          <w:numId w:val="313"/>
        </w:numPr>
      </w:pPr>
      <w:r w:rsidRPr="004839E7">
        <w:t>The P</w:t>
      </w:r>
      <w:r w:rsidR="0040058A">
        <w:t>roject Manager</w:t>
      </w:r>
      <w:r w:rsidRPr="004839E7">
        <w:t xml:space="preserve"> is to provide technical or other project documentation in support of any claim the company might have to pursue or defend.</w:t>
      </w:r>
    </w:p>
    <w:p w14:paraId="467311F3" w14:textId="77777777" w:rsidR="00A148D2" w:rsidRDefault="00A148D2" w:rsidP="0066160F">
      <w:pPr>
        <w:pStyle w:val="ListParagraph"/>
      </w:pPr>
    </w:p>
    <w:p w14:paraId="4784722A" w14:textId="32AD266F" w:rsidR="00A148D2" w:rsidRPr="004839E7" w:rsidRDefault="0040058A" w:rsidP="0066160F">
      <w:pPr>
        <w:pStyle w:val="ListParagraph"/>
        <w:numPr>
          <w:ilvl w:val="0"/>
          <w:numId w:val="313"/>
        </w:numPr>
      </w:pPr>
      <w:r>
        <w:t>The Project Manager is</w:t>
      </w:r>
      <w:r w:rsidR="00A148D2">
        <w:t xml:space="preserve"> to ensure that all relevant documents and records associated are stored </w:t>
      </w:r>
      <w:r>
        <w:t xml:space="preserve">in the project folder </w:t>
      </w:r>
      <w:r w:rsidR="00A148D2">
        <w:t xml:space="preserve">on SharePoint in </w:t>
      </w:r>
      <w:r>
        <w:t>location 04</w:t>
      </w:r>
      <w:r w:rsidR="0066160F">
        <w:t xml:space="preserve"> in the</w:t>
      </w:r>
      <w:r w:rsidR="00A148D2">
        <w:t xml:space="preserve"> appropriate location for ease of access and location. </w:t>
      </w:r>
    </w:p>
    <w:p w14:paraId="3F1C9BC3" w14:textId="77777777" w:rsidR="00A148D2" w:rsidRPr="004839E7" w:rsidRDefault="00A148D2" w:rsidP="0066160F">
      <w:pPr>
        <w:pStyle w:val="ListParagraph"/>
      </w:pPr>
      <w:r w:rsidRPr="004839E7">
        <w:t xml:space="preserve"> </w:t>
      </w:r>
    </w:p>
    <w:p w14:paraId="47904DE6" w14:textId="0E9E2802" w:rsidR="00A148D2" w:rsidRPr="004839E7" w:rsidRDefault="00A148D2" w:rsidP="0066160F">
      <w:pPr>
        <w:pStyle w:val="ListParagraph"/>
        <w:numPr>
          <w:ilvl w:val="0"/>
          <w:numId w:val="313"/>
        </w:numPr>
      </w:pPr>
      <w:r w:rsidRPr="004839E7">
        <w:t xml:space="preserve">The </w:t>
      </w:r>
      <w:r w:rsidR="0066160F">
        <w:t>Commercial Manager</w:t>
      </w:r>
      <w:r w:rsidRPr="004839E7">
        <w:t xml:space="preserve"> will liaise with the </w:t>
      </w:r>
      <w:r w:rsidR="0066160F">
        <w:t>Project Manager</w:t>
      </w:r>
      <w:r w:rsidRPr="004839E7">
        <w:t xml:space="preserve"> and others, as appropriate, to help ensure the timely production of any information the insurer needs, and to help ensure the company acts in accordance with the requirements of its policies.</w:t>
      </w:r>
    </w:p>
    <w:p w14:paraId="06094407" w14:textId="55442EC8" w:rsidR="00A148D2" w:rsidRPr="000D23D9" w:rsidRDefault="00000000" w:rsidP="0066160F">
      <w:r>
        <w:rPr>
          <w:b/>
          <w:bCs/>
        </w:rPr>
        <w:pict w14:anchorId="44A6FCFC">
          <v:rect id="_x0000_i1035" style="width:0;height:1.5pt" o:hrstd="t" o:hr="t" fillcolor="#a0a0a0" stroked="f"/>
        </w:pict>
      </w:r>
    </w:p>
    <w:p w14:paraId="2C83815C" w14:textId="7CD9467C" w:rsidR="00A148D2" w:rsidRPr="000D23D9" w:rsidRDefault="00A148D2" w:rsidP="0066160F">
      <w:pPr>
        <w:rPr>
          <w:b/>
          <w:bCs/>
        </w:rPr>
      </w:pPr>
      <w:r w:rsidRPr="000D23D9">
        <w:rPr>
          <w:b/>
          <w:bCs/>
        </w:rPr>
        <w:t>4.</w:t>
      </w:r>
      <w:r w:rsidR="00A340DA">
        <w:rPr>
          <w:b/>
          <w:bCs/>
        </w:rPr>
        <w:t>9</w:t>
      </w:r>
      <w:r w:rsidRPr="000D23D9">
        <w:rPr>
          <w:b/>
          <w:bCs/>
        </w:rPr>
        <w:t xml:space="preserve"> Project Completion</w:t>
      </w:r>
    </w:p>
    <w:p w14:paraId="4C065E78" w14:textId="4CA35AA3" w:rsidR="00A148D2" w:rsidRPr="000D23D9" w:rsidRDefault="00A148D2" w:rsidP="0066160F">
      <w:pPr>
        <w:rPr>
          <w:b/>
          <w:bCs/>
        </w:rPr>
      </w:pPr>
      <w:r w:rsidRPr="000D23D9">
        <w:rPr>
          <w:b/>
          <w:bCs/>
        </w:rPr>
        <w:t>4.</w:t>
      </w:r>
      <w:r w:rsidR="00A340DA">
        <w:rPr>
          <w:b/>
          <w:bCs/>
        </w:rPr>
        <w:t>9</w:t>
      </w:r>
      <w:r w:rsidRPr="000D23D9">
        <w:rPr>
          <w:b/>
          <w:bCs/>
        </w:rPr>
        <w:t>.1 Upstream Final Account</w:t>
      </w:r>
    </w:p>
    <w:p w14:paraId="2B62F657" w14:textId="05F90EF5" w:rsidR="00A148D2" w:rsidRDefault="00A148D2" w:rsidP="0066160F">
      <w:pPr>
        <w:pStyle w:val="ListParagraph"/>
        <w:numPr>
          <w:ilvl w:val="0"/>
          <w:numId w:val="316"/>
        </w:numPr>
      </w:pPr>
      <w:r>
        <w:t xml:space="preserve">Project </w:t>
      </w:r>
      <w:r w:rsidR="00747771">
        <w:t>f</w:t>
      </w:r>
      <w:r>
        <w:t xml:space="preserve">inal </w:t>
      </w:r>
      <w:r w:rsidR="00747771">
        <w:t>a</w:t>
      </w:r>
      <w:r>
        <w:t>ccount is to be collated and submit</w:t>
      </w:r>
      <w:r w:rsidR="00747771">
        <w:t>ted</w:t>
      </w:r>
      <w:r>
        <w:t xml:space="preserve"> with the accompanying </w:t>
      </w:r>
      <w:r w:rsidR="00747771">
        <w:t xml:space="preserve">Project </w:t>
      </w:r>
      <w:r>
        <w:t>Final Account Statement</w:t>
      </w:r>
      <w:r w:rsidR="00747771">
        <w:t xml:space="preserve"> 02-04-16</w:t>
      </w:r>
      <w:r>
        <w:t xml:space="preserve">, in accordance with </w:t>
      </w:r>
      <w:r w:rsidR="00747771">
        <w:t>c</w:t>
      </w:r>
      <w:r>
        <w:t xml:space="preserve">ontract </w:t>
      </w:r>
      <w:r w:rsidR="00747771">
        <w:t>d</w:t>
      </w:r>
      <w:r>
        <w:t>eadlines</w:t>
      </w:r>
      <w:r w:rsidR="00747771">
        <w:t>.</w:t>
      </w:r>
    </w:p>
    <w:p w14:paraId="0E912BCB" w14:textId="77777777" w:rsidR="00A148D2" w:rsidRDefault="00A148D2" w:rsidP="0066160F">
      <w:pPr>
        <w:pStyle w:val="ListParagraph"/>
      </w:pPr>
    </w:p>
    <w:p w14:paraId="7249C975" w14:textId="44B96DBB" w:rsidR="00A148D2" w:rsidRDefault="00A148D2" w:rsidP="0066160F">
      <w:pPr>
        <w:pStyle w:val="ListParagraph"/>
        <w:numPr>
          <w:ilvl w:val="0"/>
          <w:numId w:val="316"/>
        </w:numPr>
      </w:pPr>
      <w:r w:rsidRPr="00816590">
        <w:t xml:space="preserve">Upstream accounts should ideally be agreed </w:t>
      </w:r>
      <w:r w:rsidR="004E0DAE">
        <w:t>swift</w:t>
      </w:r>
      <w:r w:rsidR="00B00A27">
        <w:t>ly</w:t>
      </w:r>
      <w:r w:rsidRPr="00816590">
        <w:t xml:space="preserve">. </w:t>
      </w:r>
    </w:p>
    <w:p w14:paraId="13C28EFC" w14:textId="77777777" w:rsidR="00A148D2" w:rsidRDefault="00A148D2" w:rsidP="0066160F">
      <w:pPr>
        <w:pStyle w:val="ListParagraph"/>
      </w:pPr>
    </w:p>
    <w:p w14:paraId="29F4083B" w14:textId="3F66C5BE" w:rsidR="00A148D2" w:rsidRDefault="00A148D2" w:rsidP="0066160F">
      <w:pPr>
        <w:pStyle w:val="ListParagraph"/>
        <w:numPr>
          <w:ilvl w:val="0"/>
          <w:numId w:val="316"/>
        </w:numPr>
      </w:pPr>
      <w:r w:rsidRPr="00816590">
        <w:t xml:space="preserve">The Director or their delegated person is authorised to sign off the client’s final account statement. </w:t>
      </w:r>
    </w:p>
    <w:p w14:paraId="11EC7922" w14:textId="6D8F2BF8" w:rsidR="00A148D2" w:rsidRPr="000D23D9" w:rsidRDefault="00A148D2" w:rsidP="0066160F">
      <w:pPr>
        <w:rPr>
          <w:b/>
          <w:bCs/>
        </w:rPr>
      </w:pPr>
      <w:r w:rsidRPr="000D23D9">
        <w:rPr>
          <w:b/>
          <w:bCs/>
        </w:rPr>
        <w:t>4.</w:t>
      </w:r>
      <w:r w:rsidR="00A340DA">
        <w:rPr>
          <w:b/>
          <w:bCs/>
        </w:rPr>
        <w:t>9</w:t>
      </w:r>
      <w:r w:rsidRPr="000D23D9">
        <w:rPr>
          <w:b/>
          <w:bCs/>
        </w:rPr>
        <w:t>.2 Downstream Final Account</w:t>
      </w:r>
    </w:p>
    <w:p w14:paraId="37EFBB95" w14:textId="3E27F54E" w:rsidR="00A148D2" w:rsidRDefault="00A148D2" w:rsidP="0066160F">
      <w:pPr>
        <w:numPr>
          <w:ilvl w:val="0"/>
          <w:numId w:val="314"/>
        </w:numPr>
      </w:pPr>
      <w:r w:rsidRPr="000D23D9">
        <w:t xml:space="preserve">All </w:t>
      </w:r>
      <w:r w:rsidR="009678CE">
        <w:t>s</w:t>
      </w:r>
      <w:r w:rsidRPr="000D23D9">
        <w:t>ub</w:t>
      </w:r>
      <w:r w:rsidR="009678CE">
        <w:t>-</w:t>
      </w:r>
      <w:r w:rsidRPr="000D23D9">
        <w:t xml:space="preserve">contract accounts must be </w:t>
      </w:r>
      <w:r w:rsidR="009678CE">
        <w:t>settled</w:t>
      </w:r>
      <w:r w:rsidRPr="000D23D9">
        <w:t xml:space="preserve"> in alignment with upstream settlement. </w:t>
      </w:r>
    </w:p>
    <w:p w14:paraId="02FC1FBF" w14:textId="277069B0" w:rsidR="00A148D2" w:rsidRPr="000D23D9" w:rsidRDefault="00A148D2" w:rsidP="0066160F">
      <w:pPr>
        <w:numPr>
          <w:ilvl w:val="0"/>
          <w:numId w:val="314"/>
        </w:numPr>
      </w:pPr>
      <w:r w:rsidRPr="008126C2">
        <w:t xml:space="preserve">Agreement of the </w:t>
      </w:r>
      <w:r w:rsidR="00083C18">
        <w:t xml:space="preserve">sub-contractor </w:t>
      </w:r>
      <w:r w:rsidR="009678CE">
        <w:t xml:space="preserve">final </w:t>
      </w:r>
      <w:r w:rsidRPr="008126C2">
        <w:t xml:space="preserve">account will be confirmed by receipt of a signed </w:t>
      </w:r>
      <w:r w:rsidR="000133BA">
        <w:t>Sub-Contractor Final Account S</w:t>
      </w:r>
      <w:r w:rsidRPr="008126C2">
        <w:t xml:space="preserve">tatement </w:t>
      </w:r>
      <w:r w:rsidR="000133BA">
        <w:t>02-04-16</w:t>
      </w:r>
      <w:r w:rsidRPr="008126C2">
        <w:t>.</w:t>
      </w:r>
    </w:p>
    <w:p w14:paraId="1D5A82FC" w14:textId="3922F80C" w:rsidR="00A148D2" w:rsidRPr="000D23D9" w:rsidRDefault="00A148D2" w:rsidP="0066160F">
      <w:pPr>
        <w:rPr>
          <w:b/>
          <w:bCs/>
        </w:rPr>
      </w:pPr>
      <w:r w:rsidRPr="000D23D9">
        <w:rPr>
          <w:b/>
          <w:bCs/>
        </w:rPr>
        <w:t>4.</w:t>
      </w:r>
      <w:r w:rsidR="00A340DA">
        <w:rPr>
          <w:b/>
          <w:bCs/>
        </w:rPr>
        <w:t>9</w:t>
      </w:r>
      <w:r w:rsidRPr="000D23D9">
        <w:rPr>
          <w:b/>
          <w:bCs/>
        </w:rPr>
        <w:t>.3 Contract Close-Out</w:t>
      </w:r>
    </w:p>
    <w:p w14:paraId="345FB18D" w14:textId="391143B1" w:rsidR="00A148D2" w:rsidRDefault="00A148D2" w:rsidP="0066160F">
      <w:pPr>
        <w:pStyle w:val="ListParagraph"/>
        <w:numPr>
          <w:ilvl w:val="0"/>
          <w:numId w:val="315"/>
        </w:numPr>
        <w:spacing w:after="0"/>
      </w:pPr>
      <w:r>
        <w:t xml:space="preserve">Upon achieving </w:t>
      </w:r>
      <w:r w:rsidR="000133BA">
        <w:t>p</w:t>
      </w:r>
      <w:r>
        <w:t xml:space="preserve">ractical </w:t>
      </w:r>
      <w:r w:rsidR="000133BA">
        <w:t>c</w:t>
      </w:r>
      <w:r>
        <w:t xml:space="preserve">ompletion of the project or our </w:t>
      </w:r>
      <w:r w:rsidR="000133BA">
        <w:t>w</w:t>
      </w:r>
      <w:r>
        <w:t>orks, the QS is to issue a Completion Notice</w:t>
      </w:r>
      <w:r w:rsidR="00F72298">
        <w:t xml:space="preserve"> 02</w:t>
      </w:r>
      <w:r w:rsidR="001C3E99">
        <w:t>-04-54 to</w:t>
      </w:r>
      <w:r>
        <w:t xml:space="preserve"> the </w:t>
      </w:r>
      <w:r w:rsidR="001C3E99">
        <w:t>c</w:t>
      </w:r>
      <w:r>
        <w:t xml:space="preserve">lient. </w:t>
      </w:r>
    </w:p>
    <w:p w14:paraId="562B3AF3" w14:textId="77777777" w:rsidR="00A148D2" w:rsidRDefault="00A148D2" w:rsidP="0066160F">
      <w:pPr>
        <w:pStyle w:val="ListParagraph"/>
        <w:spacing w:after="0"/>
      </w:pPr>
    </w:p>
    <w:p w14:paraId="5381561E" w14:textId="3BC255DA" w:rsidR="00A148D2" w:rsidRPr="00736B6D" w:rsidRDefault="00A148D2" w:rsidP="0066160F">
      <w:pPr>
        <w:pStyle w:val="ListParagraph"/>
        <w:numPr>
          <w:ilvl w:val="0"/>
          <w:numId w:val="315"/>
        </w:numPr>
        <w:spacing w:after="0"/>
      </w:pPr>
      <w:r w:rsidRPr="00736B6D">
        <w:t>The QS and P</w:t>
      </w:r>
      <w:r w:rsidR="001C3E99">
        <w:t>roject Manager</w:t>
      </w:r>
      <w:r w:rsidRPr="00736B6D">
        <w:t xml:space="preserve"> is to ensure the company is in receipt of a practical completion certificate and certificate of making good defects. </w:t>
      </w:r>
    </w:p>
    <w:p w14:paraId="23D18E93" w14:textId="77777777" w:rsidR="00A148D2" w:rsidRPr="007B272E" w:rsidRDefault="00A148D2" w:rsidP="0066160F">
      <w:pPr>
        <w:pStyle w:val="ListParagraph"/>
        <w:spacing w:after="0"/>
      </w:pPr>
    </w:p>
    <w:p w14:paraId="3957506E" w14:textId="77777777" w:rsidR="00A148D2" w:rsidRPr="007B272E" w:rsidRDefault="00A148D2" w:rsidP="0066160F">
      <w:pPr>
        <w:pStyle w:val="ListParagraph"/>
        <w:numPr>
          <w:ilvl w:val="0"/>
          <w:numId w:val="315"/>
        </w:numPr>
        <w:spacing w:after="0"/>
      </w:pPr>
      <w:r w:rsidRPr="007B272E">
        <w:t>In any event, the QS is to record in writing the date when completion of the works is achieved.</w:t>
      </w:r>
    </w:p>
    <w:p w14:paraId="65B55A2F" w14:textId="77777777" w:rsidR="00A148D2" w:rsidRPr="007B272E" w:rsidRDefault="00A148D2" w:rsidP="0066160F">
      <w:pPr>
        <w:spacing w:after="0"/>
      </w:pPr>
    </w:p>
    <w:p w14:paraId="7E53BD5F" w14:textId="43541B19" w:rsidR="002A7F73" w:rsidRPr="000D23D9" w:rsidRDefault="00A148D2" w:rsidP="00DB518E">
      <w:r w:rsidRPr="007B272E">
        <w:t xml:space="preserve">When projects are complete &amp; all retentions applied and paid, the project is to be marked as complete and shall be formally closed and </w:t>
      </w:r>
      <w:r w:rsidR="00D974BB">
        <w:t xml:space="preserve">removed from </w:t>
      </w:r>
      <w:r w:rsidRPr="007B272E">
        <w:t xml:space="preserve">the </w:t>
      </w:r>
      <w:r w:rsidR="00FB1CB2">
        <w:t>monthly c</w:t>
      </w:r>
      <w:r w:rsidRPr="007B272E">
        <w:t xml:space="preserve">ommercial </w:t>
      </w:r>
      <w:r w:rsidR="00FB1CB2">
        <w:t>r</w:t>
      </w:r>
      <w:r w:rsidRPr="007B272E">
        <w:t xml:space="preserve">eport </w:t>
      </w:r>
      <w:r w:rsidR="00D974BB">
        <w:t>and marked as closed on the</w:t>
      </w:r>
      <w:r w:rsidRPr="007B272E">
        <w:t xml:space="preserve"> </w:t>
      </w:r>
      <w:r w:rsidR="00FB1CB2">
        <w:t>account</w:t>
      </w:r>
      <w:r w:rsidR="00D974BB">
        <w:t>’</w:t>
      </w:r>
      <w:r w:rsidR="00FB1CB2">
        <w:t>s software</w:t>
      </w:r>
      <w:r w:rsidRPr="007B272E">
        <w:t xml:space="preserve">. </w:t>
      </w:r>
      <w:r w:rsidR="00D974BB" w:rsidRPr="00320D94">
        <w:t>Furthermore,</w:t>
      </w:r>
      <w:r w:rsidR="00320D94" w:rsidRPr="00320D94">
        <w:t xml:space="preserve"> the contract folder on Share</w:t>
      </w:r>
      <w:r w:rsidR="00BA4289">
        <w:t>P</w:t>
      </w:r>
      <w:r w:rsidR="00320D94" w:rsidRPr="00320D94">
        <w:t>oint will be moved to completed contracts.</w:t>
      </w:r>
    </w:p>
    <w:p w14:paraId="42D25F09" w14:textId="7D6E1708" w:rsidR="001C1C28" w:rsidRDefault="00000000" w:rsidP="001C1C28">
      <w:r>
        <w:rPr>
          <w:b/>
          <w:bCs/>
        </w:rPr>
        <w:pict w14:anchorId="05934296">
          <v:rect id="_x0000_i1036" style="width:0;height:1.5pt" o:hralign="center" o:hrstd="t" o:hr="t" fillcolor="#a0a0a0" stroked="f"/>
        </w:pict>
      </w:r>
    </w:p>
    <w:p w14:paraId="1B94C492" w14:textId="77777777" w:rsidR="001C1C28" w:rsidRDefault="001C1C28" w:rsidP="001C1C28">
      <w:r>
        <w:rPr>
          <w:b/>
        </w:rPr>
        <w:t>5. Compliance / Key Rules</w:t>
      </w:r>
    </w:p>
    <w:p w14:paraId="3545E8E3" w14:textId="77777777" w:rsidR="001C1C28" w:rsidRDefault="001C1C28" w:rsidP="001621E0">
      <w:pPr>
        <w:pStyle w:val="ListParagraph"/>
        <w:numPr>
          <w:ilvl w:val="0"/>
          <w:numId w:val="341"/>
        </w:numPr>
      </w:pPr>
      <w:r>
        <w:t>Commercial reporting dates must be adhered to.</w:t>
      </w:r>
    </w:p>
    <w:p w14:paraId="560409C1" w14:textId="77777777" w:rsidR="001C1C28" w:rsidRDefault="001C1C28" w:rsidP="001621E0">
      <w:pPr>
        <w:pStyle w:val="ListParagraph"/>
        <w:numPr>
          <w:ilvl w:val="0"/>
          <w:numId w:val="341"/>
        </w:numPr>
      </w:pPr>
      <w:r>
        <w:t>All applications and invoicing must be accurate and traceable.</w:t>
      </w:r>
    </w:p>
    <w:p w14:paraId="73F72147" w14:textId="77777777" w:rsidR="001C1C28" w:rsidRDefault="001C1C28" w:rsidP="001621E0">
      <w:pPr>
        <w:pStyle w:val="ListParagraph"/>
        <w:numPr>
          <w:ilvl w:val="0"/>
          <w:numId w:val="341"/>
        </w:numPr>
      </w:pPr>
      <w:r>
        <w:t>Completed projects must be closed correctly.</w:t>
      </w:r>
    </w:p>
    <w:p w14:paraId="6AC49DC5" w14:textId="77777777" w:rsidR="001C1C28" w:rsidRDefault="001C1C28" w:rsidP="001621E0">
      <w:pPr>
        <w:pStyle w:val="ListParagraph"/>
        <w:numPr>
          <w:ilvl w:val="0"/>
          <w:numId w:val="341"/>
        </w:numPr>
      </w:pPr>
      <w:r>
        <w:t>Commercial reporting must align with management accounts.</w:t>
      </w:r>
    </w:p>
    <w:p w14:paraId="13E58DDF" w14:textId="77777777" w:rsidR="001C1C28" w:rsidRDefault="001C1C28" w:rsidP="001621E0">
      <w:pPr>
        <w:pStyle w:val="ListParagraph"/>
        <w:numPr>
          <w:ilvl w:val="0"/>
          <w:numId w:val="341"/>
        </w:numPr>
      </w:pPr>
      <w:r>
        <w:t>Cashflow forecasting must remain up to date.</w:t>
      </w:r>
    </w:p>
    <w:p w14:paraId="68806EDD" w14:textId="79472EDE" w:rsidR="001C1C28" w:rsidRDefault="00000000" w:rsidP="001C1C28">
      <w:r>
        <w:rPr>
          <w:b/>
          <w:bCs/>
        </w:rPr>
        <w:pict w14:anchorId="3734A268">
          <v:rect id="_x0000_i1037" style="width:0;height:1.5pt" o:hralign="center" o:hrstd="t" o:hr="t" fillcolor="#a0a0a0" stroked="f"/>
        </w:pict>
      </w:r>
    </w:p>
    <w:p w14:paraId="2229FFBC" w14:textId="77777777" w:rsidR="001C1C28" w:rsidRPr="00325A20" w:rsidRDefault="001C1C28" w:rsidP="001C1C28">
      <w:pPr>
        <w:rPr>
          <w:lang w:val="fr-FR"/>
        </w:rPr>
      </w:pPr>
      <w:r w:rsidRPr="00A07C0B">
        <w:rPr>
          <w:b/>
          <w:lang w:val="fr-FR"/>
        </w:rPr>
        <w:t xml:space="preserve">6. Records / </w:t>
      </w:r>
      <w:r w:rsidRPr="00325A20">
        <w:rPr>
          <w:b/>
          <w:lang w:val="fr-FR"/>
        </w:rPr>
        <w:t>Documentation</w:t>
      </w:r>
    </w:p>
    <w:p w14:paraId="5FB68B16" w14:textId="4B4668A7" w:rsidR="00325A20" w:rsidRPr="00325A20" w:rsidRDefault="00325A20" w:rsidP="0024463A">
      <w:pPr>
        <w:pStyle w:val="ListParagraph"/>
        <w:numPr>
          <w:ilvl w:val="0"/>
          <w:numId w:val="340"/>
        </w:numPr>
        <w:rPr>
          <w:ins w:id="144" w:author="Kristian Mcclure" w:date="2026-06-25T21:31:00Z" w16du:dateUtc="2026-06-25T20:31:00Z"/>
          <w:lang w:val="fr-FR"/>
        </w:rPr>
      </w:pPr>
      <w:ins w:id="145" w:author="Kristian Mcclure" w:date="2026-06-25T21:31:00Z" w16du:dateUtc="2026-06-25T20:31:00Z">
        <w:r w:rsidRPr="00325A20">
          <w:rPr>
            <w:bCs/>
          </w:rPr>
          <w:t xml:space="preserve">02-04-55 </w:t>
        </w:r>
        <w:r w:rsidRPr="00325A20">
          <w:rPr>
            <w:lang w:val="fr-FR"/>
            <w:rPrChange w:id="146" w:author="Kristian Mcclure" w:date="2026-06-25T21:31:00Z" w16du:dateUtc="2026-06-25T20:31:00Z">
              <w:rPr>
                <w:highlight w:val="yellow"/>
                <w:lang w:val="fr-FR"/>
              </w:rPr>
            </w:rPrChange>
          </w:rPr>
          <w:t>- Bid/ No Bid document</w:t>
        </w:r>
      </w:ins>
    </w:p>
    <w:p w14:paraId="1A1D40C5" w14:textId="4EA9B5F6" w:rsidR="00A07C0B" w:rsidRPr="0024463A" w:rsidRDefault="00A07C0B" w:rsidP="0024463A">
      <w:pPr>
        <w:pStyle w:val="ListParagraph"/>
        <w:numPr>
          <w:ilvl w:val="0"/>
          <w:numId w:val="340"/>
        </w:numPr>
        <w:rPr>
          <w:lang w:val="fr-FR"/>
        </w:rPr>
      </w:pPr>
      <w:r w:rsidRPr="0024463A">
        <w:rPr>
          <w:lang w:val="fr-FR"/>
        </w:rPr>
        <w:t>02-04-42 - Client T&amp;Cs Comments &amp; Risk Analysis</w:t>
      </w:r>
    </w:p>
    <w:p w14:paraId="6F4A86D4" w14:textId="77777777" w:rsidR="00A07C0B" w:rsidRPr="00A07C0B" w:rsidRDefault="00A07C0B" w:rsidP="0024463A">
      <w:pPr>
        <w:pStyle w:val="ListParagraph"/>
        <w:numPr>
          <w:ilvl w:val="0"/>
          <w:numId w:val="340"/>
        </w:numPr>
      </w:pPr>
      <w:r w:rsidRPr="00A07C0B">
        <w:t>02-04-02 – Project Analysis Sheet</w:t>
      </w:r>
    </w:p>
    <w:p w14:paraId="192354E0" w14:textId="77777777" w:rsidR="00A07C0B" w:rsidRPr="00A07C0B" w:rsidRDefault="00A07C0B" w:rsidP="0024463A">
      <w:pPr>
        <w:pStyle w:val="ListParagraph"/>
        <w:numPr>
          <w:ilvl w:val="0"/>
          <w:numId w:val="340"/>
        </w:numPr>
      </w:pPr>
      <w:r w:rsidRPr="00A07C0B">
        <w:t>02-04-53 - Risk &amp; Opportunity Register</w:t>
      </w:r>
    </w:p>
    <w:p w14:paraId="7B7BD18A" w14:textId="77777777" w:rsidR="00A07C0B" w:rsidRPr="00A07C0B" w:rsidRDefault="00A07C0B" w:rsidP="0024463A">
      <w:pPr>
        <w:pStyle w:val="ListParagraph"/>
        <w:numPr>
          <w:ilvl w:val="0"/>
          <w:numId w:val="340"/>
        </w:numPr>
      </w:pPr>
      <w:r w:rsidRPr="00A07C0B">
        <w:t>02-04-43 - Labour Productivity Document</w:t>
      </w:r>
    </w:p>
    <w:p w14:paraId="582295DD" w14:textId="77777777" w:rsidR="00A07C0B" w:rsidRPr="00A07C0B" w:rsidRDefault="00A07C0B" w:rsidP="0024463A">
      <w:pPr>
        <w:pStyle w:val="ListParagraph"/>
        <w:numPr>
          <w:ilvl w:val="0"/>
          <w:numId w:val="340"/>
        </w:numPr>
      </w:pPr>
      <w:r w:rsidRPr="00A07C0B">
        <w:t>02-04-13 – Monthly Project Commercial Report</w:t>
      </w:r>
    </w:p>
    <w:p w14:paraId="41DC2D81" w14:textId="77777777" w:rsidR="00A07C0B" w:rsidRPr="00A07C0B" w:rsidRDefault="00A07C0B" w:rsidP="0024463A">
      <w:pPr>
        <w:pStyle w:val="ListParagraph"/>
        <w:numPr>
          <w:ilvl w:val="0"/>
          <w:numId w:val="340"/>
        </w:numPr>
      </w:pPr>
      <w:r w:rsidRPr="00A07C0B">
        <w:t>02-04-36 - Contract Handover Meeting Minutes</w:t>
      </w:r>
    </w:p>
    <w:p w14:paraId="36CA8F1F" w14:textId="77777777" w:rsidR="00A07C0B" w:rsidRPr="00A07C0B" w:rsidRDefault="00A07C0B" w:rsidP="0024463A">
      <w:pPr>
        <w:pStyle w:val="ListParagraph"/>
        <w:numPr>
          <w:ilvl w:val="0"/>
          <w:numId w:val="340"/>
        </w:numPr>
      </w:pPr>
      <w:r w:rsidRPr="00A07C0B">
        <w:t>02-04-01 – Job Opening Sheet</w:t>
      </w:r>
    </w:p>
    <w:p w14:paraId="13E16943" w14:textId="77777777" w:rsidR="00A07C0B" w:rsidRPr="00A07C0B" w:rsidRDefault="00A07C0B" w:rsidP="0024463A">
      <w:pPr>
        <w:pStyle w:val="ListParagraph"/>
        <w:numPr>
          <w:ilvl w:val="0"/>
          <w:numId w:val="340"/>
        </w:numPr>
      </w:pPr>
      <w:r w:rsidRPr="00A07C0B">
        <w:t>02-04-02 – Project Analysis Sheet</w:t>
      </w:r>
    </w:p>
    <w:p w14:paraId="498FF061" w14:textId="77777777" w:rsidR="00A07C0B" w:rsidRPr="00A07C0B" w:rsidRDefault="00A07C0B" w:rsidP="0024463A">
      <w:pPr>
        <w:pStyle w:val="ListParagraph"/>
        <w:numPr>
          <w:ilvl w:val="0"/>
          <w:numId w:val="340"/>
        </w:numPr>
      </w:pPr>
      <w:r w:rsidRPr="00A07C0B">
        <w:t>02-04-43 - Labour Productivity Document</w:t>
      </w:r>
    </w:p>
    <w:p w14:paraId="32058631" w14:textId="77777777" w:rsidR="00A07C0B" w:rsidRPr="00A07C0B" w:rsidRDefault="00A07C0B" w:rsidP="0024463A">
      <w:pPr>
        <w:pStyle w:val="ListParagraph"/>
        <w:numPr>
          <w:ilvl w:val="0"/>
          <w:numId w:val="340"/>
        </w:numPr>
      </w:pPr>
      <w:r w:rsidRPr="00A07C0B">
        <w:t>02-04-44 – Order Acknowledgement</w:t>
      </w:r>
    </w:p>
    <w:p w14:paraId="18F9CE2F" w14:textId="77777777" w:rsidR="00A07C0B" w:rsidRPr="00A07C0B" w:rsidRDefault="00A07C0B" w:rsidP="0024463A">
      <w:pPr>
        <w:pStyle w:val="ListParagraph"/>
        <w:numPr>
          <w:ilvl w:val="0"/>
          <w:numId w:val="340"/>
        </w:numPr>
      </w:pPr>
      <w:r w:rsidRPr="00A07C0B">
        <w:t>02-04-45 - Powers &amp; Obligations Template</w:t>
      </w:r>
    </w:p>
    <w:p w14:paraId="4267A662" w14:textId="77777777" w:rsidR="00A07C0B" w:rsidRPr="00A07C0B" w:rsidRDefault="00A07C0B" w:rsidP="0024463A">
      <w:pPr>
        <w:pStyle w:val="ListParagraph"/>
        <w:numPr>
          <w:ilvl w:val="0"/>
          <w:numId w:val="340"/>
        </w:numPr>
      </w:pPr>
      <w:r w:rsidRPr="00A07C0B">
        <w:t xml:space="preserve">02-04-46 - Notice to Commence </w:t>
      </w:r>
    </w:p>
    <w:p w14:paraId="0D7DBA90" w14:textId="77777777" w:rsidR="00A07C0B" w:rsidRPr="00A07C0B" w:rsidRDefault="00A07C0B" w:rsidP="0024463A">
      <w:pPr>
        <w:pStyle w:val="ListParagraph"/>
        <w:numPr>
          <w:ilvl w:val="0"/>
          <w:numId w:val="340"/>
        </w:numPr>
      </w:pPr>
      <w:r w:rsidRPr="00A07C0B">
        <w:t>02-04-33 – Sub-Contract Tender Enquiry</w:t>
      </w:r>
    </w:p>
    <w:p w14:paraId="2B6ADA9D" w14:textId="6DF8FDC1" w:rsidR="00A07C0B" w:rsidRPr="00A07C0B" w:rsidRDefault="00A07C0B" w:rsidP="0024463A">
      <w:pPr>
        <w:pStyle w:val="ListParagraph"/>
        <w:numPr>
          <w:ilvl w:val="0"/>
          <w:numId w:val="340"/>
        </w:numPr>
      </w:pPr>
      <w:r w:rsidRPr="00A07C0B">
        <w:t>02-04-</w:t>
      </w:r>
      <w:r w:rsidR="00780150">
        <w:t>20</w:t>
      </w:r>
      <w:r w:rsidRPr="00A07C0B">
        <w:t xml:space="preserve"> – </w:t>
      </w:r>
      <w:r w:rsidR="00780150">
        <w:t>Purchasing Sheet</w:t>
      </w:r>
    </w:p>
    <w:p w14:paraId="3D518AA2" w14:textId="77777777" w:rsidR="00A07C0B" w:rsidRPr="00A07C0B" w:rsidRDefault="00A07C0B" w:rsidP="0024463A">
      <w:pPr>
        <w:pStyle w:val="ListParagraph"/>
        <w:numPr>
          <w:ilvl w:val="0"/>
          <w:numId w:val="340"/>
        </w:numPr>
      </w:pPr>
      <w:r w:rsidRPr="00A07C0B">
        <w:t>02-04-31a – Sub-Contractor Purchase Order</w:t>
      </w:r>
    </w:p>
    <w:p w14:paraId="7C403B45" w14:textId="77777777" w:rsidR="00A07C0B" w:rsidRPr="00A07C0B" w:rsidRDefault="00A07C0B" w:rsidP="0024463A">
      <w:pPr>
        <w:pStyle w:val="ListParagraph"/>
        <w:numPr>
          <w:ilvl w:val="0"/>
          <w:numId w:val="340"/>
        </w:numPr>
      </w:pPr>
      <w:r w:rsidRPr="00A07C0B">
        <w:t>02-04-31b – Sub-Contractor Purchase Order</w:t>
      </w:r>
    </w:p>
    <w:p w14:paraId="472EBEC7" w14:textId="77777777" w:rsidR="00A07C0B" w:rsidRPr="00A07C0B" w:rsidRDefault="00A07C0B" w:rsidP="0024463A">
      <w:pPr>
        <w:pStyle w:val="ListParagraph"/>
        <w:numPr>
          <w:ilvl w:val="0"/>
          <w:numId w:val="340"/>
        </w:numPr>
      </w:pPr>
      <w:r w:rsidRPr="00A07C0B">
        <w:t>02-04-32 – Subcontract Pre-Let Minutes</w:t>
      </w:r>
    </w:p>
    <w:p w14:paraId="6759A3BE" w14:textId="77777777" w:rsidR="00A07C0B" w:rsidRPr="00A07C0B" w:rsidRDefault="00A07C0B" w:rsidP="0024463A">
      <w:pPr>
        <w:pStyle w:val="ListParagraph"/>
        <w:numPr>
          <w:ilvl w:val="0"/>
          <w:numId w:val="340"/>
        </w:numPr>
      </w:pPr>
      <w:r w:rsidRPr="00A07C0B">
        <w:t>02-04-48 – Sub-Contract Tracker</w:t>
      </w:r>
    </w:p>
    <w:p w14:paraId="74EBACDA" w14:textId="77777777" w:rsidR="00A07C0B" w:rsidRPr="00A07C0B" w:rsidRDefault="00A07C0B" w:rsidP="0024463A">
      <w:pPr>
        <w:pStyle w:val="ListParagraph"/>
        <w:numPr>
          <w:ilvl w:val="0"/>
          <w:numId w:val="340"/>
        </w:numPr>
      </w:pPr>
      <w:r w:rsidRPr="00A07C0B">
        <w:t>02-04-48 - Sub-Contract Tracker</w:t>
      </w:r>
    </w:p>
    <w:p w14:paraId="10531891" w14:textId="77777777" w:rsidR="00A07C0B" w:rsidRPr="00A07C0B" w:rsidRDefault="00A07C0B" w:rsidP="0024463A">
      <w:pPr>
        <w:pStyle w:val="ListParagraph"/>
        <w:numPr>
          <w:ilvl w:val="0"/>
          <w:numId w:val="340"/>
        </w:numPr>
      </w:pPr>
      <w:r w:rsidRPr="00A07C0B">
        <w:t>02-04-05 – Sub-Contractor Application for Payment</w:t>
      </w:r>
    </w:p>
    <w:p w14:paraId="5EE21F68" w14:textId="77777777" w:rsidR="00A07C0B" w:rsidRPr="00A07C0B" w:rsidRDefault="00A07C0B" w:rsidP="0024463A">
      <w:pPr>
        <w:pStyle w:val="ListParagraph"/>
        <w:numPr>
          <w:ilvl w:val="0"/>
          <w:numId w:val="340"/>
        </w:numPr>
      </w:pPr>
      <w:r w:rsidRPr="00A07C0B">
        <w:lastRenderedPageBreak/>
        <w:t>02-04-16 – Sub-Contractor Final Account Statement</w:t>
      </w:r>
    </w:p>
    <w:p w14:paraId="23DBC37B" w14:textId="77777777" w:rsidR="00A07C0B" w:rsidRPr="00A07C0B" w:rsidRDefault="00A07C0B" w:rsidP="0024463A">
      <w:pPr>
        <w:pStyle w:val="ListParagraph"/>
        <w:numPr>
          <w:ilvl w:val="0"/>
          <w:numId w:val="340"/>
        </w:numPr>
      </w:pPr>
      <w:r w:rsidRPr="00A07C0B">
        <w:t>02-01-03 – Invoice Request</w:t>
      </w:r>
    </w:p>
    <w:p w14:paraId="40E71256" w14:textId="4CBD6C67" w:rsidR="00A07C0B" w:rsidRPr="00A07C0B" w:rsidRDefault="00A07C0B" w:rsidP="0024463A">
      <w:pPr>
        <w:pStyle w:val="ListParagraph"/>
        <w:numPr>
          <w:ilvl w:val="0"/>
          <w:numId w:val="340"/>
        </w:numPr>
      </w:pPr>
      <w:r w:rsidRPr="00A07C0B">
        <w:t>02-04-30 – Variation Template</w:t>
      </w:r>
    </w:p>
    <w:p w14:paraId="7BB7401C" w14:textId="565DF2FD" w:rsidR="00A07C0B" w:rsidRPr="00A07C0B" w:rsidRDefault="00A07C0B" w:rsidP="0024463A">
      <w:pPr>
        <w:pStyle w:val="ListParagraph"/>
        <w:numPr>
          <w:ilvl w:val="0"/>
          <w:numId w:val="340"/>
        </w:numPr>
      </w:pPr>
      <w:r w:rsidRPr="00A07C0B">
        <w:t>02-04-34 – Variation Register</w:t>
      </w:r>
    </w:p>
    <w:p w14:paraId="40236E54" w14:textId="42C504B6" w:rsidR="00A07C0B" w:rsidRPr="00A07C0B" w:rsidRDefault="00A07C0B" w:rsidP="0024463A">
      <w:pPr>
        <w:pStyle w:val="ListParagraph"/>
        <w:numPr>
          <w:ilvl w:val="0"/>
          <w:numId w:val="340"/>
        </w:numPr>
      </w:pPr>
      <w:r w:rsidRPr="00A07C0B">
        <w:t>02-11-01 - Quotation Template</w:t>
      </w:r>
    </w:p>
    <w:p w14:paraId="2A4C659B" w14:textId="482B84E3" w:rsidR="00A07C0B" w:rsidRPr="00A07C0B" w:rsidRDefault="00A07C0B" w:rsidP="0024463A">
      <w:pPr>
        <w:pStyle w:val="ListParagraph"/>
        <w:numPr>
          <w:ilvl w:val="0"/>
          <w:numId w:val="340"/>
        </w:numPr>
      </w:pPr>
      <w:r w:rsidRPr="00A07C0B">
        <w:t>02-04-39 – Early Warning Notice / Register</w:t>
      </w:r>
    </w:p>
    <w:p w14:paraId="4FE2C406" w14:textId="346D2622" w:rsidR="00A07C0B" w:rsidRPr="00A07C0B" w:rsidRDefault="00A07C0B" w:rsidP="0024463A">
      <w:pPr>
        <w:pStyle w:val="ListParagraph"/>
        <w:numPr>
          <w:ilvl w:val="0"/>
          <w:numId w:val="340"/>
        </w:numPr>
      </w:pPr>
      <w:r w:rsidRPr="00A07C0B">
        <w:t>02-04-50 - Notice of Delay</w:t>
      </w:r>
    </w:p>
    <w:p w14:paraId="4986F66B" w14:textId="3179FE2A" w:rsidR="00A07C0B" w:rsidRPr="00A07C0B" w:rsidRDefault="00A07C0B" w:rsidP="0024463A">
      <w:pPr>
        <w:pStyle w:val="ListParagraph"/>
        <w:numPr>
          <w:ilvl w:val="0"/>
          <w:numId w:val="340"/>
        </w:numPr>
      </w:pPr>
      <w:r w:rsidRPr="00A07C0B">
        <w:t>02-04-51 - EOT Initial Assessment</w:t>
      </w:r>
    </w:p>
    <w:p w14:paraId="59A83159" w14:textId="34D4241E" w:rsidR="00A07C0B" w:rsidRPr="00A07C0B" w:rsidRDefault="00A07C0B" w:rsidP="0024463A">
      <w:pPr>
        <w:pStyle w:val="ListParagraph"/>
        <w:numPr>
          <w:ilvl w:val="0"/>
          <w:numId w:val="340"/>
        </w:numPr>
      </w:pPr>
      <w:r w:rsidRPr="00A07C0B">
        <w:t>02-04-52 - Loss &amp; Expense Initial Assessment</w:t>
      </w:r>
    </w:p>
    <w:p w14:paraId="247A124E" w14:textId="74C20D56" w:rsidR="00A07C0B" w:rsidRPr="00A07C0B" w:rsidRDefault="00A07C0B" w:rsidP="0024463A">
      <w:pPr>
        <w:pStyle w:val="ListParagraph"/>
        <w:numPr>
          <w:ilvl w:val="0"/>
          <w:numId w:val="340"/>
        </w:numPr>
      </w:pPr>
      <w:r w:rsidRPr="00A07C0B">
        <w:t>02-04-22 – Project Final Account Statement</w:t>
      </w:r>
    </w:p>
    <w:p w14:paraId="7A1CEE2F" w14:textId="6A8EFCCD" w:rsidR="00A07C0B" w:rsidRPr="00A07C0B" w:rsidRDefault="00A07C0B" w:rsidP="0024463A">
      <w:pPr>
        <w:pStyle w:val="ListParagraph"/>
        <w:numPr>
          <w:ilvl w:val="0"/>
          <w:numId w:val="340"/>
        </w:numPr>
      </w:pPr>
      <w:r w:rsidRPr="00A07C0B">
        <w:t>02-04-16 – Sub-Contractor Final Account Statement</w:t>
      </w:r>
    </w:p>
    <w:p w14:paraId="42EA7596" w14:textId="3446E26D" w:rsidR="00A07C0B" w:rsidRDefault="00A07C0B" w:rsidP="0024463A">
      <w:pPr>
        <w:pStyle w:val="ListParagraph"/>
        <w:numPr>
          <w:ilvl w:val="0"/>
          <w:numId w:val="340"/>
        </w:numPr>
      </w:pPr>
      <w:r w:rsidRPr="00A07C0B">
        <w:t>02-04-54 - Completion Notice</w:t>
      </w:r>
    </w:p>
    <w:p w14:paraId="12C7735D" w14:textId="62653DF0" w:rsidR="00DE5BD6" w:rsidRDefault="00DE5BD6" w:rsidP="0024463A">
      <w:pPr>
        <w:pStyle w:val="ListParagraph"/>
        <w:numPr>
          <w:ilvl w:val="0"/>
          <w:numId w:val="340"/>
        </w:numPr>
      </w:pPr>
      <w:r>
        <w:t>02-05-01-18 – Procurement Tracker</w:t>
      </w:r>
    </w:p>
    <w:p w14:paraId="271C126B" w14:textId="18B9A6C3" w:rsidR="00403B6E" w:rsidRPr="00A07C0B" w:rsidRDefault="00403B6E" w:rsidP="0024463A">
      <w:pPr>
        <w:pStyle w:val="ListParagraph"/>
        <w:numPr>
          <w:ilvl w:val="0"/>
          <w:numId w:val="340"/>
        </w:numPr>
      </w:pPr>
      <w:r>
        <w:t xml:space="preserve">02-04-55 </w:t>
      </w:r>
      <w:r w:rsidR="00BF4372">
        <w:t>–</w:t>
      </w:r>
      <w:r>
        <w:t xml:space="preserve"> Bid</w:t>
      </w:r>
      <w:r w:rsidR="00A61592">
        <w:t>,</w:t>
      </w:r>
      <w:r w:rsidR="00BF4372">
        <w:t xml:space="preserve"> No-Bid Document</w:t>
      </w:r>
    </w:p>
    <w:p w14:paraId="51BB790A" w14:textId="40394722" w:rsidR="001C1C28" w:rsidRDefault="00000000" w:rsidP="001C1C28">
      <w:r>
        <w:rPr>
          <w:b/>
          <w:bCs/>
        </w:rPr>
        <w:pict w14:anchorId="0E6B2A0F">
          <v:rect id="_x0000_i1038" style="width:0;height:1.5pt" o:hralign="center" o:hrstd="t" o:hr="t" fillcolor="#a0a0a0" stroked="f"/>
        </w:pict>
      </w:r>
    </w:p>
    <w:p w14:paraId="201F4E06" w14:textId="77777777" w:rsidR="001C1C28" w:rsidRDefault="001C1C28" w:rsidP="001C1C28">
      <w:r>
        <w:rPr>
          <w:b/>
        </w:rPr>
        <w:t>7. Monitoring &amp; Review</w:t>
      </w:r>
    </w:p>
    <w:p w14:paraId="6C010A67" w14:textId="77777777" w:rsidR="001C1C28" w:rsidRDefault="001C1C28" w:rsidP="001C1C28">
      <w:r>
        <w:t>The Commercial Manager shall:</w:t>
      </w:r>
    </w:p>
    <w:p w14:paraId="7EF90388" w14:textId="77777777" w:rsidR="001C1C28" w:rsidRDefault="001C1C28" w:rsidP="001621E0">
      <w:pPr>
        <w:pStyle w:val="ListParagraph"/>
        <w:numPr>
          <w:ilvl w:val="0"/>
          <w:numId w:val="342"/>
        </w:numPr>
      </w:pPr>
      <w:r>
        <w:t>Review all live commercial reporting monthly</w:t>
      </w:r>
    </w:p>
    <w:p w14:paraId="32096AD3" w14:textId="77777777" w:rsidR="001C1C28" w:rsidRDefault="001C1C28" w:rsidP="001621E0">
      <w:pPr>
        <w:pStyle w:val="ListParagraph"/>
        <w:numPr>
          <w:ilvl w:val="0"/>
          <w:numId w:val="342"/>
        </w:numPr>
      </w:pPr>
      <w:r>
        <w:t>Monitor project profitability</w:t>
      </w:r>
    </w:p>
    <w:p w14:paraId="2E53E237" w14:textId="77777777" w:rsidR="001C1C28" w:rsidRDefault="001C1C28" w:rsidP="001621E0">
      <w:pPr>
        <w:pStyle w:val="ListParagraph"/>
        <w:numPr>
          <w:ilvl w:val="0"/>
          <w:numId w:val="342"/>
        </w:numPr>
      </w:pPr>
      <w:r>
        <w:t>Ensure reporting aligns with management accounts</w:t>
      </w:r>
    </w:p>
    <w:p w14:paraId="631A2F58" w14:textId="77777777" w:rsidR="001C1C28" w:rsidRDefault="001C1C28" w:rsidP="001621E0">
      <w:pPr>
        <w:pStyle w:val="ListParagraph"/>
        <w:numPr>
          <w:ilvl w:val="0"/>
          <w:numId w:val="342"/>
        </w:numPr>
      </w:pPr>
      <w:r>
        <w:t>Escalate risks and issues immediately</w:t>
      </w:r>
    </w:p>
    <w:p w14:paraId="7E973B3A" w14:textId="4C122960" w:rsidR="001C1C28" w:rsidRDefault="00000000" w:rsidP="001C1C28">
      <w:r>
        <w:rPr>
          <w:b/>
          <w:bCs/>
        </w:rPr>
        <w:pict w14:anchorId="43F5E9AB">
          <v:rect id="_x0000_i1039" style="width:0;height:1.5pt" o:hralign="center" o:hrstd="t" o:hr="t" fillcolor="#a0a0a0" stroked="f"/>
        </w:pict>
      </w:r>
    </w:p>
    <w:p w14:paraId="0AC80E5E" w14:textId="77777777" w:rsidR="001C1C28" w:rsidRDefault="001C1C28" w:rsidP="001C1C28">
      <w:r>
        <w:rPr>
          <w:b/>
        </w:rPr>
        <w:t>8. References</w:t>
      </w:r>
    </w:p>
    <w:p w14:paraId="37DBEE03" w14:textId="77777777" w:rsidR="001C1C28" w:rsidRDefault="001C1C28" w:rsidP="001621E0">
      <w:pPr>
        <w:pStyle w:val="ListParagraph"/>
        <w:numPr>
          <w:ilvl w:val="0"/>
          <w:numId w:val="343"/>
        </w:numPr>
      </w:pPr>
      <w:r>
        <w:t>Section 4 – Design &amp; Project Management</w:t>
      </w:r>
    </w:p>
    <w:p w14:paraId="7E49C0A7" w14:textId="3BC110A4" w:rsidR="001C1C28" w:rsidRDefault="00000000" w:rsidP="001C1C28">
      <w:r>
        <w:rPr>
          <w:b/>
          <w:bCs/>
        </w:rPr>
        <w:pict w14:anchorId="6A723DFD">
          <v:rect id="_x0000_i1040" style="width:0;height:1.5pt" o:hralign="center" o:hrstd="t" o:hr="t" fillcolor="#a0a0a0" stroked="f"/>
        </w:pict>
      </w:r>
    </w:p>
    <w:p w14:paraId="6E70C72B" w14:textId="77777777" w:rsidR="001C1C28" w:rsidRDefault="001C1C28" w:rsidP="001C1C28">
      <w:r>
        <w:rPr>
          <w:b/>
        </w:rPr>
        <w:t>9. Key Principles</w:t>
      </w:r>
    </w:p>
    <w:p w14:paraId="7795AA3D" w14:textId="77777777" w:rsidR="001C1C28" w:rsidRDefault="001C1C28" w:rsidP="001621E0">
      <w:pPr>
        <w:pStyle w:val="ListParagraph"/>
        <w:numPr>
          <w:ilvl w:val="0"/>
          <w:numId w:val="343"/>
        </w:numPr>
      </w:pPr>
      <w:r>
        <w:t>Commercial control must be proactive</w:t>
      </w:r>
    </w:p>
    <w:p w14:paraId="43B0DC79" w14:textId="77777777" w:rsidR="001C1C28" w:rsidRDefault="001C1C28" w:rsidP="001621E0">
      <w:pPr>
        <w:pStyle w:val="ListParagraph"/>
        <w:numPr>
          <w:ilvl w:val="0"/>
          <w:numId w:val="343"/>
        </w:numPr>
      </w:pPr>
      <w:r>
        <w:t>Reporting must be accurate and timely</w:t>
      </w:r>
    </w:p>
    <w:p w14:paraId="7306E09A" w14:textId="77777777" w:rsidR="001C1C28" w:rsidRDefault="001C1C28" w:rsidP="001621E0">
      <w:pPr>
        <w:pStyle w:val="ListParagraph"/>
        <w:numPr>
          <w:ilvl w:val="0"/>
          <w:numId w:val="343"/>
        </w:numPr>
      </w:pPr>
      <w:r>
        <w:t>Risks must be identified early</w:t>
      </w:r>
    </w:p>
    <w:p w14:paraId="69E35B32" w14:textId="77777777" w:rsidR="001C1C28" w:rsidRDefault="001C1C28" w:rsidP="001621E0">
      <w:pPr>
        <w:pStyle w:val="ListParagraph"/>
        <w:numPr>
          <w:ilvl w:val="0"/>
          <w:numId w:val="343"/>
        </w:numPr>
      </w:pPr>
      <w:r>
        <w:t>Cashflow management is critical</w:t>
      </w:r>
    </w:p>
    <w:p w14:paraId="3DE2054F" w14:textId="195B6B57" w:rsidR="00C83383" w:rsidRPr="001621E0" w:rsidRDefault="001C1C28" w:rsidP="001621E0">
      <w:pPr>
        <w:pStyle w:val="ListParagraph"/>
        <w:numPr>
          <w:ilvl w:val="0"/>
          <w:numId w:val="343"/>
        </w:numPr>
        <w:rPr>
          <w:rFonts w:asciiTheme="majorHAnsi" w:eastAsiaTheme="majorEastAsia" w:hAnsiTheme="majorHAnsi" w:cstheme="majorBidi"/>
          <w:b/>
          <w:color w:val="0F4761" w:themeColor="accent1" w:themeShade="BF"/>
          <w:sz w:val="28"/>
          <w:szCs w:val="40"/>
        </w:rPr>
      </w:pPr>
      <w:r>
        <w:t>All commercial records must be auditable</w:t>
      </w:r>
    </w:p>
    <w:p w14:paraId="0D319DD1" w14:textId="610606B0" w:rsidR="002449D8" w:rsidRDefault="002449D8">
      <w:pPr>
        <w:rPr>
          <w:b/>
          <w:sz w:val="28"/>
        </w:rPr>
        <w:sectPr w:rsidR="002449D8" w:rsidSect="002449D8">
          <w:footerReference w:type="default" r:id="rId15"/>
          <w:pgSz w:w="11907" w:h="16840" w:code="9"/>
          <w:pgMar w:top="1440" w:right="1440" w:bottom="1440" w:left="1440" w:header="709" w:footer="709" w:gutter="0"/>
          <w:cols w:space="708"/>
          <w:docGrid w:linePitch="360"/>
        </w:sectPr>
      </w:pPr>
    </w:p>
    <w:p w14:paraId="7D13C390" w14:textId="50F9B33D" w:rsidR="005666F0" w:rsidRPr="00CC26EB" w:rsidRDefault="00962A8A" w:rsidP="00207361">
      <w:pPr>
        <w:pStyle w:val="Heading2"/>
        <w:ind w:left="-851"/>
        <w:rPr>
          <w:b/>
          <w:bCs/>
          <w:sz w:val="18"/>
          <w:szCs w:val="18"/>
        </w:rPr>
      </w:pPr>
      <w:bookmarkStart w:id="147" w:name="_Toc232964153"/>
      <w:r w:rsidRPr="00387B36">
        <w:rPr>
          <w:rFonts w:cs="Times New Roman"/>
          <w:noProof/>
        </w:rPr>
        <w:lastRenderedPageBreak/>
        <mc:AlternateContent>
          <mc:Choice Requires="wps">
            <w:drawing>
              <wp:anchor distT="0" distB="0" distL="114300" distR="114300" simplePos="0" relativeHeight="251728896" behindDoc="0" locked="0" layoutInCell="1" allowOverlap="1" wp14:anchorId="4BE16C47" wp14:editId="168B77A0">
                <wp:simplePos x="0" y="0"/>
                <wp:positionH relativeFrom="column">
                  <wp:posOffset>6418053</wp:posOffset>
                </wp:positionH>
                <wp:positionV relativeFrom="paragraph">
                  <wp:posOffset>431321</wp:posOffset>
                </wp:positionV>
                <wp:extent cx="2524125" cy="5762445"/>
                <wp:effectExtent l="0" t="0" r="28575" b="10160"/>
                <wp:wrapNone/>
                <wp:docPr id="1308345758" name="AutoShape 6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4125" cy="5762445"/>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472A45B" w14:textId="77777777" w:rsidR="005666F0" w:rsidRDefault="005666F0" w:rsidP="00962A8A">
                            <w:pPr>
                              <w:spacing w:after="0"/>
                              <w:rPr>
                                <w:b/>
                                <w:sz w:val="14"/>
                              </w:rPr>
                            </w:pPr>
                            <w:r>
                              <w:rPr>
                                <w:b/>
                                <w:sz w:val="14"/>
                              </w:rPr>
                              <w:t>4</w:t>
                            </w:r>
                            <w:r w:rsidRPr="009F4703">
                              <w:rPr>
                                <w:b/>
                                <w:sz w:val="14"/>
                              </w:rPr>
                              <w:t xml:space="preserve">.        </w:t>
                            </w:r>
                            <w:r>
                              <w:rPr>
                                <w:b/>
                                <w:sz w:val="14"/>
                              </w:rPr>
                              <w:t>Upstream Account Management</w:t>
                            </w:r>
                          </w:p>
                          <w:p w14:paraId="4D180D4D" w14:textId="77777777" w:rsidR="005666F0" w:rsidRPr="00863114" w:rsidRDefault="005666F0" w:rsidP="00962A8A">
                            <w:pPr>
                              <w:spacing w:after="0"/>
                              <w:ind w:left="357"/>
                              <w:rPr>
                                <w:b/>
                                <w:sz w:val="14"/>
                              </w:rPr>
                            </w:pPr>
                            <w:r>
                              <w:rPr>
                                <w:b/>
                                <w:sz w:val="14"/>
                              </w:rPr>
                              <w:t>Applications for Payment / Invoicing</w:t>
                            </w:r>
                          </w:p>
                          <w:p w14:paraId="2EC31F6F"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sidRPr="009A271E">
                              <w:rPr>
                                <w:rFonts w:cs="Calibri"/>
                                <w:sz w:val="14"/>
                                <w:szCs w:val="14"/>
                                <w:lang w:eastAsia="en-GB"/>
                              </w:rPr>
                              <w:t xml:space="preserve">Applications must be submitted strictly in accordance with contract </w:t>
                            </w:r>
                          </w:p>
                          <w:p w14:paraId="0E99C4B6"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Where invoices are triggers for payment, invoice requests to be raised and submitted to accounts</w:t>
                            </w:r>
                          </w:p>
                          <w:p w14:paraId="3C1C365C"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Applications to be raised on accounts software</w:t>
                            </w:r>
                          </w:p>
                          <w:p w14:paraId="215E42C3"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Application schedule and summary are to be PDF’d and submitted as per the contract</w:t>
                            </w:r>
                          </w:p>
                          <w:p w14:paraId="3833F66D"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Copy of issued application or invoice request to be saved on SharePoint</w:t>
                            </w:r>
                          </w:p>
                          <w:p w14:paraId="3C81874B" w14:textId="77777777" w:rsidR="005666F0" w:rsidRPr="008040BD" w:rsidRDefault="005666F0" w:rsidP="005666F0">
                            <w:pPr>
                              <w:pStyle w:val="ListParagraph"/>
                              <w:spacing w:after="0"/>
                              <w:ind w:left="357"/>
                              <w:rPr>
                                <w:rFonts w:cs="Calibri"/>
                                <w:b/>
                                <w:bCs/>
                                <w:sz w:val="14"/>
                                <w:szCs w:val="14"/>
                                <w:lang w:eastAsia="en-GB"/>
                              </w:rPr>
                            </w:pPr>
                            <w:r>
                              <w:rPr>
                                <w:rFonts w:cs="Calibri"/>
                                <w:b/>
                                <w:bCs/>
                                <w:sz w:val="14"/>
                                <w:szCs w:val="14"/>
                                <w:lang w:eastAsia="en-GB"/>
                              </w:rPr>
                              <w:t>Payment Certification</w:t>
                            </w:r>
                          </w:p>
                          <w:p w14:paraId="50301DF7"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Payment certification to be reviewed and challenged where required/ appropriate</w:t>
                            </w:r>
                          </w:p>
                          <w:p w14:paraId="60FA5EC6" w14:textId="77777777" w:rsidR="005666F0" w:rsidRPr="00001054"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Payment dates are to be monitored to ensure prompt payment</w:t>
                            </w:r>
                          </w:p>
                          <w:p w14:paraId="0012CE2A" w14:textId="77777777" w:rsidR="005666F0" w:rsidRPr="001A4736" w:rsidRDefault="005666F0" w:rsidP="005666F0">
                            <w:pPr>
                              <w:pStyle w:val="ListParagraph"/>
                              <w:spacing w:after="0"/>
                              <w:ind w:left="360"/>
                              <w:rPr>
                                <w:rFonts w:cs="Calibri"/>
                                <w:b/>
                                <w:bCs/>
                                <w:sz w:val="14"/>
                                <w:szCs w:val="14"/>
                                <w:lang w:eastAsia="en-GB"/>
                              </w:rPr>
                            </w:pPr>
                            <w:r w:rsidRPr="001A4736">
                              <w:rPr>
                                <w:rFonts w:cs="Calibri"/>
                                <w:b/>
                                <w:bCs/>
                                <w:sz w:val="14"/>
                                <w:szCs w:val="14"/>
                                <w:lang w:eastAsia="en-GB"/>
                              </w:rPr>
                              <w:t>Variations/ Change Management</w:t>
                            </w:r>
                          </w:p>
                          <w:p w14:paraId="6C7BDAE0"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All variations to be recorded and notified to the client as per contract requirements</w:t>
                            </w:r>
                          </w:p>
                          <w:p w14:paraId="6688B75D"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Variations to be properly valued and submitted in line with contract requirements</w:t>
                            </w:r>
                          </w:p>
                          <w:p w14:paraId="25EF594E"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 xml:space="preserve">No variation works to proceed without formal agreed instruction </w:t>
                            </w:r>
                          </w:p>
                          <w:p w14:paraId="6A41DC1A"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Variations are to be prepared and submitted on the correct documentation</w:t>
                            </w:r>
                          </w:p>
                          <w:p w14:paraId="7BA5B852"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Information and records supporting a variation to be saved on SharePoint in the project folder</w:t>
                            </w:r>
                          </w:p>
                          <w:p w14:paraId="1F9D0AB1" w14:textId="77777777" w:rsidR="005666F0" w:rsidRPr="001A4736" w:rsidRDefault="005666F0" w:rsidP="005666F0">
                            <w:pPr>
                              <w:pStyle w:val="ListParagraph"/>
                              <w:spacing w:after="0"/>
                              <w:ind w:left="360"/>
                              <w:rPr>
                                <w:rFonts w:cs="Calibri"/>
                                <w:b/>
                                <w:bCs/>
                                <w:sz w:val="14"/>
                                <w:szCs w:val="14"/>
                                <w:lang w:eastAsia="en-GB"/>
                              </w:rPr>
                            </w:pPr>
                            <w:r w:rsidRPr="001A4736">
                              <w:rPr>
                                <w:rFonts w:cs="Calibri"/>
                                <w:b/>
                                <w:bCs/>
                                <w:sz w:val="14"/>
                                <w:szCs w:val="14"/>
                                <w:lang w:eastAsia="en-GB"/>
                              </w:rPr>
                              <w:t>Early Warnings</w:t>
                            </w:r>
                          </w:p>
                          <w:p w14:paraId="66AFE72A" w14:textId="77777777" w:rsidR="005666F0" w:rsidRPr="00001054"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All early warning notices to be issued as required by the contract</w:t>
                            </w:r>
                          </w:p>
                          <w:p w14:paraId="05441F50" w14:textId="77777777" w:rsidR="005666F0" w:rsidRPr="00001054"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Early warning register to be updated regularly and reflective of all those notices issued</w:t>
                            </w:r>
                          </w:p>
                          <w:p w14:paraId="2171E681" w14:textId="77777777" w:rsidR="005666F0" w:rsidRPr="00EA0CA6" w:rsidRDefault="005666F0" w:rsidP="005666F0">
                            <w:pPr>
                              <w:pStyle w:val="ListParagraph"/>
                              <w:spacing w:after="0"/>
                              <w:ind w:left="357"/>
                              <w:rPr>
                                <w:rFonts w:cs="Calibri"/>
                                <w:b/>
                                <w:bCs/>
                                <w:sz w:val="14"/>
                                <w:szCs w:val="14"/>
                                <w:lang w:eastAsia="en-GB"/>
                              </w:rPr>
                            </w:pPr>
                            <w:r>
                              <w:rPr>
                                <w:rFonts w:cs="Calibri"/>
                                <w:b/>
                                <w:bCs/>
                                <w:sz w:val="14"/>
                                <w:szCs w:val="14"/>
                                <w:lang w:eastAsia="en-GB"/>
                              </w:rPr>
                              <w:t>Claims and Notifications</w:t>
                            </w:r>
                          </w:p>
                          <w:p w14:paraId="29A49D4F"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 xml:space="preserve">Notices in regard to delays, disruption, loss &amp; expense etc are to be drafted for review and internal agreement </w:t>
                            </w:r>
                          </w:p>
                          <w:p w14:paraId="2B33AD40"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All notices require approval prior to issue</w:t>
                            </w:r>
                          </w:p>
                          <w:p w14:paraId="788A4A03"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Template to be utilised when applicable</w:t>
                            </w:r>
                          </w:p>
                          <w:p w14:paraId="6C464627" w14:textId="77777777" w:rsidR="005666F0" w:rsidRPr="00001054" w:rsidRDefault="005666F0" w:rsidP="005666F0">
                            <w:pPr>
                              <w:pStyle w:val="ListParagraph"/>
                              <w:numPr>
                                <w:ilvl w:val="0"/>
                                <w:numId w:val="320"/>
                              </w:numPr>
                              <w:spacing w:after="0" w:line="276" w:lineRule="auto"/>
                              <w:ind w:left="357" w:hanging="357"/>
                              <w:contextualSpacing w:val="0"/>
                              <w:rPr>
                                <w:rFonts w:cs="Calibri"/>
                                <w:sz w:val="14"/>
                              </w:rPr>
                            </w:pPr>
                            <w:r w:rsidRPr="00B74306">
                              <w:rPr>
                                <w:rFonts w:cs="Calibri"/>
                                <w:sz w:val="14"/>
                                <w:szCs w:val="14"/>
                                <w:lang w:eastAsia="en-GB"/>
                              </w:rPr>
                              <w:t xml:space="preserve">Notices are to be agreed with Directors and </w:t>
                            </w:r>
                            <w:r>
                              <w:rPr>
                                <w:rFonts w:cs="Calibri"/>
                                <w:sz w:val="14"/>
                                <w:szCs w:val="14"/>
                                <w:lang w:eastAsia="en-GB"/>
                              </w:rPr>
                              <w:t>p</w:t>
                            </w:r>
                            <w:r w:rsidRPr="00B74306">
                              <w:rPr>
                                <w:rFonts w:cs="Calibri"/>
                                <w:sz w:val="14"/>
                                <w:szCs w:val="14"/>
                                <w:lang w:eastAsia="en-GB"/>
                              </w:rPr>
                              <w:t>rior to formal submission</w:t>
                            </w:r>
                            <w:r>
                              <w:rPr>
                                <w:rFonts w:cs="Calibri"/>
                                <w:sz w:val="14"/>
                                <w:szCs w:val="14"/>
                                <w:lang w:eastAsia="en-GB"/>
                              </w:rPr>
                              <w:t xml:space="preserve"> to the client</w:t>
                            </w:r>
                            <w:r w:rsidRPr="00B74306">
                              <w:rPr>
                                <w:rFonts w:cs="Calibri"/>
                                <w:sz w:val="14"/>
                                <w:szCs w:val="14"/>
                                <w:lang w:eastAsia="en-GB"/>
                              </w:rPr>
                              <w:t>.</w:t>
                            </w:r>
                          </w:p>
                          <w:p w14:paraId="5EFE4A1D" w14:textId="77777777" w:rsidR="005666F0" w:rsidRPr="00001054" w:rsidRDefault="005666F0" w:rsidP="005666F0">
                            <w:pPr>
                              <w:pStyle w:val="ListParagraph"/>
                              <w:spacing w:after="0"/>
                              <w:ind w:left="357"/>
                              <w:rPr>
                                <w:rFonts w:cs="Calibri"/>
                                <w:b/>
                                <w:bCs/>
                                <w:sz w:val="14"/>
                                <w:szCs w:val="14"/>
                                <w:lang w:eastAsia="en-GB"/>
                              </w:rPr>
                            </w:pPr>
                            <w:r w:rsidRPr="00001054">
                              <w:rPr>
                                <w:rFonts w:cs="Calibri"/>
                                <w:b/>
                                <w:bCs/>
                                <w:sz w:val="14"/>
                                <w:szCs w:val="14"/>
                                <w:lang w:eastAsia="en-GB"/>
                              </w:rPr>
                              <w:t xml:space="preserve">Progressive Account Agreement </w:t>
                            </w:r>
                          </w:p>
                          <w:p w14:paraId="5C6E35CA"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Regular financial and forecast account updates must be provided to the client</w:t>
                            </w:r>
                          </w:p>
                          <w:p w14:paraId="0B127EDF"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 xml:space="preserve">Accounts are to be actively and progressively agreed throughout the course of the works </w:t>
                            </w:r>
                          </w:p>
                          <w:p w14:paraId="5F99E77C"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Variation/ quotation schedules to be kept up to date</w:t>
                            </w:r>
                          </w:p>
                          <w:p w14:paraId="2E525BE9" w14:textId="77777777" w:rsidR="005666F0" w:rsidRPr="00001054" w:rsidRDefault="005666F0" w:rsidP="005666F0">
                            <w:pPr>
                              <w:rPr>
                                <w:sz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BE16C47" id="_x0000_t109" coordsize="21600,21600" o:spt="109" path="m,l,21600r21600,l21600,xe">
                <v:stroke joinstyle="miter"/>
                <v:path gradientshapeok="t" o:connecttype="rect"/>
              </v:shapetype>
              <v:shape id="AutoShape 638" o:spid="_x0000_s1045" type="#_x0000_t109" style="position:absolute;left:0;text-align:left;margin-left:505.35pt;margin-top:33.95pt;width:198.75pt;height:453.7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" filled="f" strokeweight="1.5pt">
                <v:textbox>
                  <w:txbxContent>
                    <w:p w14:paraId="5472A45B" w14:textId="77777777" w:rsidR="005666F0" w:rsidRDefault="005666F0" w:rsidP="00962A8A">
                      <w:pPr>
                        <w:spacing w:after="0"/>
                        <w:rPr>
                          <w:b/>
                          <w:sz w:val="14"/>
                        </w:rPr>
                      </w:pPr>
                      <w:r>
                        <w:rPr>
                          <w:b/>
                          <w:sz w:val="14"/>
                        </w:rPr>
                        <w:t>4</w:t>
                      </w:r>
                      <w:r w:rsidRPr="009F4703">
                        <w:rPr>
                          <w:b/>
                          <w:sz w:val="14"/>
                        </w:rPr>
                        <w:t xml:space="preserve">.        </w:t>
                      </w:r>
                      <w:r>
                        <w:rPr>
                          <w:b/>
                          <w:sz w:val="14"/>
                        </w:rPr>
                        <w:t>Upstream Account Management</w:t>
                      </w:r>
                    </w:p>
                    <w:p w14:paraId="4D180D4D" w14:textId="77777777" w:rsidR="005666F0" w:rsidRPr="00863114" w:rsidRDefault="005666F0" w:rsidP="00962A8A">
                      <w:pPr>
                        <w:spacing w:after="0"/>
                        <w:ind w:left="357"/>
                        <w:rPr>
                          <w:b/>
                          <w:sz w:val="14"/>
                        </w:rPr>
                      </w:pPr>
                      <w:r>
                        <w:rPr>
                          <w:b/>
                          <w:sz w:val="14"/>
                        </w:rPr>
                        <w:t>Applications for Payment / Invoicing</w:t>
                      </w:r>
                    </w:p>
                    <w:p w14:paraId="2EC31F6F"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sidRPr="009A271E">
                        <w:rPr>
                          <w:rFonts w:cs="Calibri"/>
                          <w:sz w:val="14"/>
                          <w:szCs w:val="14"/>
                          <w:lang w:eastAsia="en-GB"/>
                        </w:rPr>
                        <w:t xml:space="preserve">Applications must be submitted strictly in accordance with contract </w:t>
                      </w:r>
                    </w:p>
                    <w:p w14:paraId="0E99C4B6"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Where invoices are triggers for payment, invoice requests to be raised and submitted to accounts</w:t>
                      </w:r>
                    </w:p>
                    <w:p w14:paraId="3C1C365C"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Applications to be raised on accounts software</w:t>
                      </w:r>
                    </w:p>
                    <w:p w14:paraId="215E42C3"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Application schedule and summary are to be PDF’d and submitted as per the contract</w:t>
                      </w:r>
                    </w:p>
                    <w:p w14:paraId="3833F66D"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Copy of issued application or invoice request to be saved on SharePoint</w:t>
                      </w:r>
                    </w:p>
                    <w:p w14:paraId="3C81874B" w14:textId="77777777" w:rsidR="005666F0" w:rsidRPr="008040BD" w:rsidRDefault="005666F0" w:rsidP="005666F0">
                      <w:pPr>
                        <w:pStyle w:val="ListParagraph"/>
                        <w:spacing w:after="0"/>
                        <w:ind w:left="357"/>
                        <w:rPr>
                          <w:rFonts w:cs="Calibri"/>
                          <w:b/>
                          <w:bCs/>
                          <w:sz w:val="14"/>
                          <w:szCs w:val="14"/>
                          <w:lang w:eastAsia="en-GB"/>
                        </w:rPr>
                      </w:pPr>
                      <w:r>
                        <w:rPr>
                          <w:rFonts w:cs="Calibri"/>
                          <w:b/>
                          <w:bCs/>
                          <w:sz w:val="14"/>
                          <w:szCs w:val="14"/>
                          <w:lang w:eastAsia="en-GB"/>
                        </w:rPr>
                        <w:t>Payment Certification</w:t>
                      </w:r>
                    </w:p>
                    <w:p w14:paraId="50301DF7"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Payment certification to be reviewed and challenged where required/ appropriate</w:t>
                      </w:r>
                    </w:p>
                    <w:p w14:paraId="60FA5EC6" w14:textId="77777777" w:rsidR="005666F0" w:rsidRPr="00001054"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Payment dates are to be monitored to ensure prompt payment</w:t>
                      </w:r>
                    </w:p>
                    <w:p w14:paraId="0012CE2A" w14:textId="77777777" w:rsidR="005666F0" w:rsidRPr="001A4736" w:rsidRDefault="005666F0" w:rsidP="005666F0">
                      <w:pPr>
                        <w:pStyle w:val="ListParagraph"/>
                        <w:spacing w:after="0"/>
                        <w:ind w:left="360"/>
                        <w:rPr>
                          <w:rFonts w:cs="Calibri"/>
                          <w:b/>
                          <w:bCs/>
                          <w:sz w:val="14"/>
                          <w:szCs w:val="14"/>
                          <w:lang w:eastAsia="en-GB"/>
                        </w:rPr>
                      </w:pPr>
                      <w:r w:rsidRPr="001A4736">
                        <w:rPr>
                          <w:rFonts w:cs="Calibri"/>
                          <w:b/>
                          <w:bCs/>
                          <w:sz w:val="14"/>
                          <w:szCs w:val="14"/>
                          <w:lang w:eastAsia="en-GB"/>
                        </w:rPr>
                        <w:t>Variations/ Change Management</w:t>
                      </w:r>
                    </w:p>
                    <w:p w14:paraId="6C7BDAE0"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All variations to be recorded and notified to the client as per contract requirements</w:t>
                      </w:r>
                    </w:p>
                    <w:p w14:paraId="6688B75D"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Variations to be properly valued and submitted in line with contract requirements</w:t>
                      </w:r>
                    </w:p>
                    <w:p w14:paraId="25EF594E"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 xml:space="preserve">No variation works to proceed without formal agreed instruction </w:t>
                      </w:r>
                    </w:p>
                    <w:p w14:paraId="6A41DC1A"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Variations are to be prepared and submitted on the correct documentation</w:t>
                      </w:r>
                    </w:p>
                    <w:p w14:paraId="7BA5B852"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Information and records supporting a variation to be saved on SharePoint in the project folder</w:t>
                      </w:r>
                    </w:p>
                    <w:p w14:paraId="1F9D0AB1" w14:textId="77777777" w:rsidR="005666F0" w:rsidRPr="001A4736" w:rsidRDefault="005666F0" w:rsidP="005666F0">
                      <w:pPr>
                        <w:pStyle w:val="ListParagraph"/>
                        <w:spacing w:after="0"/>
                        <w:ind w:left="360"/>
                        <w:rPr>
                          <w:rFonts w:cs="Calibri"/>
                          <w:b/>
                          <w:bCs/>
                          <w:sz w:val="14"/>
                          <w:szCs w:val="14"/>
                          <w:lang w:eastAsia="en-GB"/>
                        </w:rPr>
                      </w:pPr>
                      <w:r w:rsidRPr="001A4736">
                        <w:rPr>
                          <w:rFonts w:cs="Calibri"/>
                          <w:b/>
                          <w:bCs/>
                          <w:sz w:val="14"/>
                          <w:szCs w:val="14"/>
                          <w:lang w:eastAsia="en-GB"/>
                        </w:rPr>
                        <w:t>Early Warnings</w:t>
                      </w:r>
                    </w:p>
                    <w:p w14:paraId="66AFE72A" w14:textId="77777777" w:rsidR="005666F0" w:rsidRPr="00001054"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All early warning notices to be issued as required by the contract</w:t>
                      </w:r>
                    </w:p>
                    <w:p w14:paraId="05441F50" w14:textId="77777777" w:rsidR="005666F0" w:rsidRPr="00001054"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Early warning register to be updated regularly and reflective of all those notices issued</w:t>
                      </w:r>
                    </w:p>
                    <w:p w14:paraId="2171E681" w14:textId="77777777" w:rsidR="005666F0" w:rsidRPr="00EA0CA6" w:rsidRDefault="005666F0" w:rsidP="005666F0">
                      <w:pPr>
                        <w:pStyle w:val="ListParagraph"/>
                        <w:spacing w:after="0"/>
                        <w:ind w:left="357"/>
                        <w:rPr>
                          <w:rFonts w:cs="Calibri"/>
                          <w:b/>
                          <w:bCs/>
                          <w:sz w:val="14"/>
                          <w:szCs w:val="14"/>
                          <w:lang w:eastAsia="en-GB"/>
                        </w:rPr>
                      </w:pPr>
                      <w:r>
                        <w:rPr>
                          <w:rFonts w:cs="Calibri"/>
                          <w:b/>
                          <w:bCs/>
                          <w:sz w:val="14"/>
                          <w:szCs w:val="14"/>
                          <w:lang w:eastAsia="en-GB"/>
                        </w:rPr>
                        <w:t>Claims and Notifications</w:t>
                      </w:r>
                    </w:p>
                    <w:p w14:paraId="29A49D4F"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 xml:space="preserve">Notices in regard to delays, disruption, loss &amp; expense etc are to be drafted for review and internal agreement </w:t>
                      </w:r>
                    </w:p>
                    <w:p w14:paraId="2B33AD40"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All notices require approval prior to issue</w:t>
                      </w:r>
                    </w:p>
                    <w:p w14:paraId="788A4A03"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Template to be utilised when applicable</w:t>
                      </w:r>
                    </w:p>
                    <w:p w14:paraId="6C464627" w14:textId="77777777" w:rsidR="005666F0" w:rsidRPr="00001054" w:rsidRDefault="005666F0" w:rsidP="005666F0">
                      <w:pPr>
                        <w:pStyle w:val="ListParagraph"/>
                        <w:numPr>
                          <w:ilvl w:val="0"/>
                          <w:numId w:val="320"/>
                        </w:numPr>
                        <w:spacing w:after="0" w:line="276" w:lineRule="auto"/>
                        <w:ind w:left="357" w:hanging="357"/>
                        <w:contextualSpacing w:val="0"/>
                        <w:rPr>
                          <w:rFonts w:cs="Calibri"/>
                          <w:sz w:val="14"/>
                        </w:rPr>
                      </w:pPr>
                      <w:r w:rsidRPr="00B74306">
                        <w:rPr>
                          <w:rFonts w:cs="Calibri"/>
                          <w:sz w:val="14"/>
                          <w:szCs w:val="14"/>
                          <w:lang w:eastAsia="en-GB"/>
                        </w:rPr>
                        <w:t xml:space="preserve">Notices are to be agreed with Directors and </w:t>
                      </w:r>
                      <w:r>
                        <w:rPr>
                          <w:rFonts w:cs="Calibri"/>
                          <w:sz w:val="14"/>
                          <w:szCs w:val="14"/>
                          <w:lang w:eastAsia="en-GB"/>
                        </w:rPr>
                        <w:t>p</w:t>
                      </w:r>
                      <w:r w:rsidRPr="00B74306">
                        <w:rPr>
                          <w:rFonts w:cs="Calibri"/>
                          <w:sz w:val="14"/>
                          <w:szCs w:val="14"/>
                          <w:lang w:eastAsia="en-GB"/>
                        </w:rPr>
                        <w:t>rior to formal submission</w:t>
                      </w:r>
                      <w:r>
                        <w:rPr>
                          <w:rFonts w:cs="Calibri"/>
                          <w:sz w:val="14"/>
                          <w:szCs w:val="14"/>
                          <w:lang w:eastAsia="en-GB"/>
                        </w:rPr>
                        <w:t xml:space="preserve"> to the client</w:t>
                      </w:r>
                      <w:r w:rsidRPr="00B74306">
                        <w:rPr>
                          <w:rFonts w:cs="Calibri"/>
                          <w:sz w:val="14"/>
                          <w:szCs w:val="14"/>
                          <w:lang w:eastAsia="en-GB"/>
                        </w:rPr>
                        <w:t>.</w:t>
                      </w:r>
                    </w:p>
                    <w:p w14:paraId="5EFE4A1D" w14:textId="77777777" w:rsidR="005666F0" w:rsidRPr="00001054" w:rsidRDefault="005666F0" w:rsidP="005666F0">
                      <w:pPr>
                        <w:pStyle w:val="ListParagraph"/>
                        <w:spacing w:after="0"/>
                        <w:ind w:left="357"/>
                        <w:rPr>
                          <w:rFonts w:cs="Calibri"/>
                          <w:b/>
                          <w:bCs/>
                          <w:sz w:val="14"/>
                          <w:szCs w:val="14"/>
                          <w:lang w:eastAsia="en-GB"/>
                        </w:rPr>
                      </w:pPr>
                      <w:r w:rsidRPr="00001054">
                        <w:rPr>
                          <w:rFonts w:cs="Calibri"/>
                          <w:b/>
                          <w:bCs/>
                          <w:sz w:val="14"/>
                          <w:szCs w:val="14"/>
                          <w:lang w:eastAsia="en-GB"/>
                        </w:rPr>
                        <w:t xml:space="preserve">Progressive Account Agreement </w:t>
                      </w:r>
                    </w:p>
                    <w:p w14:paraId="5C6E35CA"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Regular financial and forecast account updates must be provided to the client</w:t>
                      </w:r>
                    </w:p>
                    <w:p w14:paraId="0B127EDF"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 xml:space="preserve">Accounts are to be actively and progressively agreed throughout the course of the works </w:t>
                      </w:r>
                    </w:p>
                    <w:p w14:paraId="5F99E77C" w14:textId="77777777" w:rsidR="005666F0" w:rsidRDefault="005666F0" w:rsidP="005666F0">
                      <w:pPr>
                        <w:pStyle w:val="ListParagraph"/>
                        <w:numPr>
                          <w:ilvl w:val="0"/>
                          <w:numId w:val="320"/>
                        </w:numPr>
                        <w:spacing w:after="0" w:line="276" w:lineRule="auto"/>
                        <w:ind w:left="357" w:hanging="357"/>
                        <w:contextualSpacing w:val="0"/>
                        <w:rPr>
                          <w:rFonts w:cs="Calibri"/>
                          <w:sz w:val="14"/>
                          <w:szCs w:val="14"/>
                          <w:lang w:eastAsia="en-GB"/>
                        </w:rPr>
                      </w:pPr>
                      <w:r>
                        <w:rPr>
                          <w:rFonts w:cs="Calibri"/>
                          <w:sz w:val="14"/>
                          <w:szCs w:val="14"/>
                          <w:lang w:eastAsia="en-GB"/>
                        </w:rPr>
                        <w:t>Variation/ quotation schedules to be kept up to date</w:t>
                      </w:r>
                    </w:p>
                    <w:p w14:paraId="2E525BE9" w14:textId="77777777" w:rsidR="005666F0" w:rsidRPr="00001054" w:rsidRDefault="005666F0" w:rsidP="005666F0">
                      <w:pPr>
                        <w:rPr>
                          <w:sz w:val="14"/>
                        </w:rPr>
                      </w:pPr>
                    </w:p>
                  </w:txbxContent>
                </v:textbox>
              </v:shape>
            </w:pict>
          </mc:Fallback>
        </mc:AlternateContent>
      </w:r>
      <w:r w:rsidRPr="00966498">
        <w:rPr>
          <w:rFonts w:cs="Times New Roman"/>
          <w:noProof/>
          <w:sz w:val="40"/>
          <w:szCs w:val="40"/>
        </w:rPr>
        <mc:AlternateContent>
          <mc:Choice Requires="wps">
            <w:drawing>
              <wp:anchor distT="0" distB="0" distL="114300" distR="114300" simplePos="0" relativeHeight="251726848" behindDoc="0" locked="0" layoutInCell="1" allowOverlap="1" wp14:anchorId="0417CBFA" wp14:editId="38DC6C9F">
                <wp:simplePos x="0" y="0"/>
                <wp:positionH relativeFrom="column">
                  <wp:posOffset>3994030</wp:posOffset>
                </wp:positionH>
                <wp:positionV relativeFrom="paragraph">
                  <wp:posOffset>431321</wp:posOffset>
                </wp:positionV>
                <wp:extent cx="2056765" cy="2751455"/>
                <wp:effectExtent l="0" t="0" r="19685" b="10795"/>
                <wp:wrapNone/>
                <wp:docPr id="668468646" name="AutoShape 6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6765" cy="2751455"/>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1A3E228" w14:textId="77777777" w:rsidR="005666F0" w:rsidRPr="000412DE" w:rsidRDefault="005666F0" w:rsidP="00962A8A">
                            <w:pPr>
                              <w:spacing w:after="0"/>
                              <w:rPr>
                                <w:b/>
                                <w:color w:val="000000"/>
                                <w:sz w:val="14"/>
                              </w:rPr>
                            </w:pPr>
                            <w:r>
                              <w:rPr>
                                <w:b/>
                                <w:color w:val="000000"/>
                                <w:sz w:val="14"/>
                              </w:rPr>
                              <w:t>3.        Pre-Construction</w:t>
                            </w:r>
                          </w:p>
                          <w:p w14:paraId="2727CA83" w14:textId="77777777" w:rsidR="005666F0" w:rsidRDefault="005666F0" w:rsidP="005666F0">
                            <w:pPr>
                              <w:pStyle w:val="ListParagraph"/>
                              <w:numPr>
                                <w:ilvl w:val="0"/>
                                <w:numId w:val="323"/>
                              </w:numPr>
                              <w:spacing w:after="0" w:line="256" w:lineRule="auto"/>
                              <w:contextualSpacing w:val="0"/>
                              <w:rPr>
                                <w:color w:val="000000"/>
                                <w:sz w:val="14"/>
                              </w:rPr>
                            </w:pPr>
                            <w:r>
                              <w:rPr>
                                <w:color w:val="000000"/>
                                <w:sz w:val="14"/>
                              </w:rPr>
                              <w:t>Order [PO/SCO/LOI] must be received and acknowledgement issued</w:t>
                            </w:r>
                          </w:p>
                          <w:p w14:paraId="3C90BCFC" w14:textId="77777777" w:rsidR="005666F0" w:rsidRDefault="005666F0" w:rsidP="005666F0">
                            <w:pPr>
                              <w:pStyle w:val="ListParagraph"/>
                              <w:numPr>
                                <w:ilvl w:val="0"/>
                                <w:numId w:val="323"/>
                              </w:numPr>
                              <w:spacing w:after="0" w:line="256" w:lineRule="auto"/>
                              <w:contextualSpacing w:val="0"/>
                              <w:rPr>
                                <w:color w:val="000000"/>
                                <w:sz w:val="14"/>
                              </w:rPr>
                            </w:pPr>
                            <w:r>
                              <w:rPr>
                                <w:color w:val="000000"/>
                                <w:sz w:val="14"/>
                              </w:rPr>
                              <w:t>Prior to commencement, imperative we acquire an agreed start date and a notice to commence, with appropriate confirmation being issued</w:t>
                            </w:r>
                          </w:p>
                          <w:p w14:paraId="17AEEEA2" w14:textId="77777777" w:rsidR="005666F0" w:rsidRDefault="005666F0" w:rsidP="005666F0">
                            <w:pPr>
                              <w:pStyle w:val="ListParagraph"/>
                              <w:numPr>
                                <w:ilvl w:val="0"/>
                                <w:numId w:val="323"/>
                              </w:numPr>
                              <w:spacing w:after="0" w:line="256" w:lineRule="auto"/>
                              <w:contextualSpacing w:val="0"/>
                              <w:rPr>
                                <w:color w:val="000000"/>
                                <w:sz w:val="14"/>
                              </w:rPr>
                            </w:pPr>
                            <w:r>
                              <w:rPr>
                                <w:color w:val="000000"/>
                                <w:sz w:val="14"/>
                              </w:rPr>
                              <w:t>Sub-Contractor enquiries to be collated and sent out</w:t>
                            </w:r>
                          </w:p>
                          <w:p w14:paraId="2D058396" w14:textId="79CD372C" w:rsidR="005666F0" w:rsidRDefault="005666F0" w:rsidP="005666F0">
                            <w:pPr>
                              <w:pStyle w:val="ListParagraph"/>
                              <w:numPr>
                                <w:ilvl w:val="0"/>
                                <w:numId w:val="323"/>
                              </w:numPr>
                              <w:spacing w:after="0" w:line="256" w:lineRule="auto"/>
                              <w:contextualSpacing w:val="0"/>
                              <w:rPr>
                                <w:color w:val="000000"/>
                                <w:sz w:val="14"/>
                              </w:rPr>
                            </w:pPr>
                            <w:r>
                              <w:rPr>
                                <w:color w:val="000000"/>
                                <w:sz w:val="14"/>
                              </w:rPr>
                              <w:t xml:space="preserve">Upon receipt of tender returns, </w:t>
                            </w:r>
                            <w:r w:rsidR="00520A87">
                              <w:rPr>
                                <w:color w:val="000000"/>
                                <w:sz w:val="14"/>
                              </w:rPr>
                              <w:t>purchasing</w:t>
                            </w:r>
                            <w:r>
                              <w:rPr>
                                <w:color w:val="000000"/>
                                <w:sz w:val="14"/>
                              </w:rPr>
                              <w:t xml:space="preserve"> analysis to be collated for decision and agreement on package</w:t>
                            </w:r>
                          </w:p>
                          <w:p w14:paraId="4795D6F3" w14:textId="77777777" w:rsidR="005666F0" w:rsidRDefault="005666F0" w:rsidP="005666F0">
                            <w:pPr>
                              <w:pStyle w:val="ListParagraph"/>
                              <w:numPr>
                                <w:ilvl w:val="0"/>
                                <w:numId w:val="323"/>
                              </w:numPr>
                              <w:spacing w:after="0" w:line="256" w:lineRule="auto"/>
                              <w:contextualSpacing w:val="0"/>
                              <w:rPr>
                                <w:color w:val="000000"/>
                                <w:sz w:val="14"/>
                              </w:rPr>
                            </w:pPr>
                            <w:r>
                              <w:rPr>
                                <w:color w:val="000000"/>
                                <w:sz w:val="14"/>
                              </w:rPr>
                              <w:t>Sub-contract orders to be drafted</w:t>
                            </w:r>
                          </w:p>
                          <w:p w14:paraId="5A6410BA" w14:textId="77777777" w:rsidR="005666F0" w:rsidRDefault="005666F0" w:rsidP="005666F0">
                            <w:pPr>
                              <w:pStyle w:val="ListParagraph"/>
                              <w:numPr>
                                <w:ilvl w:val="0"/>
                                <w:numId w:val="323"/>
                              </w:numPr>
                              <w:spacing w:after="0" w:line="256" w:lineRule="auto"/>
                              <w:contextualSpacing w:val="0"/>
                              <w:rPr>
                                <w:color w:val="000000"/>
                                <w:sz w:val="14"/>
                              </w:rPr>
                            </w:pPr>
                            <w:r>
                              <w:rPr>
                                <w:color w:val="000000"/>
                                <w:sz w:val="14"/>
                              </w:rPr>
                              <w:t>Sub-contract orders to be raised on Construction Manager</w:t>
                            </w:r>
                          </w:p>
                          <w:p w14:paraId="4BE2915A" w14:textId="77777777" w:rsidR="005666F0" w:rsidRPr="0053723E" w:rsidRDefault="005666F0" w:rsidP="005666F0">
                            <w:pPr>
                              <w:pStyle w:val="ListParagraph"/>
                              <w:numPr>
                                <w:ilvl w:val="0"/>
                                <w:numId w:val="323"/>
                              </w:numPr>
                              <w:spacing w:after="0" w:line="256" w:lineRule="auto"/>
                              <w:contextualSpacing w:val="0"/>
                              <w:rPr>
                                <w:color w:val="EE0000"/>
                                <w:sz w:val="14"/>
                              </w:rPr>
                            </w:pPr>
                            <w:r>
                              <w:rPr>
                                <w:color w:val="EE0000"/>
                                <w:sz w:val="14"/>
                              </w:rPr>
                              <w:t>Commercial Manager</w:t>
                            </w:r>
                            <w:r w:rsidRPr="0053723E">
                              <w:rPr>
                                <w:color w:val="EE0000"/>
                                <w:sz w:val="14"/>
                              </w:rPr>
                              <w:t xml:space="preserve"> to approve </w:t>
                            </w:r>
                            <w:r>
                              <w:rPr>
                                <w:color w:val="EE0000"/>
                                <w:sz w:val="14"/>
                              </w:rPr>
                              <w:t>s</w:t>
                            </w:r>
                            <w:r w:rsidRPr="0053723E">
                              <w:rPr>
                                <w:color w:val="EE0000"/>
                                <w:sz w:val="14"/>
                              </w:rPr>
                              <w:t>ub-</w:t>
                            </w:r>
                            <w:r>
                              <w:rPr>
                                <w:color w:val="EE0000"/>
                                <w:sz w:val="14"/>
                              </w:rPr>
                              <w:t>c</w:t>
                            </w:r>
                            <w:r w:rsidRPr="0053723E">
                              <w:rPr>
                                <w:color w:val="EE0000"/>
                                <w:sz w:val="14"/>
                              </w:rPr>
                              <w:t xml:space="preserve">ontractor on </w:t>
                            </w:r>
                            <w:r>
                              <w:rPr>
                                <w:color w:val="EE0000"/>
                                <w:sz w:val="14"/>
                              </w:rPr>
                              <w:t>accounts software</w:t>
                            </w:r>
                            <w:r w:rsidRPr="0053723E">
                              <w:rPr>
                                <w:color w:val="EE0000"/>
                                <w:sz w:val="14"/>
                              </w:rPr>
                              <w:t xml:space="preserve"> to enable </w:t>
                            </w:r>
                            <w:r>
                              <w:rPr>
                                <w:color w:val="EE0000"/>
                                <w:sz w:val="14"/>
                              </w:rPr>
                              <w:t>o</w:t>
                            </w:r>
                            <w:r w:rsidRPr="0053723E">
                              <w:rPr>
                                <w:color w:val="EE0000"/>
                                <w:sz w:val="14"/>
                              </w:rPr>
                              <w:t xml:space="preserve">rder </w:t>
                            </w:r>
                            <w:r>
                              <w:rPr>
                                <w:color w:val="EE0000"/>
                                <w:sz w:val="14"/>
                              </w:rPr>
                              <w:t>n</w:t>
                            </w:r>
                            <w:r w:rsidRPr="0053723E">
                              <w:rPr>
                                <w:color w:val="EE0000"/>
                                <w:sz w:val="14"/>
                              </w:rPr>
                              <w:t>umber</w:t>
                            </w:r>
                          </w:p>
                          <w:p w14:paraId="4DEF051B" w14:textId="77777777" w:rsidR="005666F0" w:rsidRDefault="005666F0" w:rsidP="005666F0">
                            <w:pPr>
                              <w:pStyle w:val="ListParagraph"/>
                              <w:numPr>
                                <w:ilvl w:val="0"/>
                                <w:numId w:val="323"/>
                              </w:numPr>
                              <w:spacing w:after="0" w:line="256" w:lineRule="auto"/>
                              <w:contextualSpacing w:val="0"/>
                              <w:rPr>
                                <w:color w:val="000000"/>
                                <w:sz w:val="14"/>
                              </w:rPr>
                            </w:pPr>
                            <w:r>
                              <w:rPr>
                                <w:color w:val="000000"/>
                                <w:sz w:val="14"/>
                              </w:rPr>
                              <w:t>Sub-contract order to be issued</w:t>
                            </w:r>
                          </w:p>
                          <w:p w14:paraId="65A3CDB9" w14:textId="77777777" w:rsidR="005666F0" w:rsidRPr="000021C9" w:rsidRDefault="005666F0" w:rsidP="005666F0">
                            <w:pPr>
                              <w:pStyle w:val="ListParagraph"/>
                              <w:numPr>
                                <w:ilvl w:val="0"/>
                                <w:numId w:val="323"/>
                              </w:numPr>
                              <w:spacing w:after="0" w:line="256" w:lineRule="auto"/>
                              <w:contextualSpacing w:val="0"/>
                              <w:rPr>
                                <w:color w:val="000000"/>
                                <w:sz w:val="14"/>
                              </w:rPr>
                            </w:pPr>
                            <w:r>
                              <w:rPr>
                                <w:color w:val="000000"/>
                                <w:sz w:val="14"/>
                              </w:rPr>
                              <w:t>Applications for payment to be issued for all pre-construction &amp; design activities undertaken during this phase</w:t>
                            </w:r>
                          </w:p>
                          <w:p w14:paraId="58182825" w14:textId="77777777" w:rsidR="005666F0" w:rsidRPr="002B577F" w:rsidRDefault="005666F0" w:rsidP="005666F0">
                            <w:pPr>
                              <w:spacing w:line="256" w:lineRule="auto"/>
                              <w:contextualSpacing/>
                              <w:rPr>
                                <w:color w:val="000000"/>
                                <w:sz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417CBFA" id="AutoShape 636" o:spid="_x0000_s1046" type="#_x0000_t109" style="position:absolute;left:0;text-align:left;margin-left:314.5pt;margin-top:33.95pt;width:161.95pt;height:216.6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" filled="f" strokeweight="1.5pt">
                <v:textbox>
                  <w:txbxContent>
                    <w:p w14:paraId="21A3E228" w14:textId="77777777" w:rsidR="005666F0" w:rsidRPr="000412DE" w:rsidRDefault="005666F0" w:rsidP="00962A8A">
                      <w:pPr>
                        <w:spacing w:after="0"/>
                        <w:rPr>
                          <w:b/>
                          <w:color w:val="000000"/>
                          <w:sz w:val="14"/>
                        </w:rPr>
                      </w:pPr>
                      <w:r>
                        <w:rPr>
                          <w:b/>
                          <w:color w:val="000000"/>
                          <w:sz w:val="14"/>
                        </w:rPr>
                        <w:t>3.        Pre-Construction</w:t>
                      </w:r>
                    </w:p>
                    <w:p w14:paraId="2727CA83" w14:textId="77777777" w:rsidR="005666F0" w:rsidRDefault="005666F0" w:rsidP="005666F0">
                      <w:pPr>
                        <w:pStyle w:val="ListParagraph"/>
                        <w:numPr>
                          <w:ilvl w:val="0"/>
                          <w:numId w:val="323"/>
                        </w:numPr>
                        <w:spacing w:after="0" w:line="256" w:lineRule="auto"/>
                        <w:contextualSpacing w:val="0"/>
                        <w:rPr>
                          <w:color w:val="000000"/>
                          <w:sz w:val="14"/>
                        </w:rPr>
                      </w:pPr>
                      <w:r>
                        <w:rPr>
                          <w:color w:val="000000"/>
                          <w:sz w:val="14"/>
                        </w:rPr>
                        <w:t>Order [PO/SCO/LOI] must be received and acknowledgement issued</w:t>
                      </w:r>
                    </w:p>
                    <w:p w14:paraId="3C90BCFC" w14:textId="77777777" w:rsidR="005666F0" w:rsidRDefault="005666F0" w:rsidP="005666F0">
                      <w:pPr>
                        <w:pStyle w:val="ListParagraph"/>
                        <w:numPr>
                          <w:ilvl w:val="0"/>
                          <w:numId w:val="323"/>
                        </w:numPr>
                        <w:spacing w:after="0" w:line="256" w:lineRule="auto"/>
                        <w:contextualSpacing w:val="0"/>
                        <w:rPr>
                          <w:color w:val="000000"/>
                          <w:sz w:val="14"/>
                        </w:rPr>
                      </w:pPr>
                      <w:r>
                        <w:rPr>
                          <w:color w:val="000000"/>
                          <w:sz w:val="14"/>
                        </w:rPr>
                        <w:t>Prior to commencement, imperative we acquire an agreed start date and a notice to commence, with appropriate confirmation being issued</w:t>
                      </w:r>
                    </w:p>
                    <w:p w14:paraId="17AEEEA2" w14:textId="77777777" w:rsidR="005666F0" w:rsidRDefault="005666F0" w:rsidP="005666F0">
                      <w:pPr>
                        <w:pStyle w:val="ListParagraph"/>
                        <w:numPr>
                          <w:ilvl w:val="0"/>
                          <w:numId w:val="323"/>
                        </w:numPr>
                        <w:spacing w:after="0" w:line="256" w:lineRule="auto"/>
                        <w:contextualSpacing w:val="0"/>
                        <w:rPr>
                          <w:color w:val="000000"/>
                          <w:sz w:val="14"/>
                        </w:rPr>
                      </w:pPr>
                      <w:r>
                        <w:rPr>
                          <w:color w:val="000000"/>
                          <w:sz w:val="14"/>
                        </w:rPr>
                        <w:t>Sub-Contractor enquiries to be collated and sent out</w:t>
                      </w:r>
                    </w:p>
                    <w:p w14:paraId="2D058396" w14:textId="79CD372C" w:rsidR="005666F0" w:rsidRDefault="005666F0" w:rsidP="005666F0">
                      <w:pPr>
                        <w:pStyle w:val="ListParagraph"/>
                        <w:numPr>
                          <w:ilvl w:val="0"/>
                          <w:numId w:val="323"/>
                        </w:numPr>
                        <w:spacing w:after="0" w:line="256" w:lineRule="auto"/>
                        <w:contextualSpacing w:val="0"/>
                        <w:rPr>
                          <w:color w:val="000000"/>
                          <w:sz w:val="14"/>
                        </w:rPr>
                      </w:pPr>
                      <w:r>
                        <w:rPr>
                          <w:color w:val="000000"/>
                          <w:sz w:val="14"/>
                        </w:rPr>
                        <w:t xml:space="preserve">Upon receipt of tender returns, </w:t>
                      </w:r>
                      <w:r w:rsidR="00520A87">
                        <w:rPr>
                          <w:color w:val="000000"/>
                          <w:sz w:val="14"/>
                        </w:rPr>
                        <w:t>purchasing</w:t>
                      </w:r>
                      <w:r>
                        <w:rPr>
                          <w:color w:val="000000"/>
                          <w:sz w:val="14"/>
                        </w:rPr>
                        <w:t xml:space="preserve"> analysis to be collated for decision and agreement on package</w:t>
                      </w:r>
                    </w:p>
                    <w:p w14:paraId="4795D6F3" w14:textId="77777777" w:rsidR="005666F0" w:rsidRDefault="005666F0" w:rsidP="005666F0">
                      <w:pPr>
                        <w:pStyle w:val="ListParagraph"/>
                        <w:numPr>
                          <w:ilvl w:val="0"/>
                          <w:numId w:val="323"/>
                        </w:numPr>
                        <w:spacing w:after="0" w:line="256" w:lineRule="auto"/>
                        <w:contextualSpacing w:val="0"/>
                        <w:rPr>
                          <w:color w:val="000000"/>
                          <w:sz w:val="14"/>
                        </w:rPr>
                      </w:pPr>
                      <w:r>
                        <w:rPr>
                          <w:color w:val="000000"/>
                          <w:sz w:val="14"/>
                        </w:rPr>
                        <w:t>Sub-contract orders to be drafted</w:t>
                      </w:r>
                    </w:p>
                    <w:p w14:paraId="5A6410BA" w14:textId="77777777" w:rsidR="005666F0" w:rsidRDefault="005666F0" w:rsidP="005666F0">
                      <w:pPr>
                        <w:pStyle w:val="ListParagraph"/>
                        <w:numPr>
                          <w:ilvl w:val="0"/>
                          <w:numId w:val="323"/>
                        </w:numPr>
                        <w:spacing w:after="0" w:line="256" w:lineRule="auto"/>
                        <w:contextualSpacing w:val="0"/>
                        <w:rPr>
                          <w:color w:val="000000"/>
                          <w:sz w:val="14"/>
                        </w:rPr>
                      </w:pPr>
                      <w:r>
                        <w:rPr>
                          <w:color w:val="000000"/>
                          <w:sz w:val="14"/>
                        </w:rPr>
                        <w:t>Sub-contract orders to be raised on Construction Manager</w:t>
                      </w:r>
                    </w:p>
                    <w:p w14:paraId="4BE2915A" w14:textId="77777777" w:rsidR="005666F0" w:rsidRPr="0053723E" w:rsidRDefault="005666F0" w:rsidP="005666F0">
                      <w:pPr>
                        <w:pStyle w:val="ListParagraph"/>
                        <w:numPr>
                          <w:ilvl w:val="0"/>
                          <w:numId w:val="323"/>
                        </w:numPr>
                        <w:spacing w:after="0" w:line="256" w:lineRule="auto"/>
                        <w:contextualSpacing w:val="0"/>
                        <w:rPr>
                          <w:color w:val="EE0000"/>
                          <w:sz w:val="14"/>
                        </w:rPr>
                      </w:pPr>
                      <w:r>
                        <w:rPr>
                          <w:color w:val="EE0000"/>
                          <w:sz w:val="14"/>
                        </w:rPr>
                        <w:t>Commercial Manager</w:t>
                      </w:r>
                      <w:r w:rsidRPr="0053723E">
                        <w:rPr>
                          <w:color w:val="EE0000"/>
                          <w:sz w:val="14"/>
                        </w:rPr>
                        <w:t xml:space="preserve"> to approve </w:t>
                      </w:r>
                      <w:r>
                        <w:rPr>
                          <w:color w:val="EE0000"/>
                          <w:sz w:val="14"/>
                        </w:rPr>
                        <w:t>s</w:t>
                      </w:r>
                      <w:r w:rsidRPr="0053723E">
                        <w:rPr>
                          <w:color w:val="EE0000"/>
                          <w:sz w:val="14"/>
                        </w:rPr>
                        <w:t>ub-</w:t>
                      </w:r>
                      <w:r>
                        <w:rPr>
                          <w:color w:val="EE0000"/>
                          <w:sz w:val="14"/>
                        </w:rPr>
                        <w:t>c</w:t>
                      </w:r>
                      <w:r w:rsidRPr="0053723E">
                        <w:rPr>
                          <w:color w:val="EE0000"/>
                          <w:sz w:val="14"/>
                        </w:rPr>
                        <w:t xml:space="preserve">ontractor on </w:t>
                      </w:r>
                      <w:r>
                        <w:rPr>
                          <w:color w:val="EE0000"/>
                          <w:sz w:val="14"/>
                        </w:rPr>
                        <w:t>accounts software</w:t>
                      </w:r>
                      <w:r w:rsidRPr="0053723E">
                        <w:rPr>
                          <w:color w:val="EE0000"/>
                          <w:sz w:val="14"/>
                        </w:rPr>
                        <w:t xml:space="preserve"> to enable </w:t>
                      </w:r>
                      <w:r>
                        <w:rPr>
                          <w:color w:val="EE0000"/>
                          <w:sz w:val="14"/>
                        </w:rPr>
                        <w:t>o</w:t>
                      </w:r>
                      <w:r w:rsidRPr="0053723E">
                        <w:rPr>
                          <w:color w:val="EE0000"/>
                          <w:sz w:val="14"/>
                        </w:rPr>
                        <w:t xml:space="preserve">rder </w:t>
                      </w:r>
                      <w:r>
                        <w:rPr>
                          <w:color w:val="EE0000"/>
                          <w:sz w:val="14"/>
                        </w:rPr>
                        <w:t>n</w:t>
                      </w:r>
                      <w:r w:rsidRPr="0053723E">
                        <w:rPr>
                          <w:color w:val="EE0000"/>
                          <w:sz w:val="14"/>
                        </w:rPr>
                        <w:t>umber</w:t>
                      </w:r>
                    </w:p>
                    <w:p w14:paraId="4DEF051B" w14:textId="77777777" w:rsidR="005666F0" w:rsidRDefault="005666F0" w:rsidP="005666F0">
                      <w:pPr>
                        <w:pStyle w:val="ListParagraph"/>
                        <w:numPr>
                          <w:ilvl w:val="0"/>
                          <w:numId w:val="323"/>
                        </w:numPr>
                        <w:spacing w:after="0" w:line="256" w:lineRule="auto"/>
                        <w:contextualSpacing w:val="0"/>
                        <w:rPr>
                          <w:color w:val="000000"/>
                          <w:sz w:val="14"/>
                        </w:rPr>
                      </w:pPr>
                      <w:r>
                        <w:rPr>
                          <w:color w:val="000000"/>
                          <w:sz w:val="14"/>
                        </w:rPr>
                        <w:t>Sub-contract order to be issued</w:t>
                      </w:r>
                    </w:p>
                    <w:p w14:paraId="65A3CDB9" w14:textId="77777777" w:rsidR="005666F0" w:rsidRPr="000021C9" w:rsidRDefault="005666F0" w:rsidP="005666F0">
                      <w:pPr>
                        <w:pStyle w:val="ListParagraph"/>
                        <w:numPr>
                          <w:ilvl w:val="0"/>
                          <w:numId w:val="323"/>
                        </w:numPr>
                        <w:spacing w:after="0" w:line="256" w:lineRule="auto"/>
                        <w:contextualSpacing w:val="0"/>
                        <w:rPr>
                          <w:color w:val="000000"/>
                          <w:sz w:val="14"/>
                        </w:rPr>
                      </w:pPr>
                      <w:r>
                        <w:rPr>
                          <w:color w:val="000000"/>
                          <w:sz w:val="14"/>
                        </w:rPr>
                        <w:t>Applications for payment to be issued for all pre-construction &amp; design activities undertaken during this phase</w:t>
                      </w:r>
                    </w:p>
                    <w:p w14:paraId="58182825" w14:textId="77777777" w:rsidR="005666F0" w:rsidRPr="002B577F" w:rsidRDefault="005666F0" w:rsidP="005666F0">
                      <w:pPr>
                        <w:spacing w:line="256" w:lineRule="auto"/>
                        <w:contextualSpacing/>
                        <w:rPr>
                          <w:color w:val="000000"/>
                          <w:sz w:val="14"/>
                        </w:rPr>
                      </w:pPr>
                    </w:p>
                  </w:txbxContent>
                </v:textbox>
              </v:shape>
            </w:pict>
          </mc:Fallback>
        </mc:AlternateContent>
      </w:r>
      <w:r w:rsidR="005666F0" w:rsidRPr="00CC26EB">
        <w:rPr>
          <w:rFonts w:cs="Times New Roman"/>
          <w:b/>
          <w:bCs/>
          <w:noProof/>
          <w:sz w:val="28"/>
          <w:szCs w:val="28"/>
        </w:rPr>
        <w:t>COMMERCIAL MANAGEMENT PROCEDURE</w:t>
      </w:r>
      <w:r w:rsidR="00CC26EB" w:rsidRPr="00CC26EB">
        <w:rPr>
          <w:rFonts w:cs="Times New Roman"/>
          <w:b/>
          <w:bCs/>
          <w:noProof/>
          <w:sz w:val="28"/>
          <w:szCs w:val="28"/>
        </w:rPr>
        <w:t xml:space="preserve"> FLOWCHART</w:t>
      </w:r>
      <w:bookmarkEnd w:id="147"/>
    </w:p>
    <w:p w14:paraId="7A4269A3" w14:textId="165E1B8E" w:rsidR="005666F0" w:rsidRPr="00CC26EB" w:rsidRDefault="00962A8A" w:rsidP="005666F0">
      <w:pPr>
        <w:ind w:left="-142"/>
        <w:jc w:val="right"/>
        <w:rPr>
          <w:rFonts w:cs="Times New Roman"/>
          <w:sz w:val="16"/>
          <w:szCs w:val="16"/>
          <w:lang w:eastAsia="en-GB"/>
        </w:rPr>
      </w:pPr>
      <w:bookmarkStart w:id="148" w:name="_Toc171666714"/>
      <w:r w:rsidRPr="00CC26EB">
        <w:rPr>
          <w:rFonts w:cs="Times New Roman"/>
          <w:b/>
          <w:bCs/>
          <w:noProof/>
          <w:sz w:val="28"/>
          <w:szCs w:val="28"/>
        </w:rPr>
        <mc:AlternateContent>
          <mc:Choice Requires="wps">
            <w:drawing>
              <wp:anchor distT="0" distB="0" distL="114300" distR="114300" simplePos="0" relativeHeight="251722752" behindDoc="0" locked="0" layoutInCell="1" allowOverlap="1" wp14:anchorId="4F9AB69B" wp14:editId="37087C01">
                <wp:simplePos x="0" y="0"/>
                <wp:positionH relativeFrom="margin">
                  <wp:posOffset>-534838</wp:posOffset>
                </wp:positionH>
                <wp:positionV relativeFrom="paragraph">
                  <wp:posOffset>105578</wp:posOffset>
                </wp:positionV>
                <wp:extent cx="1619250" cy="1181819"/>
                <wp:effectExtent l="0" t="0" r="19050" b="18415"/>
                <wp:wrapNone/>
                <wp:docPr id="52721054" name="AutoShape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1181819"/>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5477B51" w14:textId="77777777" w:rsidR="005666F0" w:rsidRPr="000412DE" w:rsidRDefault="005666F0" w:rsidP="005666F0">
                            <w:pPr>
                              <w:pStyle w:val="ListParagraph"/>
                              <w:numPr>
                                <w:ilvl w:val="0"/>
                                <w:numId w:val="317"/>
                              </w:numPr>
                              <w:spacing w:after="0" w:line="256" w:lineRule="auto"/>
                              <w:rPr>
                                <w:b/>
                                <w:color w:val="000000"/>
                                <w:sz w:val="14"/>
                              </w:rPr>
                            </w:pPr>
                            <w:r>
                              <w:rPr>
                                <w:b/>
                                <w:color w:val="000000"/>
                                <w:sz w:val="14"/>
                              </w:rPr>
                              <w:t>Pre-</w:t>
                            </w:r>
                            <w:r w:rsidRPr="000412DE">
                              <w:rPr>
                                <w:b/>
                                <w:color w:val="000000"/>
                                <w:sz w:val="14"/>
                              </w:rPr>
                              <w:t xml:space="preserve">Contract </w:t>
                            </w:r>
                            <w:r>
                              <w:rPr>
                                <w:b/>
                                <w:color w:val="000000"/>
                                <w:sz w:val="14"/>
                              </w:rPr>
                              <w:t>Award</w:t>
                            </w:r>
                          </w:p>
                          <w:p w14:paraId="6252AA8A" w14:textId="77777777" w:rsidR="005666F0" w:rsidRPr="003A136C" w:rsidRDefault="005666F0" w:rsidP="005666F0">
                            <w:pPr>
                              <w:pStyle w:val="ListParagraph"/>
                              <w:numPr>
                                <w:ilvl w:val="0"/>
                                <w:numId w:val="318"/>
                              </w:numPr>
                              <w:spacing w:after="0" w:line="256" w:lineRule="auto"/>
                              <w:rPr>
                                <w:color w:val="EE0000"/>
                                <w:sz w:val="14"/>
                              </w:rPr>
                            </w:pPr>
                            <w:r w:rsidRPr="003A136C">
                              <w:rPr>
                                <w:color w:val="EE0000"/>
                                <w:sz w:val="14"/>
                              </w:rPr>
                              <w:t xml:space="preserve">Assess </w:t>
                            </w:r>
                            <w:r>
                              <w:rPr>
                                <w:color w:val="EE0000"/>
                                <w:sz w:val="14"/>
                              </w:rPr>
                              <w:t>c</w:t>
                            </w:r>
                            <w:r w:rsidRPr="003A136C">
                              <w:rPr>
                                <w:color w:val="EE0000"/>
                                <w:sz w:val="14"/>
                              </w:rPr>
                              <w:t>lient’s financial standing</w:t>
                            </w:r>
                          </w:p>
                          <w:p w14:paraId="1865615A" w14:textId="77777777" w:rsidR="005666F0" w:rsidRPr="003A136C" w:rsidRDefault="005666F0" w:rsidP="005666F0">
                            <w:pPr>
                              <w:pStyle w:val="ListParagraph"/>
                              <w:numPr>
                                <w:ilvl w:val="0"/>
                                <w:numId w:val="318"/>
                              </w:numPr>
                              <w:spacing w:after="0" w:line="256" w:lineRule="auto"/>
                              <w:rPr>
                                <w:color w:val="EE0000"/>
                                <w:sz w:val="14"/>
                              </w:rPr>
                            </w:pPr>
                            <w:r w:rsidRPr="003A136C">
                              <w:rPr>
                                <w:color w:val="EE0000"/>
                                <w:sz w:val="14"/>
                              </w:rPr>
                              <w:t xml:space="preserve">Allocate </w:t>
                            </w:r>
                            <w:r>
                              <w:rPr>
                                <w:color w:val="EE0000"/>
                                <w:sz w:val="14"/>
                              </w:rPr>
                              <w:t>c</w:t>
                            </w:r>
                            <w:r w:rsidRPr="003A136C">
                              <w:rPr>
                                <w:color w:val="EE0000"/>
                                <w:sz w:val="14"/>
                              </w:rPr>
                              <w:t>ommercial resource to the project</w:t>
                            </w:r>
                          </w:p>
                          <w:p w14:paraId="04547EC8" w14:textId="77777777" w:rsidR="005666F0" w:rsidRPr="003A136C" w:rsidRDefault="005666F0" w:rsidP="005666F0">
                            <w:pPr>
                              <w:pStyle w:val="ListParagraph"/>
                              <w:numPr>
                                <w:ilvl w:val="0"/>
                                <w:numId w:val="318"/>
                              </w:numPr>
                              <w:spacing w:after="0" w:line="256" w:lineRule="auto"/>
                              <w:rPr>
                                <w:color w:val="EE0000"/>
                                <w:sz w:val="14"/>
                              </w:rPr>
                            </w:pPr>
                            <w:r w:rsidRPr="003A136C">
                              <w:rPr>
                                <w:color w:val="EE0000"/>
                                <w:sz w:val="14"/>
                              </w:rPr>
                              <w:t xml:space="preserve">Review of ITT </w:t>
                            </w:r>
                            <w:r>
                              <w:rPr>
                                <w:color w:val="EE0000"/>
                                <w:sz w:val="14"/>
                              </w:rPr>
                              <w:t>t</w:t>
                            </w:r>
                            <w:r w:rsidRPr="003A136C">
                              <w:rPr>
                                <w:color w:val="EE0000"/>
                                <w:sz w:val="14"/>
                              </w:rPr>
                              <w:t xml:space="preserve">erms &amp; </w:t>
                            </w:r>
                            <w:r>
                              <w:rPr>
                                <w:color w:val="EE0000"/>
                                <w:sz w:val="14"/>
                              </w:rPr>
                              <w:t>c</w:t>
                            </w:r>
                            <w:r w:rsidRPr="003A136C">
                              <w:rPr>
                                <w:color w:val="EE0000"/>
                                <w:sz w:val="14"/>
                              </w:rPr>
                              <w:t>onditions</w:t>
                            </w:r>
                          </w:p>
                          <w:p w14:paraId="38908444" w14:textId="77777777" w:rsidR="005666F0" w:rsidRPr="00DC32F0" w:rsidRDefault="005666F0" w:rsidP="005666F0">
                            <w:pPr>
                              <w:pStyle w:val="ListParagraph"/>
                              <w:numPr>
                                <w:ilvl w:val="0"/>
                                <w:numId w:val="318"/>
                              </w:numPr>
                              <w:spacing w:after="0" w:line="256" w:lineRule="auto"/>
                              <w:rPr>
                                <w:sz w:val="14"/>
                              </w:rPr>
                            </w:pPr>
                            <w:r w:rsidRPr="00DC32F0">
                              <w:rPr>
                                <w:sz w:val="14"/>
                              </w:rPr>
                              <w:t>Tender cashflow</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F9AB69B" id="AutoShape 632" o:spid="_x0000_s1047" type="#_x0000_t109" style="position:absolute;left:0;text-align:left;margin-left:-42.1pt;margin-top:8.3pt;width:127.5pt;height:93.05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" filled="f" strokeweight="1.5pt">
                <v:textbox>
                  <w:txbxContent>
                    <w:p w14:paraId="45477B51" w14:textId="77777777" w:rsidR="005666F0" w:rsidRPr="000412DE" w:rsidRDefault="005666F0" w:rsidP="005666F0">
                      <w:pPr>
                        <w:pStyle w:val="ListParagraph"/>
                        <w:numPr>
                          <w:ilvl w:val="0"/>
                          <w:numId w:val="317"/>
                        </w:numPr>
                        <w:spacing w:after="0" w:line="256" w:lineRule="auto"/>
                        <w:rPr>
                          <w:b/>
                          <w:color w:val="000000"/>
                          <w:sz w:val="14"/>
                        </w:rPr>
                      </w:pPr>
                      <w:r>
                        <w:rPr>
                          <w:b/>
                          <w:color w:val="000000"/>
                          <w:sz w:val="14"/>
                        </w:rPr>
                        <w:t>Pre-</w:t>
                      </w:r>
                      <w:r w:rsidRPr="000412DE">
                        <w:rPr>
                          <w:b/>
                          <w:color w:val="000000"/>
                          <w:sz w:val="14"/>
                        </w:rPr>
                        <w:t xml:space="preserve">Contract </w:t>
                      </w:r>
                      <w:r>
                        <w:rPr>
                          <w:b/>
                          <w:color w:val="000000"/>
                          <w:sz w:val="14"/>
                        </w:rPr>
                        <w:t>Award</w:t>
                      </w:r>
                    </w:p>
                    <w:p w14:paraId="6252AA8A" w14:textId="77777777" w:rsidR="005666F0" w:rsidRPr="003A136C" w:rsidRDefault="005666F0" w:rsidP="005666F0">
                      <w:pPr>
                        <w:pStyle w:val="ListParagraph"/>
                        <w:numPr>
                          <w:ilvl w:val="0"/>
                          <w:numId w:val="318"/>
                        </w:numPr>
                        <w:spacing w:after="0" w:line="256" w:lineRule="auto"/>
                        <w:rPr>
                          <w:color w:val="EE0000"/>
                          <w:sz w:val="14"/>
                        </w:rPr>
                      </w:pPr>
                      <w:r w:rsidRPr="003A136C">
                        <w:rPr>
                          <w:color w:val="EE0000"/>
                          <w:sz w:val="14"/>
                        </w:rPr>
                        <w:t xml:space="preserve">Assess </w:t>
                      </w:r>
                      <w:r>
                        <w:rPr>
                          <w:color w:val="EE0000"/>
                          <w:sz w:val="14"/>
                        </w:rPr>
                        <w:t>c</w:t>
                      </w:r>
                      <w:r w:rsidRPr="003A136C">
                        <w:rPr>
                          <w:color w:val="EE0000"/>
                          <w:sz w:val="14"/>
                        </w:rPr>
                        <w:t>lient’s financial standing</w:t>
                      </w:r>
                    </w:p>
                    <w:p w14:paraId="1865615A" w14:textId="77777777" w:rsidR="005666F0" w:rsidRPr="003A136C" w:rsidRDefault="005666F0" w:rsidP="005666F0">
                      <w:pPr>
                        <w:pStyle w:val="ListParagraph"/>
                        <w:numPr>
                          <w:ilvl w:val="0"/>
                          <w:numId w:val="318"/>
                        </w:numPr>
                        <w:spacing w:after="0" w:line="256" w:lineRule="auto"/>
                        <w:rPr>
                          <w:color w:val="EE0000"/>
                          <w:sz w:val="14"/>
                        </w:rPr>
                      </w:pPr>
                      <w:r w:rsidRPr="003A136C">
                        <w:rPr>
                          <w:color w:val="EE0000"/>
                          <w:sz w:val="14"/>
                        </w:rPr>
                        <w:t xml:space="preserve">Allocate </w:t>
                      </w:r>
                      <w:r>
                        <w:rPr>
                          <w:color w:val="EE0000"/>
                          <w:sz w:val="14"/>
                        </w:rPr>
                        <w:t>c</w:t>
                      </w:r>
                      <w:r w:rsidRPr="003A136C">
                        <w:rPr>
                          <w:color w:val="EE0000"/>
                          <w:sz w:val="14"/>
                        </w:rPr>
                        <w:t>ommercial resource to the project</w:t>
                      </w:r>
                    </w:p>
                    <w:p w14:paraId="04547EC8" w14:textId="77777777" w:rsidR="005666F0" w:rsidRPr="003A136C" w:rsidRDefault="005666F0" w:rsidP="005666F0">
                      <w:pPr>
                        <w:pStyle w:val="ListParagraph"/>
                        <w:numPr>
                          <w:ilvl w:val="0"/>
                          <w:numId w:val="318"/>
                        </w:numPr>
                        <w:spacing w:after="0" w:line="256" w:lineRule="auto"/>
                        <w:rPr>
                          <w:color w:val="EE0000"/>
                          <w:sz w:val="14"/>
                        </w:rPr>
                      </w:pPr>
                      <w:r w:rsidRPr="003A136C">
                        <w:rPr>
                          <w:color w:val="EE0000"/>
                          <w:sz w:val="14"/>
                        </w:rPr>
                        <w:t xml:space="preserve">Review of ITT </w:t>
                      </w:r>
                      <w:r>
                        <w:rPr>
                          <w:color w:val="EE0000"/>
                          <w:sz w:val="14"/>
                        </w:rPr>
                        <w:t>t</w:t>
                      </w:r>
                      <w:r w:rsidRPr="003A136C">
                        <w:rPr>
                          <w:color w:val="EE0000"/>
                          <w:sz w:val="14"/>
                        </w:rPr>
                        <w:t xml:space="preserve">erms &amp; </w:t>
                      </w:r>
                      <w:r>
                        <w:rPr>
                          <w:color w:val="EE0000"/>
                          <w:sz w:val="14"/>
                        </w:rPr>
                        <w:t>c</w:t>
                      </w:r>
                      <w:r w:rsidRPr="003A136C">
                        <w:rPr>
                          <w:color w:val="EE0000"/>
                          <w:sz w:val="14"/>
                        </w:rPr>
                        <w:t>onditions</w:t>
                      </w:r>
                    </w:p>
                    <w:p w14:paraId="38908444" w14:textId="77777777" w:rsidR="005666F0" w:rsidRPr="00DC32F0" w:rsidRDefault="005666F0" w:rsidP="005666F0">
                      <w:pPr>
                        <w:pStyle w:val="ListParagraph"/>
                        <w:numPr>
                          <w:ilvl w:val="0"/>
                          <w:numId w:val="318"/>
                        </w:numPr>
                        <w:spacing w:after="0" w:line="256" w:lineRule="auto"/>
                        <w:rPr>
                          <w:sz w:val="14"/>
                        </w:rPr>
                      </w:pPr>
                      <w:r w:rsidRPr="00DC32F0">
                        <w:rPr>
                          <w:sz w:val="14"/>
                        </w:rPr>
                        <w:t>Tender cashflow</w:t>
                      </w:r>
                    </w:p>
                  </w:txbxContent>
                </v:textbox>
                <w10:wrap anchorx="margin"/>
              </v:shape>
            </w:pict>
          </mc:Fallback>
        </mc:AlternateContent>
      </w:r>
      <w:r w:rsidR="00CE26D7" w:rsidRPr="00387B36">
        <w:rPr>
          <w:rFonts w:cs="Times New Roman"/>
          <w:noProof/>
          <w:sz w:val="32"/>
          <w:szCs w:val="32"/>
        </w:rPr>
        <mc:AlternateContent>
          <mc:Choice Requires="wps">
            <w:drawing>
              <wp:anchor distT="0" distB="0" distL="114300" distR="114300" simplePos="0" relativeHeight="251730944" behindDoc="0" locked="0" layoutInCell="1" allowOverlap="1" wp14:anchorId="7058B057" wp14:editId="0D550C8A">
                <wp:simplePos x="0" y="0"/>
                <wp:positionH relativeFrom="column">
                  <wp:posOffset>9292856</wp:posOffset>
                </wp:positionH>
                <wp:positionV relativeFrom="paragraph">
                  <wp:posOffset>6675</wp:posOffset>
                </wp:positionV>
                <wp:extent cx="1939290" cy="3115339"/>
                <wp:effectExtent l="0" t="0" r="22860" b="27940"/>
                <wp:wrapNone/>
                <wp:docPr id="1528397978" name="AutoShape 6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39290" cy="3115339"/>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0CE4380" w14:textId="77777777" w:rsidR="005666F0" w:rsidRPr="000412DE" w:rsidRDefault="005666F0" w:rsidP="00962A8A">
                            <w:pPr>
                              <w:spacing w:after="0"/>
                              <w:rPr>
                                <w:b/>
                                <w:color w:val="000000"/>
                                <w:sz w:val="14"/>
                              </w:rPr>
                            </w:pPr>
                            <w:r>
                              <w:rPr>
                                <w:b/>
                                <w:color w:val="000000"/>
                                <w:sz w:val="14"/>
                              </w:rPr>
                              <w:t>5</w:t>
                            </w:r>
                            <w:r w:rsidRPr="000412DE">
                              <w:rPr>
                                <w:b/>
                                <w:color w:val="000000"/>
                                <w:sz w:val="14"/>
                              </w:rPr>
                              <w:t xml:space="preserve">. </w:t>
                            </w:r>
                            <w:r>
                              <w:rPr>
                                <w:b/>
                                <w:color w:val="000000"/>
                                <w:sz w:val="14"/>
                              </w:rPr>
                              <w:t xml:space="preserve">       Downstream Account Management</w:t>
                            </w:r>
                          </w:p>
                          <w:p w14:paraId="34007837" w14:textId="77777777" w:rsidR="005666F0" w:rsidRDefault="005666F0" w:rsidP="005666F0">
                            <w:pPr>
                              <w:pStyle w:val="ListParagraph"/>
                              <w:numPr>
                                <w:ilvl w:val="0"/>
                                <w:numId w:val="321"/>
                              </w:numPr>
                              <w:spacing w:after="0" w:line="256" w:lineRule="auto"/>
                              <w:contextualSpacing w:val="0"/>
                              <w:rPr>
                                <w:sz w:val="14"/>
                              </w:rPr>
                            </w:pPr>
                            <w:r>
                              <w:rPr>
                                <w:sz w:val="14"/>
                              </w:rPr>
                              <w:t>All sub-contractor accounts are to be managed in regard to valuation, variations and final accounts</w:t>
                            </w:r>
                          </w:p>
                          <w:p w14:paraId="1110B36B" w14:textId="4593572A" w:rsidR="005666F0" w:rsidRDefault="005666F0" w:rsidP="005666F0">
                            <w:pPr>
                              <w:pStyle w:val="ListParagraph"/>
                              <w:numPr>
                                <w:ilvl w:val="0"/>
                                <w:numId w:val="321"/>
                              </w:numPr>
                              <w:spacing w:after="0" w:line="256" w:lineRule="auto"/>
                              <w:contextualSpacing w:val="0"/>
                              <w:rPr>
                                <w:sz w:val="14"/>
                              </w:rPr>
                            </w:pPr>
                            <w:r>
                              <w:rPr>
                                <w:sz w:val="14"/>
                              </w:rPr>
                              <w:t xml:space="preserve">Applications are to be submitted in </w:t>
                            </w:r>
                            <w:r w:rsidR="00ED2E51" w:rsidRPr="005C300B">
                              <w:rPr>
                                <w:sz w:val="14"/>
                                <w:highlight w:val="red"/>
                              </w:rPr>
                              <w:t>COMPANY NAME</w:t>
                            </w:r>
                            <w:r>
                              <w:rPr>
                                <w:sz w:val="14"/>
                              </w:rPr>
                              <w:t xml:space="preserve"> format to </w:t>
                            </w:r>
                            <w:hyperlink r:id="rId16" w:history="1">
                              <w:r w:rsidRPr="005C300B">
                                <w:rPr>
                                  <w:rStyle w:val="Hyperlink"/>
                                  <w:color w:val="auto"/>
                                  <w:sz w:val="14"/>
                                  <w:highlight w:val="red"/>
                                </w:rPr>
                                <w:t>subcontractapplications@</w:t>
                              </w:r>
                              <w:r w:rsidR="00ED2E51" w:rsidRPr="005C300B">
                                <w:rPr>
                                  <w:rStyle w:val="Hyperlink"/>
                                  <w:color w:val="auto"/>
                                  <w:sz w:val="14"/>
                                  <w:highlight w:val="red"/>
                                </w:rPr>
                                <w:t>COMPANY NAME</w:t>
                              </w:r>
                              <w:r w:rsidRPr="005C300B">
                                <w:rPr>
                                  <w:rStyle w:val="Hyperlink"/>
                                  <w:color w:val="auto"/>
                                  <w:sz w:val="14"/>
                                  <w:highlight w:val="red"/>
                                </w:rPr>
                                <w:t>.com</w:t>
                              </w:r>
                            </w:hyperlink>
                          </w:p>
                          <w:p w14:paraId="48BFD6C1" w14:textId="77777777" w:rsidR="005666F0" w:rsidRPr="0099228C" w:rsidRDefault="005666F0" w:rsidP="005666F0">
                            <w:pPr>
                              <w:pStyle w:val="ListParagraph"/>
                              <w:numPr>
                                <w:ilvl w:val="0"/>
                                <w:numId w:val="321"/>
                              </w:numPr>
                              <w:spacing w:after="0" w:line="256" w:lineRule="auto"/>
                              <w:contextualSpacing w:val="0"/>
                              <w:rPr>
                                <w:color w:val="002060"/>
                                <w:sz w:val="14"/>
                              </w:rPr>
                            </w:pPr>
                            <w:r w:rsidRPr="0099228C">
                              <w:rPr>
                                <w:color w:val="002060"/>
                                <w:sz w:val="14"/>
                              </w:rPr>
                              <w:t xml:space="preserve">Applications to be uploaded onto </w:t>
                            </w:r>
                            <w:r>
                              <w:rPr>
                                <w:color w:val="002060"/>
                                <w:sz w:val="14"/>
                              </w:rPr>
                              <w:t>accounts software</w:t>
                            </w:r>
                            <w:r w:rsidRPr="0099228C">
                              <w:rPr>
                                <w:color w:val="002060"/>
                                <w:sz w:val="14"/>
                              </w:rPr>
                              <w:t xml:space="preserve"> with the appropriate lines being added for additional works</w:t>
                            </w:r>
                          </w:p>
                          <w:p w14:paraId="029E7D83" w14:textId="77777777" w:rsidR="005666F0" w:rsidRDefault="005666F0" w:rsidP="005666F0">
                            <w:pPr>
                              <w:pStyle w:val="ListParagraph"/>
                              <w:numPr>
                                <w:ilvl w:val="0"/>
                                <w:numId w:val="321"/>
                              </w:numPr>
                              <w:spacing w:after="0" w:line="256" w:lineRule="auto"/>
                              <w:contextualSpacing w:val="0"/>
                              <w:rPr>
                                <w:sz w:val="14"/>
                              </w:rPr>
                            </w:pPr>
                            <w:r>
                              <w:rPr>
                                <w:sz w:val="14"/>
                              </w:rPr>
                              <w:t>Sub-Contract Tracker to be updated and valuations to be prepared</w:t>
                            </w:r>
                          </w:p>
                          <w:p w14:paraId="1541C470" w14:textId="77777777" w:rsidR="005666F0" w:rsidRDefault="005666F0" w:rsidP="005666F0">
                            <w:pPr>
                              <w:pStyle w:val="ListParagraph"/>
                              <w:numPr>
                                <w:ilvl w:val="0"/>
                                <w:numId w:val="321"/>
                              </w:numPr>
                              <w:spacing w:after="0" w:line="256" w:lineRule="auto"/>
                              <w:contextualSpacing w:val="0"/>
                              <w:rPr>
                                <w:sz w:val="14"/>
                              </w:rPr>
                            </w:pPr>
                            <w:r>
                              <w:rPr>
                                <w:sz w:val="14"/>
                              </w:rPr>
                              <w:t>Valuation of the applications to be undertaken by the 12</w:t>
                            </w:r>
                            <w:r w:rsidRPr="000A4A39">
                              <w:rPr>
                                <w:sz w:val="14"/>
                                <w:vertAlign w:val="superscript"/>
                              </w:rPr>
                              <w:t>th</w:t>
                            </w:r>
                            <w:r>
                              <w:rPr>
                                <w:sz w:val="14"/>
                              </w:rPr>
                              <w:t xml:space="preserve"> of the following month</w:t>
                            </w:r>
                          </w:p>
                          <w:p w14:paraId="1719B8DC" w14:textId="77777777" w:rsidR="005666F0" w:rsidRPr="009C4BC7" w:rsidRDefault="005666F0" w:rsidP="005666F0">
                            <w:pPr>
                              <w:pStyle w:val="ListParagraph"/>
                              <w:numPr>
                                <w:ilvl w:val="0"/>
                                <w:numId w:val="321"/>
                              </w:numPr>
                              <w:spacing w:after="0" w:line="256" w:lineRule="auto"/>
                              <w:contextualSpacing w:val="0"/>
                              <w:rPr>
                                <w:color w:val="EE0000"/>
                                <w:sz w:val="14"/>
                              </w:rPr>
                            </w:pPr>
                            <w:r w:rsidRPr="009C4BC7">
                              <w:rPr>
                                <w:color w:val="EE0000"/>
                                <w:sz w:val="14"/>
                              </w:rPr>
                              <w:t xml:space="preserve">Once </w:t>
                            </w:r>
                            <w:r>
                              <w:rPr>
                                <w:color w:val="EE0000"/>
                                <w:sz w:val="14"/>
                              </w:rPr>
                              <w:t>v</w:t>
                            </w:r>
                            <w:r w:rsidRPr="009C4BC7">
                              <w:rPr>
                                <w:color w:val="EE0000"/>
                                <w:sz w:val="14"/>
                              </w:rPr>
                              <w:t>alued, P</w:t>
                            </w:r>
                            <w:r>
                              <w:rPr>
                                <w:color w:val="EE0000"/>
                                <w:sz w:val="14"/>
                              </w:rPr>
                              <w:t>roject Manager</w:t>
                            </w:r>
                            <w:r w:rsidRPr="009C4BC7">
                              <w:rPr>
                                <w:color w:val="EE0000"/>
                                <w:sz w:val="14"/>
                              </w:rPr>
                              <w:t xml:space="preserve"> and </w:t>
                            </w:r>
                            <w:r>
                              <w:rPr>
                                <w:color w:val="EE0000"/>
                                <w:sz w:val="14"/>
                              </w:rPr>
                              <w:t>Commercial Manager</w:t>
                            </w:r>
                            <w:r w:rsidRPr="009C4BC7">
                              <w:rPr>
                                <w:color w:val="EE0000"/>
                                <w:sz w:val="14"/>
                              </w:rPr>
                              <w:t xml:space="preserve"> to date and initial </w:t>
                            </w:r>
                            <w:r>
                              <w:rPr>
                                <w:color w:val="EE0000"/>
                                <w:sz w:val="14"/>
                              </w:rPr>
                              <w:t>s</w:t>
                            </w:r>
                            <w:r w:rsidRPr="009C4BC7">
                              <w:rPr>
                                <w:color w:val="EE0000"/>
                                <w:sz w:val="14"/>
                              </w:rPr>
                              <w:t>ub-</w:t>
                            </w:r>
                            <w:r>
                              <w:rPr>
                                <w:color w:val="EE0000"/>
                                <w:sz w:val="14"/>
                              </w:rPr>
                              <w:t>c</w:t>
                            </w:r>
                            <w:r w:rsidRPr="009C4BC7">
                              <w:rPr>
                                <w:color w:val="EE0000"/>
                                <w:sz w:val="14"/>
                              </w:rPr>
                              <w:t>ontract tracker document</w:t>
                            </w:r>
                          </w:p>
                          <w:p w14:paraId="50D594EE" w14:textId="77777777" w:rsidR="005666F0" w:rsidRPr="009C4BC7" w:rsidRDefault="005666F0" w:rsidP="005666F0">
                            <w:pPr>
                              <w:pStyle w:val="ListParagraph"/>
                              <w:numPr>
                                <w:ilvl w:val="0"/>
                                <w:numId w:val="321"/>
                              </w:numPr>
                              <w:spacing w:after="0" w:line="256" w:lineRule="auto"/>
                              <w:contextualSpacing w:val="0"/>
                              <w:rPr>
                                <w:color w:val="002060"/>
                                <w:sz w:val="14"/>
                              </w:rPr>
                            </w:pPr>
                            <w:r w:rsidRPr="009C4BC7">
                              <w:rPr>
                                <w:color w:val="002060"/>
                                <w:sz w:val="14"/>
                              </w:rPr>
                              <w:t xml:space="preserve">Valuation to the uploaded to </w:t>
                            </w:r>
                            <w:r>
                              <w:rPr>
                                <w:color w:val="002060"/>
                                <w:sz w:val="14"/>
                              </w:rPr>
                              <w:t>accounts software</w:t>
                            </w:r>
                            <w:r w:rsidRPr="009C4BC7">
                              <w:rPr>
                                <w:color w:val="002060"/>
                                <w:sz w:val="14"/>
                              </w:rPr>
                              <w:t xml:space="preserve"> to generate </w:t>
                            </w:r>
                            <w:r>
                              <w:rPr>
                                <w:color w:val="002060"/>
                                <w:sz w:val="14"/>
                              </w:rPr>
                              <w:t>p</w:t>
                            </w:r>
                            <w:r w:rsidRPr="009C4BC7">
                              <w:rPr>
                                <w:color w:val="002060"/>
                                <w:sz w:val="14"/>
                              </w:rPr>
                              <w:t xml:space="preserve">ayment </w:t>
                            </w:r>
                            <w:r>
                              <w:rPr>
                                <w:color w:val="002060"/>
                                <w:sz w:val="14"/>
                              </w:rPr>
                              <w:t>c</w:t>
                            </w:r>
                            <w:r w:rsidRPr="009C4BC7">
                              <w:rPr>
                                <w:color w:val="002060"/>
                                <w:sz w:val="14"/>
                              </w:rPr>
                              <w:t>ertificate</w:t>
                            </w:r>
                          </w:p>
                          <w:p w14:paraId="2CBF5377" w14:textId="77777777" w:rsidR="005666F0" w:rsidRPr="009C4BC7" w:rsidRDefault="005666F0" w:rsidP="005666F0">
                            <w:pPr>
                              <w:pStyle w:val="ListParagraph"/>
                              <w:numPr>
                                <w:ilvl w:val="0"/>
                                <w:numId w:val="321"/>
                              </w:numPr>
                              <w:spacing w:after="0" w:line="256" w:lineRule="auto"/>
                              <w:contextualSpacing w:val="0"/>
                              <w:rPr>
                                <w:color w:val="002060"/>
                                <w:sz w:val="14"/>
                              </w:rPr>
                            </w:pPr>
                            <w:r w:rsidRPr="009C4BC7">
                              <w:rPr>
                                <w:color w:val="002060"/>
                                <w:sz w:val="14"/>
                              </w:rPr>
                              <w:t xml:space="preserve">Payment </w:t>
                            </w:r>
                            <w:r>
                              <w:rPr>
                                <w:color w:val="002060"/>
                                <w:sz w:val="14"/>
                              </w:rPr>
                              <w:t>c</w:t>
                            </w:r>
                            <w:r w:rsidRPr="009C4BC7">
                              <w:rPr>
                                <w:color w:val="002060"/>
                                <w:sz w:val="14"/>
                              </w:rPr>
                              <w:t xml:space="preserve">ertificate to be issued in line with </w:t>
                            </w:r>
                            <w:r>
                              <w:rPr>
                                <w:color w:val="002060"/>
                                <w:sz w:val="14"/>
                              </w:rPr>
                              <w:t>s</w:t>
                            </w:r>
                            <w:r w:rsidRPr="009C4BC7">
                              <w:rPr>
                                <w:color w:val="002060"/>
                                <w:sz w:val="14"/>
                              </w:rPr>
                              <w:t>ub-</w:t>
                            </w:r>
                            <w:r>
                              <w:rPr>
                                <w:color w:val="002060"/>
                                <w:sz w:val="14"/>
                              </w:rPr>
                              <w:t>c</w:t>
                            </w:r>
                            <w:r w:rsidRPr="009C4BC7">
                              <w:rPr>
                                <w:color w:val="002060"/>
                                <w:sz w:val="14"/>
                              </w:rPr>
                              <w:t>ontract requirements</w:t>
                            </w:r>
                          </w:p>
                          <w:p w14:paraId="42F1D060" w14:textId="77777777" w:rsidR="005666F0" w:rsidRPr="00A15AE5" w:rsidRDefault="005666F0" w:rsidP="005666F0">
                            <w:pPr>
                              <w:pStyle w:val="ListParagraph"/>
                              <w:numPr>
                                <w:ilvl w:val="0"/>
                                <w:numId w:val="321"/>
                              </w:numPr>
                              <w:spacing w:after="0" w:line="256" w:lineRule="auto"/>
                              <w:contextualSpacing w:val="0"/>
                              <w:rPr>
                                <w:sz w:val="14"/>
                              </w:rPr>
                            </w:pPr>
                            <w:r>
                              <w:rPr>
                                <w:sz w:val="14"/>
                              </w:rPr>
                              <w:t>Final Accounts to be agreed promptly upon completion of the Works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058B057" id="AutoShape 640" o:spid="_x0000_s1048" type="#_x0000_t109" style="position:absolute;left:0;text-align:left;margin-left:731.7pt;margin-top:.55pt;width:152.7pt;height:245.3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" filled="f" strokeweight="1.5pt">
                <v:textbox>
                  <w:txbxContent>
                    <w:p w14:paraId="70CE4380" w14:textId="77777777" w:rsidR="005666F0" w:rsidRPr="000412DE" w:rsidRDefault="005666F0" w:rsidP="00962A8A">
                      <w:pPr>
                        <w:spacing w:after="0"/>
                        <w:rPr>
                          <w:b/>
                          <w:color w:val="000000"/>
                          <w:sz w:val="14"/>
                        </w:rPr>
                      </w:pPr>
                      <w:r>
                        <w:rPr>
                          <w:b/>
                          <w:color w:val="000000"/>
                          <w:sz w:val="14"/>
                        </w:rPr>
                        <w:t>5</w:t>
                      </w:r>
                      <w:r w:rsidRPr="000412DE">
                        <w:rPr>
                          <w:b/>
                          <w:color w:val="000000"/>
                          <w:sz w:val="14"/>
                        </w:rPr>
                        <w:t xml:space="preserve">. </w:t>
                      </w:r>
                      <w:r>
                        <w:rPr>
                          <w:b/>
                          <w:color w:val="000000"/>
                          <w:sz w:val="14"/>
                        </w:rPr>
                        <w:t xml:space="preserve">       Downstream Account Management</w:t>
                      </w:r>
                    </w:p>
                    <w:p w14:paraId="34007837" w14:textId="77777777" w:rsidR="005666F0" w:rsidRDefault="005666F0" w:rsidP="005666F0">
                      <w:pPr>
                        <w:pStyle w:val="ListParagraph"/>
                        <w:numPr>
                          <w:ilvl w:val="0"/>
                          <w:numId w:val="321"/>
                        </w:numPr>
                        <w:spacing w:after="0" w:line="256" w:lineRule="auto"/>
                        <w:contextualSpacing w:val="0"/>
                        <w:rPr>
                          <w:sz w:val="14"/>
                        </w:rPr>
                      </w:pPr>
                      <w:r>
                        <w:rPr>
                          <w:sz w:val="14"/>
                        </w:rPr>
                        <w:t>All sub-contractor accounts are to be managed in regard to valuation, variations and final accounts</w:t>
                      </w:r>
                    </w:p>
                    <w:p w14:paraId="1110B36B" w14:textId="4593572A" w:rsidR="005666F0" w:rsidRDefault="005666F0" w:rsidP="005666F0">
                      <w:pPr>
                        <w:pStyle w:val="ListParagraph"/>
                        <w:numPr>
                          <w:ilvl w:val="0"/>
                          <w:numId w:val="321"/>
                        </w:numPr>
                        <w:spacing w:after="0" w:line="256" w:lineRule="auto"/>
                        <w:contextualSpacing w:val="0"/>
                        <w:rPr>
                          <w:sz w:val="14"/>
                        </w:rPr>
                      </w:pPr>
                      <w:r>
                        <w:rPr>
                          <w:sz w:val="14"/>
                        </w:rPr>
                        <w:t xml:space="preserve">Applications are to be submitted in </w:t>
                      </w:r>
                      <w:r w:rsidR="00ED2E51" w:rsidRPr="005C300B">
                        <w:rPr>
                          <w:sz w:val="14"/>
                          <w:highlight w:val="red"/>
                        </w:rPr>
                        <w:t>COMPANY NAME</w:t>
                      </w:r>
                      <w:r>
                        <w:rPr>
                          <w:sz w:val="14"/>
                        </w:rPr>
                        <w:t xml:space="preserve"> format to </w:t>
                      </w:r>
                      <w:hyperlink r:id="rId17" w:history="1">
                        <w:r w:rsidRPr="005C300B">
                          <w:rPr>
                            <w:rStyle w:val="Hyperlink"/>
                            <w:color w:val="auto"/>
                            <w:sz w:val="14"/>
                            <w:highlight w:val="red"/>
                          </w:rPr>
                          <w:t>subcontractapplications@</w:t>
                        </w:r>
                        <w:r w:rsidR="00ED2E51" w:rsidRPr="005C300B">
                          <w:rPr>
                            <w:rStyle w:val="Hyperlink"/>
                            <w:color w:val="auto"/>
                            <w:sz w:val="14"/>
                            <w:highlight w:val="red"/>
                          </w:rPr>
                          <w:t>COMPANY NAME</w:t>
                        </w:r>
                        <w:r w:rsidRPr="005C300B">
                          <w:rPr>
                            <w:rStyle w:val="Hyperlink"/>
                            <w:color w:val="auto"/>
                            <w:sz w:val="14"/>
                            <w:highlight w:val="red"/>
                          </w:rPr>
                          <w:t>.com</w:t>
                        </w:r>
                      </w:hyperlink>
                    </w:p>
                    <w:p w14:paraId="48BFD6C1" w14:textId="77777777" w:rsidR="005666F0" w:rsidRPr="0099228C" w:rsidRDefault="005666F0" w:rsidP="005666F0">
                      <w:pPr>
                        <w:pStyle w:val="ListParagraph"/>
                        <w:numPr>
                          <w:ilvl w:val="0"/>
                          <w:numId w:val="321"/>
                        </w:numPr>
                        <w:spacing w:after="0" w:line="256" w:lineRule="auto"/>
                        <w:contextualSpacing w:val="0"/>
                        <w:rPr>
                          <w:color w:val="002060"/>
                          <w:sz w:val="14"/>
                        </w:rPr>
                      </w:pPr>
                      <w:r w:rsidRPr="0099228C">
                        <w:rPr>
                          <w:color w:val="002060"/>
                          <w:sz w:val="14"/>
                        </w:rPr>
                        <w:t xml:space="preserve">Applications to be uploaded onto </w:t>
                      </w:r>
                      <w:r>
                        <w:rPr>
                          <w:color w:val="002060"/>
                          <w:sz w:val="14"/>
                        </w:rPr>
                        <w:t>accounts software</w:t>
                      </w:r>
                      <w:r w:rsidRPr="0099228C">
                        <w:rPr>
                          <w:color w:val="002060"/>
                          <w:sz w:val="14"/>
                        </w:rPr>
                        <w:t xml:space="preserve"> with the appropriate lines being added for additional works</w:t>
                      </w:r>
                    </w:p>
                    <w:p w14:paraId="029E7D83" w14:textId="77777777" w:rsidR="005666F0" w:rsidRDefault="005666F0" w:rsidP="005666F0">
                      <w:pPr>
                        <w:pStyle w:val="ListParagraph"/>
                        <w:numPr>
                          <w:ilvl w:val="0"/>
                          <w:numId w:val="321"/>
                        </w:numPr>
                        <w:spacing w:after="0" w:line="256" w:lineRule="auto"/>
                        <w:contextualSpacing w:val="0"/>
                        <w:rPr>
                          <w:sz w:val="14"/>
                        </w:rPr>
                      </w:pPr>
                      <w:r>
                        <w:rPr>
                          <w:sz w:val="14"/>
                        </w:rPr>
                        <w:t>Sub-Contract Tracker to be updated and valuations to be prepared</w:t>
                      </w:r>
                    </w:p>
                    <w:p w14:paraId="1541C470" w14:textId="77777777" w:rsidR="005666F0" w:rsidRDefault="005666F0" w:rsidP="005666F0">
                      <w:pPr>
                        <w:pStyle w:val="ListParagraph"/>
                        <w:numPr>
                          <w:ilvl w:val="0"/>
                          <w:numId w:val="321"/>
                        </w:numPr>
                        <w:spacing w:after="0" w:line="256" w:lineRule="auto"/>
                        <w:contextualSpacing w:val="0"/>
                        <w:rPr>
                          <w:sz w:val="14"/>
                        </w:rPr>
                      </w:pPr>
                      <w:r>
                        <w:rPr>
                          <w:sz w:val="14"/>
                        </w:rPr>
                        <w:t>Valuation of the applications to be undertaken by the 12</w:t>
                      </w:r>
                      <w:r w:rsidRPr="000A4A39">
                        <w:rPr>
                          <w:sz w:val="14"/>
                          <w:vertAlign w:val="superscript"/>
                        </w:rPr>
                        <w:t>th</w:t>
                      </w:r>
                      <w:r>
                        <w:rPr>
                          <w:sz w:val="14"/>
                        </w:rPr>
                        <w:t xml:space="preserve"> of the following month</w:t>
                      </w:r>
                    </w:p>
                    <w:p w14:paraId="1719B8DC" w14:textId="77777777" w:rsidR="005666F0" w:rsidRPr="009C4BC7" w:rsidRDefault="005666F0" w:rsidP="005666F0">
                      <w:pPr>
                        <w:pStyle w:val="ListParagraph"/>
                        <w:numPr>
                          <w:ilvl w:val="0"/>
                          <w:numId w:val="321"/>
                        </w:numPr>
                        <w:spacing w:after="0" w:line="256" w:lineRule="auto"/>
                        <w:contextualSpacing w:val="0"/>
                        <w:rPr>
                          <w:color w:val="EE0000"/>
                          <w:sz w:val="14"/>
                        </w:rPr>
                      </w:pPr>
                      <w:r w:rsidRPr="009C4BC7">
                        <w:rPr>
                          <w:color w:val="EE0000"/>
                          <w:sz w:val="14"/>
                        </w:rPr>
                        <w:t xml:space="preserve">Once </w:t>
                      </w:r>
                      <w:r>
                        <w:rPr>
                          <w:color w:val="EE0000"/>
                          <w:sz w:val="14"/>
                        </w:rPr>
                        <w:t>v</w:t>
                      </w:r>
                      <w:r w:rsidRPr="009C4BC7">
                        <w:rPr>
                          <w:color w:val="EE0000"/>
                          <w:sz w:val="14"/>
                        </w:rPr>
                        <w:t>alued, P</w:t>
                      </w:r>
                      <w:r>
                        <w:rPr>
                          <w:color w:val="EE0000"/>
                          <w:sz w:val="14"/>
                        </w:rPr>
                        <w:t>roject Manager</w:t>
                      </w:r>
                      <w:r w:rsidRPr="009C4BC7">
                        <w:rPr>
                          <w:color w:val="EE0000"/>
                          <w:sz w:val="14"/>
                        </w:rPr>
                        <w:t xml:space="preserve"> and </w:t>
                      </w:r>
                      <w:r>
                        <w:rPr>
                          <w:color w:val="EE0000"/>
                          <w:sz w:val="14"/>
                        </w:rPr>
                        <w:t>Commercial Manager</w:t>
                      </w:r>
                      <w:r w:rsidRPr="009C4BC7">
                        <w:rPr>
                          <w:color w:val="EE0000"/>
                          <w:sz w:val="14"/>
                        </w:rPr>
                        <w:t xml:space="preserve"> to date and initial </w:t>
                      </w:r>
                      <w:r>
                        <w:rPr>
                          <w:color w:val="EE0000"/>
                          <w:sz w:val="14"/>
                        </w:rPr>
                        <w:t>s</w:t>
                      </w:r>
                      <w:r w:rsidRPr="009C4BC7">
                        <w:rPr>
                          <w:color w:val="EE0000"/>
                          <w:sz w:val="14"/>
                        </w:rPr>
                        <w:t>ub-</w:t>
                      </w:r>
                      <w:r>
                        <w:rPr>
                          <w:color w:val="EE0000"/>
                          <w:sz w:val="14"/>
                        </w:rPr>
                        <w:t>c</w:t>
                      </w:r>
                      <w:r w:rsidRPr="009C4BC7">
                        <w:rPr>
                          <w:color w:val="EE0000"/>
                          <w:sz w:val="14"/>
                        </w:rPr>
                        <w:t>ontract tracker document</w:t>
                      </w:r>
                    </w:p>
                    <w:p w14:paraId="50D594EE" w14:textId="77777777" w:rsidR="005666F0" w:rsidRPr="009C4BC7" w:rsidRDefault="005666F0" w:rsidP="005666F0">
                      <w:pPr>
                        <w:pStyle w:val="ListParagraph"/>
                        <w:numPr>
                          <w:ilvl w:val="0"/>
                          <w:numId w:val="321"/>
                        </w:numPr>
                        <w:spacing w:after="0" w:line="256" w:lineRule="auto"/>
                        <w:contextualSpacing w:val="0"/>
                        <w:rPr>
                          <w:color w:val="002060"/>
                          <w:sz w:val="14"/>
                        </w:rPr>
                      </w:pPr>
                      <w:r w:rsidRPr="009C4BC7">
                        <w:rPr>
                          <w:color w:val="002060"/>
                          <w:sz w:val="14"/>
                        </w:rPr>
                        <w:t xml:space="preserve">Valuation to the uploaded to </w:t>
                      </w:r>
                      <w:r>
                        <w:rPr>
                          <w:color w:val="002060"/>
                          <w:sz w:val="14"/>
                        </w:rPr>
                        <w:t>accounts software</w:t>
                      </w:r>
                      <w:r w:rsidRPr="009C4BC7">
                        <w:rPr>
                          <w:color w:val="002060"/>
                          <w:sz w:val="14"/>
                        </w:rPr>
                        <w:t xml:space="preserve"> to generate </w:t>
                      </w:r>
                      <w:r>
                        <w:rPr>
                          <w:color w:val="002060"/>
                          <w:sz w:val="14"/>
                        </w:rPr>
                        <w:t>p</w:t>
                      </w:r>
                      <w:r w:rsidRPr="009C4BC7">
                        <w:rPr>
                          <w:color w:val="002060"/>
                          <w:sz w:val="14"/>
                        </w:rPr>
                        <w:t xml:space="preserve">ayment </w:t>
                      </w:r>
                      <w:r>
                        <w:rPr>
                          <w:color w:val="002060"/>
                          <w:sz w:val="14"/>
                        </w:rPr>
                        <w:t>c</w:t>
                      </w:r>
                      <w:r w:rsidRPr="009C4BC7">
                        <w:rPr>
                          <w:color w:val="002060"/>
                          <w:sz w:val="14"/>
                        </w:rPr>
                        <w:t>ertificate</w:t>
                      </w:r>
                    </w:p>
                    <w:p w14:paraId="2CBF5377" w14:textId="77777777" w:rsidR="005666F0" w:rsidRPr="009C4BC7" w:rsidRDefault="005666F0" w:rsidP="005666F0">
                      <w:pPr>
                        <w:pStyle w:val="ListParagraph"/>
                        <w:numPr>
                          <w:ilvl w:val="0"/>
                          <w:numId w:val="321"/>
                        </w:numPr>
                        <w:spacing w:after="0" w:line="256" w:lineRule="auto"/>
                        <w:contextualSpacing w:val="0"/>
                        <w:rPr>
                          <w:color w:val="002060"/>
                          <w:sz w:val="14"/>
                        </w:rPr>
                      </w:pPr>
                      <w:r w:rsidRPr="009C4BC7">
                        <w:rPr>
                          <w:color w:val="002060"/>
                          <w:sz w:val="14"/>
                        </w:rPr>
                        <w:t xml:space="preserve">Payment </w:t>
                      </w:r>
                      <w:r>
                        <w:rPr>
                          <w:color w:val="002060"/>
                          <w:sz w:val="14"/>
                        </w:rPr>
                        <w:t>c</w:t>
                      </w:r>
                      <w:r w:rsidRPr="009C4BC7">
                        <w:rPr>
                          <w:color w:val="002060"/>
                          <w:sz w:val="14"/>
                        </w:rPr>
                        <w:t xml:space="preserve">ertificate to be issued in line with </w:t>
                      </w:r>
                      <w:r>
                        <w:rPr>
                          <w:color w:val="002060"/>
                          <w:sz w:val="14"/>
                        </w:rPr>
                        <w:t>s</w:t>
                      </w:r>
                      <w:r w:rsidRPr="009C4BC7">
                        <w:rPr>
                          <w:color w:val="002060"/>
                          <w:sz w:val="14"/>
                        </w:rPr>
                        <w:t>ub-</w:t>
                      </w:r>
                      <w:r>
                        <w:rPr>
                          <w:color w:val="002060"/>
                          <w:sz w:val="14"/>
                        </w:rPr>
                        <w:t>c</w:t>
                      </w:r>
                      <w:r w:rsidRPr="009C4BC7">
                        <w:rPr>
                          <w:color w:val="002060"/>
                          <w:sz w:val="14"/>
                        </w:rPr>
                        <w:t>ontract requirements</w:t>
                      </w:r>
                    </w:p>
                    <w:p w14:paraId="42F1D060" w14:textId="77777777" w:rsidR="005666F0" w:rsidRPr="00A15AE5" w:rsidRDefault="005666F0" w:rsidP="005666F0">
                      <w:pPr>
                        <w:pStyle w:val="ListParagraph"/>
                        <w:numPr>
                          <w:ilvl w:val="0"/>
                          <w:numId w:val="321"/>
                        </w:numPr>
                        <w:spacing w:after="0" w:line="256" w:lineRule="auto"/>
                        <w:contextualSpacing w:val="0"/>
                        <w:rPr>
                          <w:sz w:val="14"/>
                        </w:rPr>
                      </w:pPr>
                      <w:r>
                        <w:rPr>
                          <w:sz w:val="14"/>
                        </w:rPr>
                        <w:t>Final Accounts to be agreed promptly upon completion of the Works</w:t>
                      </w:r>
                    </w:p>
                  </w:txbxContent>
                </v:textbox>
              </v:shape>
            </w:pict>
          </mc:Fallback>
        </mc:AlternateContent>
      </w:r>
      <w:r w:rsidR="00400984" w:rsidRPr="00387B36">
        <w:rPr>
          <w:rFonts w:cs="Times New Roman"/>
          <w:noProof/>
          <w:sz w:val="32"/>
          <w:szCs w:val="32"/>
        </w:rPr>
        <mc:AlternateContent>
          <mc:Choice Requires="wps">
            <w:drawing>
              <wp:anchor distT="0" distB="0" distL="114300" distR="114300" simplePos="0" relativeHeight="251734016" behindDoc="0" locked="0" layoutInCell="1" allowOverlap="1" wp14:anchorId="546FD3D0" wp14:editId="0C51BA31">
                <wp:simplePos x="0" y="0"/>
                <wp:positionH relativeFrom="column">
                  <wp:posOffset>11657711</wp:posOffset>
                </wp:positionH>
                <wp:positionV relativeFrom="paragraph">
                  <wp:posOffset>13919</wp:posOffset>
                </wp:positionV>
                <wp:extent cx="2323465" cy="2446317"/>
                <wp:effectExtent l="0" t="0" r="19685" b="11430"/>
                <wp:wrapNone/>
                <wp:docPr id="857811901" name="AutoShape 6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23465" cy="2446317"/>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36F5D1B" w14:textId="77777777" w:rsidR="005666F0" w:rsidRPr="00B51124" w:rsidRDefault="005666F0" w:rsidP="00962A8A">
                            <w:pPr>
                              <w:spacing w:after="0"/>
                              <w:rPr>
                                <w:b/>
                                <w:bCs/>
                                <w:sz w:val="14"/>
                              </w:rPr>
                            </w:pPr>
                            <w:r>
                              <w:rPr>
                                <w:b/>
                                <w:color w:val="000000"/>
                                <w:sz w:val="14"/>
                              </w:rPr>
                              <w:t>6</w:t>
                            </w:r>
                            <w:r w:rsidRPr="000412DE">
                              <w:rPr>
                                <w:b/>
                                <w:color w:val="000000"/>
                                <w:sz w:val="14"/>
                              </w:rPr>
                              <w:t xml:space="preserve">. </w:t>
                            </w:r>
                            <w:r>
                              <w:rPr>
                                <w:b/>
                                <w:color w:val="000000"/>
                                <w:sz w:val="14"/>
                              </w:rPr>
                              <w:t xml:space="preserve">       Financial Reporting</w:t>
                            </w:r>
                          </w:p>
                          <w:p w14:paraId="1253D756" w14:textId="77777777" w:rsidR="005666F0" w:rsidRPr="00D90C6F" w:rsidRDefault="005666F0" w:rsidP="005666F0">
                            <w:pPr>
                              <w:pStyle w:val="ListParagraph"/>
                              <w:numPr>
                                <w:ilvl w:val="0"/>
                                <w:numId w:val="322"/>
                              </w:numPr>
                              <w:spacing w:after="0" w:line="256" w:lineRule="auto"/>
                              <w:rPr>
                                <w:sz w:val="14"/>
                              </w:rPr>
                            </w:pPr>
                            <w:r w:rsidRPr="00D90C6F">
                              <w:rPr>
                                <w:spacing w:val="-2"/>
                                <w:sz w:val="14"/>
                                <w:szCs w:val="14"/>
                                <w:lang w:eastAsia="en-GB"/>
                              </w:rPr>
                              <w:t xml:space="preserve">Reporting deadlines and actions are as per the </w:t>
                            </w:r>
                            <w:r>
                              <w:rPr>
                                <w:spacing w:val="-2"/>
                                <w:sz w:val="14"/>
                                <w:szCs w:val="14"/>
                                <w:lang w:eastAsia="en-GB"/>
                              </w:rPr>
                              <w:t>c</w:t>
                            </w:r>
                            <w:r w:rsidRPr="00D90C6F">
                              <w:rPr>
                                <w:spacing w:val="-2"/>
                                <w:sz w:val="14"/>
                                <w:szCs w:val="14"/>
                                <w:lang w:eastAsia="en-GB"/>
                              </w:rPr>
                              <w:t>ommercial</w:t>
                            </w:r>
                            <w:r>
                              <w:rPr>
                                <w:spacing w:val="-2"/>
                                <w:sz w:val="14"/>
                                <w:szCs w:val="14"/>
                                <w:lang w:eastAsia="en-GB"/>
                              </w:rPr>
                              <w:t xml:space="preserve"> </w:t>
                            </w:r>
                            <w:r w:rsidRPr="00D90C6F">
                              <w:rPr>
                                <w:spacing w:val="-2"/>
                                <w:sz w:val="14"/>
                                <w:szCs w:val="14"/>
                                <w:lang w:eastAsia="en-GB"/>
                              </w:rPr>
                              <w:t xml:space="preserve">/ </w:t>
                            </w:r>
                            <w:r>
                              <w:rPr>
                                <w:spacing w:val="-2"/>
                                <w:sz w:val="14"/>
                                <w:szCs w:val="14"/>
                                <w:lang w:eastAsia="en-GB"/>
                              </w:rPr>
                              <w:t>a</w:t>
                            </w:r>
                            <w:r w:rsidRPr="00D90C6F">
                              <w:rPr>
                                <w:spacing w:val="-2"/>
                                <w:sz w:val="14"/>
                                <w:szCs w:val="14"/>
                                <w:lang w:eastAsia="en-GB"/>
                              </w:rPr>
                              <w:t xml:space="preserve">ccount </w:t>
                            </w:r>
                            <w:r>
                              <w:rPr>
                                <w:spacing w:val="-2"/>
                                <w:sz w:val="14"/>
                                <w:szCs w:val="14"/>
                                <w:lang w:eastAsia="en-GB"/>
                              </w:rPr>
                              <w:t>t</w:t>
                            </w:r>
                            <w:r w:rsidRPr="00D90C6F">
                              <w:rPr>
                                <w:spacing w:val="-2"/>
                                <w:sz w:val="14"/>
                                <w:szCs w:val="14"/>
                                <w:lang w:eastAsia="en-GB"/>
                              </w:rPr>
                              <w:t xml:space="preserve">imetable for the </w:t>
                            </w:r>
                            <w:r>
                              <w:rPr>
                                <w:spacing w:val="-2"/>
                                <w:sz w:val="14"/>
                                <w:szCs w:val="14"/>
                                <w:lang w:eastAsia="en-GB"/>
                              </w:rPr>
                              <w:t>f</w:t>
                            </w:r>
                            <w:r w:rsidRPr="00D90C6F">
                              <w:rPr>
                                <w:spacing w:val="-2"/>
                                <w:sz w:val="14"/>
                                <w:szCs w:val="14"/>
                                <w:lang w:eastAsia="en-GB"/>
                              </w:rPr>
                              <w:t xml:space="preserve">inancial </w:t>
                            </w:r>
                            <w:r>
                              <w:rPr>
                                <w:spacing w:val="-2"/>
                                <w:sz w:val="14"/>
                                <w:szCs w:val="14"/>
                                <w:lang w:eastAsia="en-GB"/>
                              </w:rPr>
                              <w:t>y</w:t>
                            </w:r>
                            <w:r w:rsidRPr="00D90C6F">
                              <w:rPr>
                                <w:spacing w:val="-2"/>
                                <w:sz w:val="14"/>
                                <w:szCs w:val="14"/>
                                <w:lang w:eastAsia="en-GB"/>
                              </w:rPr>
                              <w:t>ear</w:t>
                            </w:r>
                          </w:p>
                          <w:p w14:paraId="3578C1E7" w14:textId="77777777" w:rsidR="005666F0" w:rsidRPr="00D90C6F" w:rsidRDefault="005666F0" w:rsidP="005666F0">
                            <w:pPr>
                              <w:pStyle w:val="ListParagraph"/>
                              <w:numPr>
                                <w:ilvl w:val="0"/>
                                <w:numId w:val="322"/>
                              </w:numPr>
                              <w:spacing w:after="0" w:line="256" w:lineRule="auto"/>
                              <w:rPr>
                                <w:sz w:val="14"/>
                              </w:rPr>
                            </w:pPr>
                            <w:r w:rsidRPr="00D90C6F">
                              <w:rPr>
                                <w:spacing w:val="-2"/>
                                <w:sz w:val="14"/>
                                <w:szCs w:val="14"/>
                                <w:lang w:eastAsia="en-GB"/>
                              </w:rPr>
                              <w:t>Adher</w:t>
                            </w:r>
                            <w:r>
                              <w:rPr>
                                <w:spacing w:val="-2"/>
                                <w:sz w:val="14"/>
                                <w:szCs w:val="14"/>
                                <w:lang w:eastAsia="en-GB"/>
                              </w:rPr>
                              <w:t>ence</w:t>
                            </w:r>
                            <w:r w:rsidRPr="00D90C6F">
                              <w:rPr>
                                <w:spacing w:val="-2"/>
                                <w:sz w:val="14"/>
                                <w:szCs w:val="14"/>
                                <w:lang w:eastAsia="en-GB"/>
                              </w:rPr>
                              <w:t xml:space="preserve"> to the timetable is mandatory</w:t>
                            </w:r>
                          </w:p>
                          <w:p w14:paraId="74B39594" w14:textId="77777777" w:rsidR="005666F0" w:rsidRPr="00D90C6F" w:rsidRDefault="005666F0" w:rsidP="005666F0">
                            <w:pPr>
                              <w:pStyle w:val="ListParagraph"/>
                              <w:numPr>
                                <w:ilvl w:val="0"/>
                                <w:numId w:val="322"/>
                              </w:numPr>
                              <w:spacing w:after="0" w:line="256" w:lineRule="auto"/>
                              <w:rPr>
                                <w:sz w:val="14"/>
                              </w:rPr>
                            </w:pPr>
                            <w:r w:rsidRPr="00D90C6F">
                              <w:rPr>
                                <w:spacing w:val="-2"/>
                                <w:sz w:val="14"/>
                                <w:szCs w:val="14"/>
                                <w:lang w:eastAsia="en-GB"/>
                              </w:rPr>
                              <w:t>Copy of the timetable is available upon request</w:t>
                            </w:r>
                          </w:p>
                          <w:p w14:paraId="287E46BA" w14:textId="77777777" w:rsidR="005666F0" w:rsidRPr="00D90C6F" w:rsidRDefault="005666F0" w:rsidP="005666F0">
                            <w:pPr>
                              <w:pStyle w:val="ListParagraph"/>
                              <w:numPr>
                                <w:ilvl w:val="0"/>
                                <w:numId w:val="322"/>
                              </w:numPr>
                              <w:spacing w:after="0" w:line="256" w:lineRule="auto"/>
                              <w:rPr>
                                <w:sz w:val="14"/>
                              </w:rPr>
                            </w:pPr>
                            <w:r w:rsidRPr="00D90C6F">
                              <w:rPr>
                                <w:spacing w:val="-2"/>
                                <w:sz w:val="14"/>
                                <w:szCs w:val="14"/>
                                <w:lang w:eastAsia="en-GB"/>
                              </w:rPr>
                              <w:t xml:space="preserve">Upon </w:t>
                            </w:r>
                            <w:r>
                              <w:rPr>
                                <w:spacing w:val="-2"/>
                                <w:sz w:val="14"/>
                                <w:szCs w:val="14"/>
                                <w:lang w:eastAsia="en-GB"/>
                              </w:rPr>
                              <w:t>monthly close off by accounts</w:t>
                            </w:r>
                            <w:r w:rsidRPr="00D90C6F">
                              <w:rPr>
                                <w:spacing w:val="-2"/>
                                <w:sz w:val="14"/>
                                <w:szCs w:val="14"/>
                                <w:lang w:eastAsia="en-GB"/>
                              </w:rPr>
                              <w:t xml:space="preserve">, the </w:t>
                            </w:r>
                            <w:r>
                              <w:rPr>
                                <w:spacing w:val="-2"/>
                                <w:sz w:val="14"/>
                                <w:szCs w:val="14"/>
                                <w:lang w:eastAsia="en-GB"/>
                              </w:rPr>
                              <w:t>c</w:t>
                            </w:r>
                            <w:r w:rsidRPr="00D90C6F">
                              <w:rPr>
                                <w:spacing w:val="-2"/>
                                <w:sz w:val="14"/>
                                <w:szCs w:val="14"/>
                                <w:lang w:eastAsia="en-GB"/>
                              </w:rPr>
                              <w:t xml:space="preserve">ommercial team can </w:t>
                            </w:r>
                            <w:r>
                              <w:rPr>
                                <w:spacing w:val="-2"/>
                                <w:sz w:val="14"/>
                                <w:szCs w:val="14"/>
                                <w:lang w:eastAsia="en-GB"/>
                              </w:rPr>
                              <w:t>complete the project analysis sheets</w:t>
                            </w:r>
                          </w:p>
                          <w:p w14:paraId="0F6C2012" w14:textId="77777777" w:rsidR="005666F0" w:rsidRPr="003244C0" w:rsidRDefault="005666F0" w:rsidP="005666F0">
                            <w:pPr>
                              <w:pStyle w:val="ListParagraph"/>
                              <w:numPr>
                                <w:ilvl w:val="0"/>
                                <w:numId w:val="322"/>
                              </w:numPr>
                              <w:spacing w:after="0" w:line="256" w:lineRule="auto"/>
                              <w:rPr>
                                <w:sz w:val="14"/>
                              </w:rPr>
                            </w:pPr>
                            <w:r w:rsidRPr="00D90C6F">
                              <w:rPr>
                                <w:spacing w:val="-2"/>
                                <w:sz w:val="14"/>
                                <w:szCs w:val="14"/>
                                <w:lang w:eastAsia="en-GB"/>
                              </w:rPr>
                              <w:t>P</w:t>
                            </w:r>
                            <w:r>
                              <w:rPr>
                                <w:spacing w:val="-2"/>
                                <w:sz w:val="14"/>
                                <w:szCs w:val="14"/>
                                <w:lang w:eastAsia="en-GB"/>
                              </w:rPr>
                              <w:t xml:space="preserve">roject analysis sheets </w:t>
                            </w:r>
                            <w:r w:rsidRPr="00D90C6F">
                              <w:rPr>
                                <w:spacing w:val="-2"/>
                                <w:sz w:val="14"/>
                                <w:szCs w:val="14"/>
                                <w:lang w:eastAsia="en-GB"/>
                              </w:rPr>
                              <w:t>are to be presented monthly</w:t>
                            </w:r>
                          </w:p>
                          <w:p w14:paraId="4217057E" w14:textId="2A553177" w:rsidR="005666F0" w:rsidRPr="00D90C6F" w:rsidRDefault="005666F0" w:rsidP="005666F0">
                            <w:pPr>
                              <w:pStyle w:val="ListParagraph"/>
                              <w:numPr>
                                <w:ilvl w:val="0"/>
                                <w:numId w:val="322"/>
                              </w:numPr>
                              <w:spacing w:after="0" w:line="256" w:lineRule="auto"/>
                              <w:rPr>
                                <w:sz w:val="14"/>
                              </w:rPr>
                            </w:pPr>
                            <w:r>
                              <w:rPr>
                                <w:spacing w:val="-2"/>
                                <w:sz w:val="14"/>
                                <w:szCs w:val="14"/>
                                <w:lang w:eastAsia="en-GB"/>
                              </w:rPr>
                              <w:t xml:space="preserve">Where being self-delivered the labour productivity tracker to be updated </w:t>
                            </w:r>
                            <w:r w:rsidR="00CE6EA8">
                              <w:rPr>
                                <w:spacing w:val="-2"/>
                                <w:sz w:val="14"/>
                                <w:szCs w:val="14"/>
                                <w:lang w:eastAsia="en-GB"/>
                              </w:rPr>
                              <w:t>in line</w:t>
                            </w:r>
                            <w:r>
                              <w:rPr>
                                <w:spacing w:val="-2"/>
                                <w:sz w:val="14"/>
                                <w:szCs w:val="14"/>
                                <w:lang w:eastAsia="en-GB"/>
                              </w:rPr>
                              <w:t xml:space="preserve"> with the project commercial report</w:t>
                            </w:r>
                          </w:p>
                          <w:p w14:paraId="083A7A09" w14:textId="77777777" w:rsidR="005666F0" w:rsidRPr="00D90C6F" w:rsidRDefault="005666F0" w:rsidP="005666F0">
                            <w:pPr>
                              <w:pStyle w:val="ListParagraph"/>
                              <w:numPr>
                                <w:ilvl w:val="0"/>
                                <w:numId w:val="322"/>
                              </w:numPr>
                              <w:spacing w:after="0" w:line="256" w:lineRule="auto"/>
                              <w:rPr>
                                <w:sz w:val="14"/>
                              </w:rPr>
                            </w:pPr>
                            <w:r w:rsidRPr="00D90C6F">
                              <w:rPr>
                                <w:spacing w:val="-2"/>
                                <w:sz w:val="14"/>
                                <w:szCs w:val="14"/>
                                <w:lang w:eastAsia="en-GB"/>
                              </w:rPr>
                              <w:t xml:space="preserve">Risk &amp; </w:t>
                            </w:r>
                            <w:r>
                              <w:rPr>
                                <w:spacing w:val="-2"/>
                                <w:sz w:val="14"/>
                                <w:szCs w:val="14"/>
                                <w:lang w:eastAsia="en-GB"/>
                              </w:rPr>
                              <w:t>o</w:t>
                            </w:r>
                            <w:r w:rsidRPr="00D90C6F">
                              <w:rPr>
                                <w:spacing w:val="-2"/>
                                <w:sz w:val="14"/>
                                <w:szCs w:val="14"/>
                                <w:lang w:eastAsia="en-GB"/>
                              </w:rPr>
                              <w:t xml:space="preserve">pportunity </w:t>
                            </w:r>
                            <w:r>
                              <w:rPr>
                                <w:spacing w:val="-2"/>
                                <w:sz w:val="14"/>
                                <w:szCs w:val="14"/>
                                <w:lang w:eastAsia="en-GB"/>
                              </w:rPr>
                              <w:t>r</w:t>
                            </w:r>
                            <w:r w:rsidRPr="00D90C6F">
                              <w:rPr>
                                <w:spacing w:val="-2"/>
                                <w:sz w:val="14"/>
                                <w:szCs w:val="14"/>
                                <w:lang w:eastAsia="en-GB"/>
                              </w:rPr>
                              <w:t xml:space="preserve">egisters are to be kept updated and presented within monthly </w:t>
                            </w:r>
                            <w:r>
                              <w:rPr>
                                <w:spacing w:val="-2"/>
                                <w:sz w:val="14"/>
                                <w:szCs w:val="14"/>
                                <w:lang w:eastAsia="en-GB"/>
                              </w:rPr>
                              <w:t>commercial</w:t>
                            </w:r>
                            <w:r w:rsidRPr="00D90C6F">
                              <w:rPr>
                                <w:spacing w:val="-2"/>
                                <w:sz w:val="14"/>
                                <w:szCs w:val="14"/>
                                <w:lang w:eastAsia="en-GB"/>
                              </w:rPr>
                              <w:t xml:space="preserve"> meeting</w:t>
                            </w:r>
                          </w:p>
                          <w:p w14:paraId="466854C8" w14:textId="77777777" w:rsidR="005666F0" w:rsidRPr="00F44C00" w:rsidRDefault="005666F0" w:rsidP="005666F0">
                            <w:pPr>
                              <w:pStyle w:val="ListParagraph"/>
                              <w:numPr>
                                <w:ilvl w:val="0"/>
                                <w:numId w:val="322"/>
                              </w:numPr>
                              <w:spacing w:after="0" w:line="256" w:lineRule="auto"/>
                              <w:rPr>
                                <w:color w:val="EE0000"/>
                                <w:sz w:val="14"/>
                              </w:rPr>
                            </w:pPr>
                            <w:r w:rsidRPr="00F44C00">
                              <w:rPr>
                                <w:color w:val="EE0000"/>
                                <w:spacing w:val="-2"/>
                                <w:sz w:val="14"/>
                                <w:szCs w:val="14"/>
                                <w:lang w:eastAsia="en-GB"/>
                              </w:rPr>
                              <w:t>P</w:t>
                            </w:r>
                            <w:r>
                              <w:rPr>
                                <w:color w:val="EE0000"/>
                                <w:spacing w:val="-2"/>
                                <w:sz w:val="14"/>
                                <w:szCs w:val="14"/>
                                <w:lang w:eastAsia="en-GB"/>
                              </w:rPr>
                              <w:t>roject Manager</w:t>
                            </w:r>
                            <w:r w:rsidRPr="00F44C00">
                              <w:rPr>
                                <w:color w:val="EE0000"/>
                                <w:spacing w:val="-2"/>
                                <w:sz w:val="14"/>
                                <w:szCs w:val="14"/>
                                <w:lang w:eastAsia="en-GB"/>
                              </w:rPr>
                              <w:t xml:space="preserve"> </w:t>
                            </w:r>
                            <w:r>
                              <w:rPr>
                                <w:color w:val="EE0000"/>
                                <w:spacing w:val="-2"/>
                                <w:sz w:val="14"/>
                                <w:szCs w:val="14"/>
                                <w:lang w:eastAsia="en-GB"/>
                              </w:rPr>
                              <w:t>monthly c</w:t>
                            </w:r>
                            <w:r w:rsidRPr="00F44C00">
                              <w:rPr>
                                <w:color w:val="EE0000"/>
                                <w:spacing w:val="-2"/>
                                <w:sz w:val="14"/>
                                <w:szCs w:val="14"/>
                                <w:lang w:eastAsia="en-GB"/>
                              </w:rPr>
                              <w:t xml:space="preserve">ommercial </w:t>
                            </w:r>
                            <w:r>
                              <w:rPr>
                                <w:color w:val="EE0000"/>
                                <w:spacing w:val="-2"/>
                                <w:sz w:val="14"/>
                                <w:szCs w:val="14"/>
                                <w:lang w:eastAsia="en-GB"/>
                              </w:rPr>
                              <w:t>r</w:t>
                            </w:r>
                            <w:r w:rsidRPr="00F44C00">
                              <w:rPr>
                                <w:color w:val="EE0000"/>
                                <w:spacing w:val="-2"/>
                                <w:sz w:val="14"/>
                                <w:szCs w:val="14"/>
                                <w:lang w:eastAsia="en-GB"/>
                              </w:rPr>
                              <w:t xml:space="preserve">eports are to be populated during the </w:t>
                            </w:r>
                            <w:r>
                              <w:rPr>
                                <w:color w:val="EE0000"/>
                                <w:spacing w:val="-2"/>
                                <w:sz w:val="14"/>
                                <w:szCs w:val="14"/>
                                <w:lang w:eastAsia="en-GB"/>
                              </w:rPr>
                              <w:t>monthly commercial m</w:t>
                            </w:r>
                            <w:r w:rsidRPr="00F44C00">
                              <w:rPr>
                                <w:color w:val="EE0000"/>
                                <w:spacing w:val="-2"/>
                                <w:sz w:val="14"/>
                                <w:szCs w:val="14"/>
                                <w:lang w:eastAsia="en-GB"/>
                              </w:rPr>
                              <w:t xml:space="preserve">eetings and </w:t>
                            </w:r>
                            <w:r>
                              <w:rPr>
                                <w:color w:val="EE0000"/>
                                <w:spacing w:val="-2"/>
                                <w:sz w:val="14"/>
                                <w:szCs w:val="14"/>
                                <w:lang w:eastAsia="en-GB"/>
                              </w:rPr>
                              <w:t>included</w:t>
                            </w:r>
                            <w:r w:rsidRPr="00F44C00">
                              <w:rPr>
                                <w:color w:val="EE0000"/>
                                <w:spacing w:val="-2"/>
                                <w:sz w:val="14"/>
                                <w:szCs w:val="14"/>
                                <w:lang w:eastAsia="en-GB"/>
                              </w:rPr>
                              <w:t xml:space="preserve"> in the </w:t>
                            </w:r>
                            <w:r>
                              <w:rPr>
                                <w:color w:val="EE0000"/>
                                <w:spacing w:val="-2"/>
                                <w:sz w:val="14"/>
                                <w:szCs w:val="14"/>
                                <w:lang w:eastAsia="en-GB"/>
                              </w:rPr>
                              <w:t>m</w:t>
                            </w:r>
                            <w:r w:rsidRPr="00F44C00">
                              <w:rPr>
                                <w:color w:val="EE0000"/>
                                <w:spacing w:val="-2"/>
                                <w:sz w:val="14"/>
                                <w:szCs w:val="14"/>
                                <w:lang w:eastAsia="en-GB"/>
                              </w:rPr>
                              <w:t xml:space="preserve">anagement </w:t>
                            </w:r>
                            <w:r>
                              <w:rPr>
                                <w:color w:val="EE0000"/>
                                <w:spacing w:val="-2"/>
                                <w:sz w:val="14"/>
                                <w:szCs w:val="14"/>
                                <w:lang w:eastAsia="en-GB"/>
                              </w:rPr>
                              <w:t>a</w:t>
                            </w:r>
                            <w:r w:rsidRPr="00F44C00">
                              <w:rPr>
                                <w:color w:val="EE0000"/>
                                <w:spacing w:val="-2"/>
                                <w:sz w:val="14"/>
                                <w:szCs w:val="14"/>
                                <w:lang w:eastAsia="en-GB"/>
                              </w:rPr>
                              <w:t xml:space="preserve">ccounts </w:t>
                            </w:r>
                          </w:p>
                          <w:p w14:paraId="2B894843" w14:textId="77777777" w:rsidR="005666F0" w:rsidRPr="0099228C" w:rsidRDefault="005666F0" w:rsidP="005666F0">
                            <w:pPr>
                              <w:pStyle w:val="ListParagraph"/>
                              <w:numPr>
                                <w:ilvl w:val="0"/>
                                <w:numId w:val="322"/>
                              </w:numPr>
                              <w:spacing w:after="0" w:line="256" w:lineRule="auto"/>
                              <w:rPr>
                                <w:color w:val="EE0000"/>
                                <w:spacing w:val="-2"/>
                                <w:sz w:val="14"/>
                                <w:szCs w:val="14"/>
                                <w:lang w:eastAsia="en-GB"/>
                              </w:rPr>
                            </w:pPr>
                            <w:r>
                              <w:rPr>
                                <w:color w:val="EE0000"/>
                                <w:spacing w:val="-2"/>
                                <w:sz w:val="14"/>
                                <w:szCs w:val="14"/>
                                <w:lang w:eastAsia="en-GB"/>
                              </w:rPr>
                              <w:t>Commercial Manager</w:t>
                            </w:r>
                            <w:r w:rsidRPr="0099228C">
                              <w:rPr>
                                <w:color w:val="EE0000"/>
                                <w:spacing w:val="-2"/>
                                <w:sz w:val="14"/>
                                <w:szCs w:val="14"/>
                                <w:lang w:eastAsia="en-GB"/>
                              </w:rPr>
                              <w:t xml:space="preserve"> to inform </w:t>
                            </w:r>
                            <w:r>
                              <w:rPr>
                                <w:color w:val="EE0000"/>
                                <w:spacing w:val="-2"/>
                                <w:sz w:val="14"/>
                                <w:szCs w:val="14"/>
                                <w:lang w:eastAsia="en-GB"/>
                              </w:rPr>
                              <w:t>a</w:t>
                            </w:r>
                            <w:r w:rsidRPr="0099228C">
                              <w:rPr>
                                <w:color w:val="EE0000"/>
                                <w:spacing w:val="-2"/>
                                <w:sz w:val="14"/>
                                <w:szCs w:val="14"/>
                                <w:lang w:eastAsia="en-GB"/>
                              </w:rPr>
                              <w:t xml:space="preserve">ccounts and </w:t>
                            </w:r>
                            <w:r>
                              <w:rPr>
                                <w:color w:val="EE0000"/>
                                <w:spacing w:val="-2"/>
                                <w:sz w:val="14"/>
                                <w:szCs w:val="14"/>
                                <w:lang w:eastAsia="en-GB"/>
                              </w:rPr>
                              <w:t>Director</w:t>
                            </w:r>
                            <w:r w:rsidRPr="0099228C">
                              <w:rPr>
                                <w:color w:val="EE0000"/>
                                <w:spacing w:val="-2"/>
                                <w:sz w:val="14"/>
                                <w:szCs w:val="14"/>
                                <w:lang w:eastAsia="en-GB"/>
                              </w:rPr>
                              <w:t xml:space="preserve"> as to the reported positions and any movements (positive and negative) to the reported </w:t>
                            </w:r>
                            <w:r>
                              <w:rPr>
                                <w:color w:val="EE0000"/>
                                <w:spacing w:val="-2"/>
                                <w:sz w:val="14"/>
                                <w:szCs w:val="14"/>
                                <w:lang w:eastAsia="en-GB"/>
                              </w:rPr>
                              <w:t>gross profit</w:t>
                            </w:r>
                            <w:r w:rsidRPr="0099228C">
                              <w:rPr>
                                <w:color w:val="EE0000"/>
                                <w:spacing w:val="-2"/>
                                <w:sz w:val="14"/>
                                <w:szCs w:val="14"/>
                                <w:lang w:eastAsia="en-GB"/>
                              </w:rPr>
                              <w:t xml:space="preserve"> position. </w:t>
                            </w:r>
                          </w:p>
                          <w:p w14:paraId="4CA5F061" w14:textId="77777777" w:rsidR="005666F0" w:rsidRPr="009F1707" w:rsidRDefault="005666F0" w:rsidP="005666F0">
                            <w:pPr>
                              <w:pStyle w:val="ListParagraph"/>
                              <w:spacing w:after="0" w:line="256" w:lineRule="auto"/>
                              <w:ind w:left="360"/>
                              <w:rPr>
                                <w:color w:val="EE0000"/>
                                <w:sz w:val="14"/>
                              </w:rPr>
                            </w:pPr>
                          </w:p>
                          <w:p w14:paraId="1503A25E" w14:textId="77777777" w:rsidR="005666F0" w:rsidRDefault="005666F0" w:rsidP="005666F0">
                            <w:pPr>
                              <w:pStyle w:val="ListParagraph"/>
                              <w:spacing w:after="0" w:line="256" w:lineRule="auto"/>
                              <w:ind w:left="360"/>
                              <w:rPr>
                                <w:spacing w:val="-2"/>
                                <w:sz w:val="14"/>
                                <w:szCs w:val="14"/>
                                <w:lang w:eastAsia="en-GB"/>
                              </w:rPr>
                            </w:pPr>
                          </w:p>
                          <w:p w14:paraId="47789D8E" w14:textId="77777777" w:rsidR="005666F0" w:rsidRPr="000412DE" w:rsidRDefault="005666F0" w:rsidP="005666F0">
                            <w:pPr>
                              <w:rPr>
                                <w:b/>
                                <w:color w:val="000000"/>
                                <w:sz w:val="14"/>
                                <w:u w:val="single"/>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46FD3D0" id="AutoShape 643" o:spid="_x0000_s1049" type="#_x0000_t109" style="position:absolute;left:0;text-align:left;margin-left:917.95pt;margin-top:1.1pt;width:182.95pt;height:192.6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" filled="f" strokeweight="1.5pt">
                <v:textbox>
                  <w:txbxContent>
                    <w:p w14:paraId="736F5D1B" w14:textId="77777777" w:rsidR="005666F0" w:rsidRPr="00B51124" w:rsidRDefault="005666F0" w:rsidP="00962A8A">
                      <w:pPr>
                        <w:spacing w:after="0"/>
                        <w:rPr>
                          <w:b/>
                          <w:bCs/>
                          <w:sz w:val="14"/>
                        </w:rPr>
                      </w:pPr>
                      <w:r>
                        <w:rPr>
                          <w:b/>
                          <w:color w:val="000000"/>
                          <w:sz w:val="14"/>
                        </w:rPr>
                        <w:t>6</w:t>
                      </w:r>
                      <w:r w:rsidRPr="000412DE">
                        <w:rPr>
                          <w:b/>
                          <w:color w:val="000000"/>
                          <w:sz w:val="14"/>
                        </w:rPr>
                        <w:t xml:space="preserve">. </w:t>
                      </w:r>
                      <w:r>
                        <w:rPr>
                          <w:b/>
                          <w:color w:val="000000"/>
                          <w:sz w:val="14"/>
                        </w:rPr>
                        <w:t xml:space="preserve">       Financial Reporting</w:t>
                      </w:r>
                    </w:p>
                    <w:p w14:paraId="1253D756" w14:textId="77777777" w:rsidR="005666F0" w:rsidRPr="00D90C6F" w:rsidRDefault="005666F0" w:rsidP="005666F0">
                      <w:pPr>
                        <w:pStyle w:val="ListParagraph"/>
                        <w:numPr>
                          <w:ilvl w:val="0"/>
                          <w:numId w:val="322"/>
                        </w:numPr>
                        <w:spacing w:after="0" w:line="256" w:lineRule="auto"/>
                        <w:rPr>
                          <w:sz w:val="14"/>
                        </w:rPr>
                      </w:pPr>
                      <w:r w:rsidRPr="00D90C6F">
                        <w:rPr>
                          <w:spacing w:val="-2"/>
                          <w:sz w:val="14"/>
                          <w:szCs w:val="14"/>
                          <w:lang w:eastAsia="en-GB"/>
                        </w:rPr>
                        <w:t xml:space="preserve">Reporting deadlines and actions are as per the </w:t>
                      </w:r>
                      <w:r>
                        <w:rPr>
                          <w:spacing w:val="-2"/>
                          <w:sz w:val="14"/>
                          <w:szCs w:val="14"/>
                          <w:lang w:eastAsia="en-GB"/>
                        </w:rPr>
                        <w:t>c</w:t>
                      </w:r>
                      <w:r w:rsidRPr="00D90C6F">
                        <w:rPr>
                          <w:spacing w:val="-2"/>
                          <w:sz w:val="14"/>
                          <w:szCs w:val="14"/>
                          <w:lang w:eastAsia="en-GB"/>
                        </w:rPr>
                        <w:t>ommercial</w:t>
                      </w:r>
                      <w:r>
                        <w:rPr>
                          <w:spacing w:val="-2"/>
                          <w:sz w:val="14"/>
                          <w:szCs w:val="14"/>
                          <w:lang w:eastAsia="en-GB"/>
                        </w:rPr>
                        <w:t xml:space="preserve"> </w:t>
                      </w:r>
                      <w:r w:rsidRPr="00D90C6F">
                        <w:rPr>
                          <w:spacing w:val="-2"/>
                          <w:sz w:val="14"/>
                          <w:szCs w:val="14"/>
                          <w:lang w:eastAsia="en-GB"/>
                        </w:rPr>
                        <w:t xml:space="preserve">/ </w:t>
                      </w:r>
                      <w:r>
                        <w:rPr>
                          <w:spacing w:val="-2"/>
                          <w:sz w:val="14"/>
                          <w:szCs w:val="14"/>
                          <w:lang w:eastAsia="en-GB"/>
                        </w:rPr>
                        <w:t>a</w:t>
                      </w:r>
                      <w:r w:rsidRPr="00D90C6F">
                        <w:rPr>
                          <w:spacing w:val="-2"/>
                          <w:sz w:val="14"/>
                          <w:szCs w:val="14"/>
                          <w:lang w:eastAsia="en-GB"/>
                        </w:rPr>
                        <w:t xml:space="preserve">ccount </w:t>
                      </w:r>
                      <w:r>
                        <w:rPr>
                          <w:spacing w:val="-2"/>
                          <w:sz w:val="14"/>
                          <w:szCs w:val="14"/>
                          <w:lang w:eastAsia="en-GB"/>
                        </w:rPr>
                        <w:t>t</w:t>
                      </w:r>
                      <w:r w:rsidRPr="00D90C6F">
                        <w:rPr>
                          <w:spacing w:val="-2"/>
                          <w:sz w:val="14"/>
                          <w:szCs w:val="14"/>
                          <w:lang w:eastAsia="en-GB"/>
                        </w:rPr>
                        <w:t xml:space="preserve">imetable for the </w:t>
                      </w:r>
                      <w:r>
                        <w:rPr>
                          <w:spacing w:val="-2"/>
                          <w:sz w:val="14"/>
                          <w:szCs w:val="14"/>
                          <w:lang w:eastAsia="en-GB"/>
                        </w:rPr>
                        <w:t>f</w:t>
                      </w:r>
                      <w:r w:rsidRPr="00D90C6F">
                        <w:rPr>
                          <w:spacing w:val="-2"/>
                          <w:sz w:val="14"/>
                          <w:szCs w:val="14"/>
                          <w:lang w:eastAsia="en-GB"/>
                        </w:rPr>
                        <w:t xml:space="preserve">inancial </w:t>
                      </w:r>
                      <w:r>
                        <w:rPr>
                          <w:spacing w:val="-2"/>
                          <w:sz w:val="14"/>
                          <w:szCs w:val="14"/>
                          <w:lang w:eastAsia="en-GB"/>
                        </w:rPr>
                        <w:t>y</w:t>
                      </w:r>
                      <w:r w:rsidRPr="00D90C6F">
                        <w:rPr>
                          <w:spacing w:val="-2"/>
                          <w:sz w:val="14"/>
                          <w:szCs w:val="14"/>
                          <w:lang w:eastAsia="en-GB"/>
                        </w:rPr>
                        <w:t>ear</w:t>
                      </w:r>
                    </w:p>
                    <w:p w14:paraId="3578C1E7" w14:textId="77777777" w:rsidR="005666F0" w:rsidRPr="00D90C6F" w:rsidRDefault="005666F0" w:rsidP="005666F0">
                      <w:pPr>
                        <w:pStyle w:val="ListParagraph"/>
                        <w:numPr>
                          <w:ilvl w:val="0"/>
                          <w:numId w:val="322"/>
                        </w:numPr>
                        <w:spacing w:after="0" w:line="256" w:lineRule="auto"/>
                        <w:rPr>
                          <w:sz w:val="14"/>
                        </w:rPr>
                      </w:pPr>
                      <w:r w:rsidRPr="00D90C6F">
                        <w:rPr>
                          <w:spacing w:val="-2"/>
                          <w:sz w:val="14"/>
                          <w:szCs w:val="14"/>
                          <w:lang w:eastAsia="en-GB"/>
                        </w:rPr>
                        <w:t>Adher</w:t>
                      </w:r>
                      <w:r>
                        <w:rPr>
                          <w:spacing w:val="-2"/>
                          <w:sz w:val="14"/>
                          <w:szCs w:val="14"/>
                          <w:lang w:eastAsia="en-GB"/>
                        </w:rPr>
                        <w:t>ence</w:t>
                      </w:r>
                      <w:r w:rsidRPr="00D90C6F">
                        <w:rPr>
                          <w:spacing w:val="-2"/>
                          <w:sz w:val="14"/>
                          <w:szCs w:val="14"/>
                          <w:lang w:eastAsia="en-GB"/>
                        </w:rPr>
                        <w:t xml:space="preserve"> to the timetable is mandatory</w:t>
                      </w:r>
                    </w:p>
                    <w:p w14:paraId="74B39594" w14:textId="77777777" w:rsidR="005666F0" w:rsidRPr="00D90C6F" w:rsidRDefault="005666F0" w:rsidP="005666F0">
                      <w:pPr>
                        <w:pStyle w:val="ListParagraph"/>
                        <w:numPr>
                          <w:ilvl w:val="0"/>
                          <w:numId w:val="322"/>
                        </w:numPr>
                        <w:spacing w:after="0" w:line="256" w:lineRule="auto"/>
                        <w:rPr>
                          <w:sz w:val="14"/>
                        </w:rPr>
                      </w:pPr>
                      <w:r w:rsidRPr="00D90C6F">
                        <w:rPr>
                          <w:spacing w:val="-2"/>
                          <w:sz w:val="14"/>
                          <w:szCs w:val="14"/>
                          <w:lang w:eastAsia="en-GB"/>
                        </w:rPr>
                        <w:t>Copy of the timetable is available upon request</w:t>
                      </w:r>
                    </w:p>
                    <w:p w14:paraId="287E46BA" w14:textId="77777777" w:rsidR="005666F0" w:rsidRPr="00D90C6F" w:rsidRDefault="005666F0" w:rsidP="005666F0">
                      <w:pPr>
                        <w:pStyle w:val="ListParagraph"/>
                        <w:numPr>
                          <w:ilvl w:val="0"/>
                          <w:numId w:val="322"/>
                        </w:numPr>
                        <w:spacing w:after="0" w:line="256" w:lineRule="auto"/>
                        <w:rPr>
                          <w:sz w:val="14"/>
                        </w:rPr>
                      </w:pPr>
                      <w:r w:rsidRPr="00D90C6F">
                        <w:rPr>
                          <w:spacing w:val="-2"/>
                          <w:sz w:val="14"/>
                          <w:szCs w:val="14"/>
                          <w:lang w:eastAsia="en-GB"/>
                        </w:rPr>
                        <w:t xml:space="preserve">Upon </w:t>
                      </w:r>
                      <w:r>
                        <w:rPr>
                          <w:spacing w:val="-2"/>
                          <w:sz w:val="14"/>
                          <w:szCs w:val="14"/>
                          <w:lang w:eastAsia="en-GB"/>
                        </w:rPr>
                        <w:t>monthly close off by accounts</w:t>
                      </w:r>
                      <w:r w:rsidRPr="00D90C6F">
                        <w:rPr>
                          <w:spacing w:val="-2"/>
                          <w:sz w:val="14"/>
                          <w:szCs w:val="14"/>
                          <w:lang w:eastAsia="en-GB"/>
                        </w:rPr>
                        <w:t xml:space="preserve">, the </w:t>
                      </w:r>
                      <w:r>
                        <w:rPr>
                          <w:spacing w:val="-2"/>
                          <w:sz w:val="14"/>
                          <w:szCs w:val="14"/>
                          <w:lang w:eastAsia="en-GB"/>
                        </w:rPr>
                        <w:t>c</w:t>
                      </w:r>
                      <w:r w:rsidRPr="00D90C6F">
                        <w:rPr>
                          <w:spacing w:val="-2"/>
                          <w:sz w:val="14"/>
                          <w:szCs w:val="14"/>
                          <w:lang w:eastAsia="en-GB"/>
                        </w:rPr>
                        <w:t xml:space="preserve">ommercial team can </w:t>
                      </w:r>
                      <w:r>
                        <w:rPr>
                          <w:spacing w:val="-2"/>
                          <w:sz w:val="14"/>
                          <w:szCs w:val="14"/>
                          <w:lang w:eastAsia="en-GB"/>
                        </w:rPr>
                        <w:t>complete the project analysis sheets</w:t>
                      </w:r>
                    </w:p>
                    <w:p w14:paraId="0F6C2012" w14:textId="77777777" w:rsidR="005666F0" w:rsidRPr="003244C0" w:rsidRDefault="005666F0" w:rsidP="005666F0">
                      <w:pPr>
                        <w:pStyle w:val="ListParagraph"/>
                        <w:numPr>
                          <w:ilvl w:val="0"/>
                          <w:numId w:val="322"/>
                        </w:numPr>
                        <w:spacing w:after="0" w:line="256" w:lineRule="auto"/>
                        <w:rPr>
                          <w:sz w:val="14"/>
                        </w:rPr>
                      </w:pPr>
                      <w:r w:rsidRPr="00D90C6F">
                        <w:rPr>
                          <w:spacing w:val="-2"/>
                          <w:sz w:val="14"/>
                          <w:szCs w:val="14"/>
                          <w:lang w:eastAsia="en-GB"/>
                        </w:rPr>
                        <w:t>P</w:t>
                      </w:r>
                      <w:r>
                        <w:rPr>
                          <w:spacing w:val="-2"/>
                          <w:sz w:val="14"/>
                          <w:szCs w:val="14"/>
                          <w:lang w:eastAsia="en-GB"/>
                        </w:rPr>
                        <w:t xml:space="preserve">roject analysis sheets </w:t>
                      </w:r>
                      <w:r w:rsidRPr="00D90C6F">
                        <w:rPr>
                          <w:spacing w:val="-2"/>
                          <w:sz w:val="14"/>
                          <w:szCs w:val="14"/>
                          <w:lang w:eastAsia="en-GB"/>
                        </w:rPr>
                        <w:t>are to be presented monthly</w:t>
                      </w:r>
                    </w:p>
                    <w:p w14:paraId="4217057E" w14:textId="2A553177" w:rsidR="005666F0" w:rsidRPr="00D90C6F" w:rsidRDefault="005666F0" w:rsidP="005666F0">
                      <w:pPr>
                        <w:pStyle w:val="ListParagraph"/>
                        <w:numPr>
                          <w:ilvl w:val="0"/>
                          <w:numId w:val="322"/>
                        </w:numPr>
                        <w:spacing w:after="0" w:line="256" w:lineRule="auto"/>
                        <w:rPr>
                          <w:sz w:val="14"/>
                        </w:rPr>
                      </w:pPr>
                      <w:r>
                        <w:rPr>
                          <w:spacing w:val="-2"/>
                          <w:sz w:val="14"/>
                          <w:szCs w:val="14"/>
                          <w:lang w:eastAsia="en-GB"/>
                        </w:rPr>
                        <w:t xml:space="preserve">Where being self-delivered the labour productivity tracker to be updated </w:t>
                      </w:r>
                      <w:r w:rsidR="00CE6EA8">
                        <w:rPr>
                          <w:spacing w:val="-2"/>
                          <w:sz w:val="14"/>
                          <w:szCs w:val="14"/>
                          <w:lang w:eastAsia="en-GB"/>
                        </w:rPr>
                        <w:t>in line</w:t>
                      </w:r>
                      <w:r>
                        <w:rPr>
                          <w:spacing w:val="-2"/>
                          <w:sz w:val="14"/>
                          <w:szCs w:val="14"/>
                          <w:lang w:eastAsia="en-GB"/>
                        </w:rPr>
                        <w:t xml:space="preserve"> with the project commercial report</w:t>
                      </w:r>
                    </w:p>
                    <w:p w14:paraId="083A7A09" w14:textId="77777777" w:rsidR="005666F0" w:rsidRPr="00D90C6F" w:rsidRDefault="005666F0" w:rsidP="005666F0">
                      <w:pPr>
                        <w:pStyle w:val="ListParagraph"/>
                        <w:numPr>
                          <w:ilvl w:val="0"/>
                          <w:numId w:val="322"/>
                        </w:numPr>
                        <w:spacing w:after="0" w:line="256" w:lineRule="auto"/>
                        <w:rPr>
                          <w:sz w:val="14"/>
                        </w:rPr>
                      </w:pPr>
                      <w:r w:rsidRPr="00D90C6F">
                        <w:rPr>
                          <w:spacing w:val="-2"/>
                          <w:sz w:val="14"/>
                          <w:szCs w:val="14"/>
                          <w:lang w:eastAsia="en-GB"/>
                        </w:rPr>
                        <w:t xml:space="preserve">Risk &amp; </w:t>
                      </w:r>
                      <w:r>
                        <w:rPr>
                          <w:spacing w:val="-2"/>
                          <w:sz w:val="14"/>
                          <w:szCs w:val="14"/>
                          <w:lang w:eastAsia="en-GB"/>
                        </w:rPr>
                        <w:t>o</w:t>
                      </w:r>
                      <w:r w:rsidRPr="00D90C6F">
                        <w:rPr>
                          <w:spacing w:val="-2"/>
                          <w:sz w:val="14"/>
                          <w:szCs w:val="14"/>
                          <w:lang w:eastAsia="en-GB"/>
                        </w:rPr>
                        <w:t xml:space="preserve">pportunity </w:t>
                      </w:r>
                      <w:r>
                        <w:rPr>
                          <w:spacing w:val="-2"/>
                          <w:sz w:val="14"/>
                          <w:szCs w:val="14"/>
                          <w:lang w:eastAsia="en-GB"/>
                        </w:rPr>
                        <w:t>r</w:t>
                      </w:r>
                      <w:r w:rsidRPr="00D90C6F">
                        <w:rPr>
                          <w:spacing w:val="-2"/>
                          <w:sz w:val="14"/>
                          <w:szCs w:val="14"/>
                          <w:lang w:eastAsia="en-GB"/>
                        </w:rPr>
                        <w:t xml:space="preserve">egisters are to be kept updated and presented within monthly </w:t>
                      </w:r>
                      <w:r>
                        <w:rPr>
                          <w:spacing w:val="-2"/>
                          <w:sz w:val="14"/>
                          <w:szCs w:val="14"/>
                          <w:lang w:eastAsia="en-GB"/>
                        </w:rPr>
                        <w:t>commercial</w:t>
                      </w:r>
                      <w:r w:rsidRPr="00D90C6F">
                        <w:rPr>
                          <w:spacing w:val="-2"/>
                          <w:sz w:val="14"/>
                          <w:szCs w:val="14"/>
                          <w:lang w:eastAsia="en-GB"/>
                        </w:rPr>
                        <w:t xml:space="preserve"> meeting</w:t>
                      </w:r>
                    </w:p>
                    <w:p w14:paraId="466854C8" w14:textId="77777777" w:rsidR="005666F0" w:rsidRPr="00F44C00" w:rsidRDefault="005666F0" w:rsidP="005666F0">
                      <w:pPr>
                        <w:pStyle w:val="ListParagraph"/>
                        <w:numPr>
                          <w:ilvl w:val="0"/>
                          <w:numId w:val="322"/>
                        </w:numPr>
                        <w:spacing w:after="0" w:line="256" w:lineRule="auto"/>
                        <w:rPr>
                          <w:color w:val="EE0000"/>
                          <w:sz w:val="14"/>
                        </w:rPr>
                      </w:pPr>
                      <w:r w:rsidRPr="00F44C00">
                        <w:rPr>
                          <w:color w:val="EE0000"/>
                          <w:spacing w:val="-2"/>
                          <w:sz w:val="14"/>
                          <w:szCs w:val="14"/>
                          <w:lang w:eastAsia="en-GB"/>
                        </w:rPr>
                        <w:t>P</w:t>
                      </w:r>
                      <w:r>
                        <w:rPr>
                          <w:color w:val="EE0000"/>
                          <w:spacing w:val="-2"/>
                          <w:sz w:val="14"/>
                          <w:szCs w:val="14"/>
                          <w:lang w:eastAsia="en-GB"/>
                        </w:rPr>
                        <w:t>roject Manager</w:t>
                      </w:r>
                      <w:r w:rsidRPr="00F44C00">
                        <w:rPr>
                          <w:color w:val="EE0000"/>
                          <w:spacing w:val="-2"/>
                          <w:sz w:val="14"/>
                          <w:szCs w:val="14"/>
                          <w:lang w:eastAsia="en-GB"/>
                        </w:rPr>
                        <w:t xml:space="preserve"> </w:t>
                      </w:r>
                      <w:r>
                        <w:rPr>
                          <w:color w:val="EE0000"/>
                          <w:spacing w:val="-2"/>
                          <w:sz w:val="14"/>
                          <w:szCs w:val="14"/>
                          <w:lang w:eastAsia="en-GB"/>
                        </w:rPr>
                        <w:t>monthly c</w:t>
                      </w:r>
                      <w:r w:rsidRPr="00F44C00">
                        <w:rPr>
                          <w:color w:val="EE0000"/>
                          <w:spacing w:val="-2"/>
                          <w:sz w:val="14"/>
                          <w:szCs w:val="14"/>
                          <w:lang w:eastAsia="en-GB"/>
                        </w:rPr>
                        <w:t xml:space="preserve">ommercial </w:t>
                      </w:r>
                      <w:r>
                        <w:rPr>
                          <w:color w:val="EE0000"/>
                          <w:spacing w:val="-2"/>
                          <w:sz w:val="14"/>
                          <w:szCs w:val="14"/>
                          <w:lang w:eastAsia="en-GB"/>
                        </w:rPr>
                        <w:t>r</w:t>
                      </w:r>
                      <w:r w:rsidRPr="00F44C00">
                        <w:rPr>
                          <w:color w:val="EE0000"/>
                          <w:spacing w:val="-2"/>
                          <w:sz w:val="14"/>
                          <w:szCs w:val="14"/>
                          <w:lang w:eastAsia="en-GB"/>
                        </w:rPr>
                        <w:t xml:space="preserve">eports are to be populated during the </w:t>
                      </w:r>
                      <w:r>
                        <w:rPr>
                          <w:color w:val="EE0000"/>
                          <w:spacing w:val="-2"/>
                          <w:sz w:val="14"/>
                          <w:szCs w:val="14"/>
                          <w:lang w:eastAsia="en-GB"/>
                        </w:rPr>
                        <w:t>monthly commercial m</w:t>
                      </w:r>
                      <w:r w:rsidRPr="00F44C00">
                        <w:rPr>
                          <w:color w:val="EE0000"/>
                          <w:spacing w:val="-2"/>
                          <w:sz w:val="14"/>
                          <w:szCs w:val="14"/>
                          <w:lang w:eastAsia="en-GB"/>
                        </w:rPr>
                        <w:t xml:space="preserve">eetings and </w:t>
                      </w:r>
                      <w:r>
                        <w:rPr>
                          <w:color w:val="EE0000"/>
                          <w:spacing w:val="-2"/>
                          <w:sz w:val="14"/>
                          <w:szCs w:val="14"/>
                          <w:lang w:eastAsia="en-GB"/>
                        </w:rPr>
                        <w:t>included</w:t>
                      </w:r>
                      <w:r w:rsidRPr="00F44C00">
                        <w:rPr>
                          <w:color w:val="EE0000"/>
                          <w:spacing w:val="-2"/>
                          <w:sz w:val="14"/>
                          <w:szCs w:val="14"/>
                          <w:lang w:eastAsia="en-GB"/>
                        </w:rPr>
                        <w:t xml:space="preserve"> in the </w:t>
                      </w:r>
                      <w:r>
                        <w:rPr>
                          <w:color w:val="EE0000"/>
                          <w:spacing w:val="-2"/>
                          <w:sz w:val="14"/>
                          <w:szCs w:val="14"/>
                          <w:lang w:eastAsia="en-GB"/>
                        </w:rPr>
                        <w:t>m</w:t>
                      </w:r>
                      <w:r w:rsidRPr="00F44C00">
                        <w:rPr>
                          <w:color w:val="EE0000"/>
                          <w:spacing w:val="-2"/>
                          <w:sz w:val="14"/>
                          <w:szCs w:val="14"/>
                          <w:lang w:eastAsia="en-GB"/>
                        </w:rPr>
                        <w:t xml:space="preserve">anagement </w:t>
                      </w:r>
                      <w:r>
                        <w:rPr>
                          <w:color w:val="EE0000"/>
                          <w:spacing w:val="-2"/>
                          <w:sz w:val="14"/>
                          <w:szCs w:val="14"/>
                          <w:lang w:eastAsia="en-GB"/>
                        </w:rPr>
                        <w:t>a</w:t>
                      </w:r>
                      <w:r w:rsidRPr="00F44C00">
                        <w:rPr>
                          <w:color w:val="EE0000"/>
                          <w:spacing w:val="-2"/>
                          <w:sz w:val="14"/>
                          <w:szCs w:val="14"/>
                          <w:lang w:eastAsia="en-GB"/>
                        </w:rPr>
                        <w:t xml:space="preserve">ccounts </w:t>
                      </w:r>
                    </w:p>
                    <w:p w14:paraId="2B894843" w14:textId="77777777" w:rsidR="005666F0" w:rsidRPr="0099228C" w:rsidRDefault="005666F0" w:rsidP="005666F0">
                      <w:pPr>
                        <w:pStyle w:val="ListParagraph"/>
                        <w:numPr>
                          <w:ilvl w:val="0"/>
                          <w:numId w:val="322"/>
                        </w:numPr>
                        <w:spacing w:after="0" w:line="256" w:lineRule="auto"/>
                        <w:rPr>
                          <w:color w:val="EE0000"/>
                          <w:spacing w:val="-2"/>
                          <w:sz w:val="14"/>
                          <w:szCs w:val="14"/>
                          <w:lang w:eastAsia="en-GB"/>
                        </w:rPr>
                      </w:pPr>
                      <w:r>
                        <w:rPr>
                          <w:color w:val="EE0000"/>
                          <w:spacing w:val="-2"/>
                          <w:sz w:val="14"/>
                          <w:szCs w:val="14"/>
                          <w:lang w:eastAsia="en-GB"/>
                        </w:rPr>
                        <w:t>Commercial Manager</w:t>
                      </w:r>
                      <w:r w:rsidRPr="0099228C">
                        <w:rPr>
                          <w:color w:val="EE0000"/>
                          <w:spacing w:val="-2"/>
                          <w:sz w:val="14"/>
                          <w:szCs w:val="14"/>
                          <w:lang w:eastAsia="en-GB"/>
                        </w:rPr>
                        <w:t xml:space="preserve"> to inform </w:t>
                      </w:r>
                      <w:r>
                        <w:rPr>
                          <w:color w:val="EE0000"/>
                          <w:spacing w:val="-2"/>
                          <w:sz w:val="14"/>
                          <w:szCs w:val="14"/>
                          <w:lang w:eastAsia="en-GB"/>
                        </w:rPr>
                        <w:t>a</w:t>
                      </w:r>
                      <w:r w:rsidRPr="0099228C">
                        <w:rPr>
                          <w:color w:val="EE0000"/>
                          <w:spacing w:val="-2"/>
                          <w:sz w:val="14"/>
                          <w:szCs w:val="14"/>
                          <w:lang w:eastAsia="en-GB"/>
                        </w:rPr>
                        <w:t xml:space="preserve">ccounts and </w:t>
                      </w:r>
                      <w:r>
                        <w:rPr>
                          <w:color w:val="EE0000"/>
                          <w:spacing w:val="-2"/>
                          <w:sz w:val="14"/>
                          <w:szCs w:val="14"/>
                          <w:lang w:eastAsia="en-GB"/>
                        </w:rPr>
                        <w:t>Director</w:t>
                      </w:r>
                      <w:r w:rsidRPr="0099228C">
                        <w:rPr>
                          <w:color w:val="EE0000"/>
                          <w:spacing w:val="-2"/>
                          <w:sz w:val="14"/>
                          <w:szCs w:val="14"/>
                          <w:lang w:eastAsia="en-GB"/>
                        </w:rPr>
                        <w:t xml:space="preserve"> as to the reported positions and any movements (positive and negative) to the reported </w:t>
                      </w:r>
                      <w:r>
                        <w:rPr>
                          <w:color w:val="EE0000"/>
                          <w:spacing w:val="-2"/>
                          <w:sz w:val="14"/>
                          <w:szCs w:val="14"/>
                          <w:lang w:eastAsia="en-GB"/>
                        </w:rPr>
                        <w:t>gross profit</w:t>
                      </w:r>
                      <w:r w:rsidRPr="0099228C">
                        <w:rPr>
                          <w:color w:val="EE0000"/>
                          <w:spacing w:val="-2"/>
                          <w:sz w:val="14"/>
                          <w:szCs w:val="14"/>
                          <w:lang w:eastAsia="en-GB"/>
                        </w:rPr>
                        <w:t xml:space="preserve"> position. </w:t>
                      </w:r>
                    </w:p>
                    <w:p w14:paraId="4CA5F061" w14:textId="77777777" w:rsidR="005666F0" w:rsidRPr="009F1707" w:rsidRDefault="005666F0" w:rsidP="005666F0">
                      <w:pPr>
                        <w:pStyle w:val="ListParagraph"/>
                        <w:spacing w:after="0" w:line="256" w:lineRule="auto"/>
                        <w:ind w:left="360"/>
                        <w:rPr>
                          <w:color w:val="EE0000"/>
                          <w:sz w:val="14"/>
                        </w:rPr>
                      </w:pPr>
                    </w:p>
                    <w:p w14:paraId="1503A25E" w14:textId="77777777" w:rsidR="005666F0" w:rsidRDefault="005666F0" w:rsidP="005666F0">
                      <w:pPr>
                        <w:pStyle w:val="ListParagraph"/>
                        <w:spacing w:after="0" w:line="256" w:lineRule="auto"/>
                        <w:ind w:left="360"/>
                        <w:rPr>
                          <w:spacing w:val="-2"/>
                          <w:sz w:val="14"/>
                          <w:szCs w:val="14"/>
                          <w:lang w:eastAsia="en-GB"/>
                        </w:rPr>
                      </w:pPr>
                    </w:p>
                    <w:p w14:paraId="47789D8E" w14:textId="77777777" w:rsidR="005666F0" w:rsidRPr="000412DE" w:rsidRDefault="005666F0" w:rsidP="005666F0">
                      <w:pPr>
                        <w:rPr>
                          <w:b/>
                          <w:color w:val="000000"/>
                          <w:sz w:val="14"/>
                          <w:u w:val="single"/>
                        </w:rPr>
                      </w:pPr>
                    </w:p>
                  </w:txbxContent>
                </v:textbox>
              </v:shape>
            </w:pict>
          </mc:Fallback>
        </mc:AlternateContent>
      </w:r>
      <w:r w:rsidR="00400984" w:rsidRPr="00966498">
        <w:rPr>
          <w:rFonts w:cs="Times New Roman"/>
          <w:noProof/>
          <w:sz w:val="40"/>
          <w:szCs w:val="40"/>
        </w:rPr>
        <mc:AlternateContent>
          <mc:Choice Requires="wps">
            <w:drawing>
              <wp:anchor distT="0" distB="0" distL="114300" distR="114300" simplePos="0" relativeHeight="251724800" behindDoc="0" locked="0" layoutInCell="1" allowOverlap="1" wp14:anchorId="29602E33" wp14:editId="2FFC9285">
                <wp:simplePos x="0" y="0"/>
                <wp:positionH relativeFrom="column">
                  <wp:posOffset>1538935</wp:posOffset>
                </wp:positionH>
                <wp:positionV relativeFrom="paragraph">
                  <wp:posOffset>13335</wp:posOffset>
                </wp:positionV>
                <wp:extent cx="2058670" cy="2628900"/>
                <wp:effectExtent l="0" t="0" r="17780" b="19050"/>
                <wp:wrapNone/>
                <wp:docPr id="1213157246" name="AutoShape 6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8670" cy="2628900"/>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3B3FB4C" w14:textId="77777777" w:rsidR="005666F0" w:rsidRPr="000412DE" w:rsidRDefault="005666F0" w:rsidP="005666F0">
                            <w:pPr>
                              <w:pStyle w:val="ListParagraph"/>
                              <w:numPr>
                                <w:ilvl w:val="0"/>
                                <w:numId w:val="324"/>
                              </w:numPr>
                              <w:spacing w:after="0" w:line="256" w:lineRule="auto"/>
                              <w:ind w:left="426" w:hanging="426"/>
                              <w:rPr>
                                <w:b/>
                                <w:color w:val="000000"/>
                                <w:sz w:val="14"/>
                              </w:rPr>
                            </w:pPr>
                            <w:r>
                              <w:rPr>
                                <w:b/>
                                <w:color w:val="000000"/>
                                <w:sz w:val="14"/>
                              </w:rPr>
                              <w:t>Contract Award &amp; Project Set-up</w:t>
                            </w:r>
                          </w:p>
                          <w:p w14:paraId="2ABC53E0" w14:textId="77777777" w:rsidR="005666F0" w:rsidRDefault="005666F0" w:rsidP="005666F0">
                            <w:pPr>
                              <w:pStyle w:val="ListParagraph"/>
                              <w:numPr>
                                <w:ilvl w:val="0"/>
                                <w:numId w:val="319"/>
                              </w:numPr>
                              <w:spacing w:after="0" w:line="256" w:lineRule="auto"/>
                              <w:ind w:left="426" w:hanging="426"/>
                              <w:rPr>
                                <w:color w:val="000000"/>
                                <w:sz w:val="14"/>
                              </w:rPr>
                            </w:pPr>
                            <w:r>
                              <w:rPr>
                                <w:color w:val="000000"/>
                                <w:sz w:val="14"/>
                              </w:rPr>
                              <w:t>Attend handover meeting between estimation, operations, design</w:t>
                            </w:r>
                          </w:p>
                          <w:p w14:paraId="15EA73DF" w14:textId="77777777" w:rsidR="005666F0" w:rsidRPr="003618BD" w:rsidRDefault="005666F0" w:rsidP="005666F0">
                            <w:pPr>
                              <w:pStyle w:val="ListParagraph"/>
                              <w:numPr>
                                <w:ilvl w:val="0"/>
                                <w:numId w:val="319"/>
                              </w:numPr>
                              <w:spacing w:after="0" w:line="256" w:lineRule="auto"/>
                              <w:ind w:left="426" w:hanging="426"/>
                              <w:contextualSpacing w:val="0"/>
                              <w:rPr>
                                <w:color w:val="000000"/>
                                <w:sz w:val="14"/>
                              </w:rPr>
                            </w:pPr>
                            <w:r>
                              <w:rPr>
                                <w:color w:val="000000"/>
                                <w:sz w:val="14"/>
                              </w:rPr>
                              <w:t>Review the contract</w:t>
                            </w:r>
                          </w:p>
                          <w:p w14:paraId="5E6BEE07" w14:textId="77777777" w:rsidR="005666F0" w:rsidRPr="003618BD" w:rsidRDefault="005666F0" w:rsidP="005666F0">
                            <w:pPr>
                              <w:pStyle w:val="ListParagraph"/>
                              <w:numPr>
                                <w:ilvl w:val="0"/>
                                <w:numId w:val="319"/>
                              </w:numPr>
                              <w:spacing w:after="0" w:line="256" w:lineRule="auto"/>
                              <w:ind w:left="426" w:hanging="426"/>
                              <w:contextualSpacing w:val="0"/>
                              <w:rPr>
                                <w:color w:val="000000"/>
                                <w:sz w:val="14"/>
                              </w:rPr>
                            </w:pPr>
                            <w:r>
                              <w:rPr>
                                <w:color w:val="000000"/>
                                <w:sz w:val="14"/>
                              </w:rPr>
                              <w:t>Issue PO/SCO/LOI acknowledgement</w:t>
                            </w:r>
                          </w:p>
                          <w:p w14:paraId="6D976F56" w14:textId="77777777" w:rsidR="005666F0" w:rsidRPr="003A136C" w:rsidRDefault="005666F0" w:rsidP="005666F0">
                            <w:pPr>
                              <w:pStyle w:val="ListParagraph"/>
                              <w:numPr>
                                <w:ilvl w:val="0"/>
                                <w:numId w:val="319"/>
                              </w:numPr>
                              <w:spacing w:after="0" w:line="256" w:lineRule="auto"/>
                              <w:ind w:left="426" w:hanging="426"/>
                              <w:contextualSpacing w:val="0"/>
                              <w:rPr>
                                <w:color w:val="EE0000"/>
                                <w:sz w:val="14"/>
                              </w:rPr>
                            </w:pPr>
                            <w:r w:rsidRPr="003A136C">
                              <w:rPr>
                                <w:color w:val="EE0000"/>
                                <w:sz w:val="14"/>
                              </w:rPr>
                              <w:t xml:space="preserve">Negotiate </w:t>
                            </w:r>
                            <w:r>
                              <w:rPr>
                                <w:color w:val="EE0000"/>
                                <w:sz w:val="14"/>
                              </w:rPr>
                              <w:t>c</w:t>
                            </w:r>
                            <w:r w:rsidRPr="003A136C">
                              <w:rPr>
                                <w:color w:val="EE0000"/>
                                <w:sz w:val="14"/>
                              </w:rPr>
                              <w:t xml:space="preserve">ontract where applicable/ relevant </w:t>
                            </w:r>
                          </w:p>
                          <w:p w14:paraId="65972C8D" w14:textId="77777777" w:rsidR="005666F0" w:rsidRPr="0053723E" w:rsidRDefault="005666F0" w:rsidP="005666F0">
                            <w:pPr>
                              <w:pStyle w:val="ListParagraph"/>
                              <w:numPr>
                                <w:ilvl w:val="0"/>
                                <w:numId w:val="319"/>
                              </w:numPr>
                              <w:spacing w:after="0" w:line="256" w:lineRule="auto"/>
                              <w:ind w:left="426" w:hanging="426"/>
                              <w:contextualSpacing w:val="0"/>
                              <w:rPr>
                                <w:color w:val="EE0000"/>
                                <w:sz w:val="14"/>
                              </w:rPr>
                            </w:pPr>
                            <w:r w:rsidRPr="0053723E">
                              <w:rPr>
                                <w:color w:val="EE0000"/>
                                <w:sz w:val="14"/>
                              </w:rPr>
                              <w:t xml:space="preserve">Agree </w:t>
                            </w:r>
                            <w:r>
                              <w:rPr>
                                <w:color w:val="EE0000"/>
                                <w:sz w:val="14"/>
                              </w:rPr>
                              <w:t>c</w:t>
                            </w:r>
                            <w:r w:rsidRPr="0053723E">
                              <w:rPr>
                                <w:color w:val="EE0000"/>
                                <w:sz w:val="14"/>
                              </w:rPr>
                              <w:t xml:space="preserve">ontract and </w:t>
                            </w:r>
                            <w:r>
                              <w:rPr>
                                <w:color w:val="EE0000"/>
                                <w:sz w:val="14"/>
                              </w:rPr>
                              <w:t>e</w:t>
                            </w:r>
                            <w:r w:rsidRPr="0053723E">
                              <w:rPr>
                                <w:color w:val="EE0000"/>
                                <w:sz w:val="14"/>
                              </w:rPr>
                              <w:t>xecution by Director</w:t>
                            </w:r>
                          </w:p>
                          <w:p w14:paraId="7395163B" w14:textId="1BD754F4" w:rsidR="005666F0" w:rsidRDefault="005666F0" w:rsidP="005666F0">
                            <w:pPr>
                              <w:pStyle w:val="ListParagraph"/>
                              <w:numPr>
                                <w:ilvl w:val="0"/>
                                <w:numId w:val="319"/>
                              </w:numPr>
                              <w:spacing w:after="0" w:line="256" w:lineRule="auto"/>
                              <w:ind w:left="426" w:hanging="426"/>
                              <w:contextualSpacing w:val="0"/>
                              <w:rPr>
                                <w:color w:val="000000"/>
                                <w:sz w:val="14"/>
                              </w:rPr>
                            </w:pPr>
                            <w:r>
                              <w:rPr>
                                <w:color w:val="000000"/>
                                <w:sz w:val="14"/>
                              </w:rPr>
                              <w:t xml:space="preserve">Job opening sheet to be populated and submitted to </w:t>
                            </w:r>
                            <w:r w:rsidRPr="005C300B">
                              <w:rPr>
                                <w:color w:val="000000"/>
                                <w:sz w:val="14"/>
                                <w:highlight w:val="red"/>
                              </w:rPr>
                              <w:t>adminservices@</w:t>
                            </w:r>
                            <w:r w:rsidR="00ED2E51" w:rsidRPr="005C300B">
                              <w:rPr>
                                <w:color w:val="000000"/>
                                <w:sz w:val="14"/>
                                <w:highlight w:val="red"/>
                              </w:rPr>
                              <w:t>COMPANY NAME</w:t>
                            </w:r>
                            <w:r w:rsidRPr="005C300B">
                              <w:rPr>
                                <w:color w:val="000000"/>
                                <w:sz w:val="14"/>
                                <w:highlight w:val="red"/>
                              </w:rPr>
                              <w:t>.</w:t>
                            </w:r>
                            <w:r>
                              <w:rPr>
                                <w:color w:val="000000"/>
                                <w:sz w:val="14"/>
                              </w:rPr>
                              <w:t>com</w:t>
                            </w:r>
                          </w:p>
                          <w:p w14:paraId="3982BCAF" w14:textId="77777777" w:rsidR="005666F0" w:rsidRDefault="005666F0" w:rsidP="005666F0">
                            <w:pPr>
                              <w:pStyle w:val="ListParagraph"/>
                              <w:numPr>
                                <w:ilvl w:val="0"/>
                                <w:numId w:val="319"/>
                              </w:numPr>
                              <w:spacing w:after="0" w:line="256" w:lineRule="auto"/>
                              <w:ind w:left="426" w:hanging="426"/>
                              <w:contextualSpacing w:val="0"/>
                              <w:rPr>
                                <w:color w:val="000000"/>
                                <w:sz w:val="14"/>
                              </w:rPr>
                            </w:pPr>
                            <w:r>
                              <w:rPr>
                                <w:color w:val="000000"/>
                                <w:sz w:val="14"/>
                              </w:rPr>
                              <w:t xml:space="preserve">Project analysis sheet to be generated </w:t>
                            </w:r>
                          </w:p>
                          <w:p w14:paraId="678D6B1A" w14:textId="77777777" w:rsidR="005666F0" w:rsidRDefault="005666F0" w:rsidP="005666F0">
                            <w:pPr>
                              <w:pStyle w:val="ListParagraph"/>
                              <w:numPr>
                                <w:ilvl w:val="0"/>
                                <w:numId w:val="319"/>
                              </w:numPr>
                              <w:spacing w:after="0" w:line="256" w:lineRule="auto"/>
                              <w:ind w:left="426" w:hanging="426"/>
                              <w:contextualSpacing w:val="0"/>
                              <w:rPr>
                                <w:color w:val="000000"/>
                                <w:sz w:val="14"/>
                              </w:rPr>
                            </w:pPr>
                            <w:r>
                              <w:rPr>
                                <w:color w:val="000000"/>
                                <w:sz w:val="14"/>
                              </w:rPr>
                              <w:t>Where applicable labour hours to be broken out and analysed</w:t>
                            </w:r>
                          </w:p>
                          <w:p w14:paraId="3752A301" w14:textId="77777777" w:rsidR="005666F0" w:rsidRDefault="005666F0" w:rsidP="005666F0">
                            <w:pPr>
                              <w:pStyle w:val="ListParagraph"/>
                              <w:numPr>
                                <w:ilvl w:val="0"/>
                                <w:numId w:val="319"/>
                              </w:numPr>
                              <w:spacing w:after="0" w:line="256" w:lineRule="auto"/>
                              <w:ind w:left="426" w:hanging="426"/>
                              <w:contextualSpacing w:val="0"/>
                              <w:rPr>
                                <w:color w:val="000000"/>
                                <w:sz w:val="14"/>
                              </w:rPr>
                            </w:pPr>
                            <w:r>
                              <w:rPr>
                                <w:color w:val="000000"/>
                                <w:sz w:val="14"/>
                              </w:rPr>
                              <w:t>Labour Productivity Document to be generated &amp; aligned to targets</w:t>
                            </w:r>
                          </w:p>
                          <w:p w14:paraId="7844400A" w14:textId="77777777" w:rsidR="005666F0" w:rsidRDefault="005666F0" w:rsidP="005666F0">
                            <w:pPr>
                              <w:pStyle w:val="ListParagraph"/>
                              <w:numPr>
                                <w:ilvl w:val="0"/>
                                <w:numId w:val="319"/>
                              </w:numPr>
                              <w:spacing w:after="0" w:line="256" w:lineRule="auto"/>
                              <w:ind w:left="426" w:hanging="426"/>
                              <w:contextualSpacing w:val="0"/>
                              <w:rPr>
                                <w:color w:val="000000"/>
                                <w:sz w:val="14"/>
                              </w:rPr>
                            </w:pPr>
                            <w:r>
                              <w:rPr>
                                <w:color w:val="000000"/>
                                <w:sz w:val="14"/>
                              </w:rPr>
                              <w:t>Contract Powers &amp; Obligations Template to be prepared and presented to the operations team</w:t>
                            </w:r>
                          </w:p>
                          <w:p w14:paraId="6D59C84D" w14:textId="77777777" w:rsidR="005666F0" w:rsidRPr="00223087" w:rsidRDefault="005666F0" w:rsidP="005666F0">
                            <w:pPr>
                              <w:pStyle w:val="ListParagraph"/>
                              <w:numPr>
                                <w:ilvl w:val="0"/>
                                <w:numId w:val="319"/>
                              </w:numPr>
                              <w:spacing w:after="200" w:line="276" w:lineRule="auto"/>
                              <w:ind w:left="426"/>
                              <w:contextualSpacing w:val="0"/>
                              <w:rPr>
                                <w:color w:val="000000"/>
                                <w:sz w:val="14"/>
                              </w:rPr>
                            </w:pPr>
                            <w:r w:rsidRPr="00223087">
                              <w:rPr>
                                <w:color w:val="000000"/>
                                <w:sz w:val="14"/>
                              </w:rPr>
                              <w:t xml:space="preserve">Upon the request of the </w:t>
                            </w:r>
                            <w:r>
                              <w:rPr>
                                <w:color w:val="000000"/>
                                <w:sz w:val="14"/>
                              </w:rPr>
                              <w:t>Commercial Manager</w:t>
                            </w:r>
                            <w:r w:rsidRPr="00223087">
                              <w:rPr>
                                <w:color w:val="000000"/>
                                <w:sz w:val="14"/>
                              </w:rPr>
                              <w:t xml:space="preserve">, a project cashflow forecast shall be developed and maintained.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9602E33" id="AutoShape 634" o:spid="_x0000_s1050" type="#_x0000_t109" style="position:absolute;left:0;text-align:left;margin-left:121.2pt;margin-top:1.05pt;width:162.1pt;height:207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" filled="f" strokeweight="1.5pt">
                <v:textbox>
                  <w:txbxContent>
                    <w:p w14:paraId="03B3FB4C" w14:textId="77777777" w:rsidR="005666F0" w:rsidRPr="000412DE" w:rsidRDefault="005666F0" w:rsidP="005666F0">
                      <w:pPr>
                        <w:pStyle w:val="ListParagraph"/>
                        <w:numPr>
                          <w:ilvl w:val="0"/>
                          <w:numId w:val="324"/>
                        </w:numPr>
                        <w:spacing w:after="0" w:line="256" w:lineRule="auto"/>
                        <w:ind w:left="426" w:hanging="426"/>
                        <w:rPr>
                          <w:b/>
                          <w:color w:val="000000"/>
                          <w:sz w:val="14"/>
                        </w:rPr>
                      </w:pPr>
                      <w:r>
                        <w:rPr>
                          <w:b/>
                          <w:color w:val="000000"/>
                          <w:sz w:val="14"/>
                        </w:rPr>
                        <w:t>Contract Award &amp; Project Set-up</w:t>
                      </w:r>
                    </w:p>
                    <w:p w14:paraId="2ABC53E0" w14:textId="77777777" w:rsidR="005666F0" w:rsidRDefault="005666F0" w:rsidP="005666F0">
                      <w:pPr>
                        <w:pStyle w:val="ListParagraph"/>
                        <w:numPr>
                          <w:ilvl w:val="0"/>
                          <w:numId w:val="319"/>
                        </w:numPr>
                        <w:spacing w:after="0" w:line="256" w:lineRule="auto"/>
                        <w:ind w:left="426" w:hanging="426"/>
                        <w:rPr>
                          <w:color w:val="000000"/>
                          <w:sz w:val="14"/>
                        </w:rPr>
                      </w:pPr>
                      <w:r>
                        <w:rPr>
                          <w:color w:val="000000"/>
                          <w:sz w:val="14"/>
                        </w:rPr>
                        <w:t>Attend handover meeting between estimation, operations, design</w:t>
                      </w:r>
                    </w:p>
                    <w:p w14:paraId="15EA73DF" w14:textId="77777777" w:rsidR="005666F0" w:rsidRPr="003618BD" w:rsidRDefault="005666F0" w:rsidP="005666F0">
                      <w:pPr>
                        <w:pStyle w:val="ListParagraph"/>
                        <w:numPr>
                          <w:ilvl w:val="0"/>
                          <w:numId w:val="319"/>
                        </w:numPr>
                        <w:spacing w:after="0" w:line="256" w:lineRule="auto"/>
                        <w:ind w:left="426" w:hanging="426"/>
                        <w:contextualSpacing w:val="0"/>
                        <w:rPr>
                          <w:color w:val="000000"/>
                          <w:sz w:val="14"/>
                        </w:rPr>
                      </w:pPr>
                      <w:r>
                        <w:rPr>
                          <w:color w:val="000000"/>
                          <w:sz w:val="14"/>
                        </w:rPr>
                        <w:t>Review the contract</w:t>
                      </w:r>
                    </w:p>
                    <w:p w14:paraId="5E6BEE07" w14:textId="77777777" w:rsidR="005666F0" w:rsidRPr="003618BD" w:rsidRDefault="005666F0" w:rsidP="005666F0">
                      <w:pPr>
                        <w:pStyle w:val="ListParagraph"/>
                        <w:numPr>
                          <w:ilvl w:val="0"/>
                          <w:numId w:val="319"/>
                        </w:numPr>
                        <w:spacing w:after="0" w:line="256" w:lineRule="auto"/>
                        <w:ind w:left="426" w:hanging="426"/>
                        <w:contextualSpacing w:val="0"/>
                        <w:rPr>
                          <w:color w:val="000000"/>
                          <w:sz w:val="14"/>
                        </w:rPr>
                      </w:pPr>
                      <w:r>
                        <w:rPr>
                          <w:color w:val="000000"/>
                          <w:sz w:val="14"/>
                        </w:rPr>
                        <w:t>Issue PO/SCO/LOI acknowledgement</w:t>
                      </w:r>
                    </w:p>
                    <w:p w14:paraId="6D976F56" w14:textId="77777777" w:rsidR="005666F0" w:rsidRPr="003A136C" w:rsidRDefault="005666F0" w:rsidP="005666F0">
                      <w:pPr>
                        <w:pStyle w:val="ListParagraph"/>
                        <w:numPr>
                          <w:ilvl w:val="0"/>
                          <w:numId w:val="319"/>
                        </w:numPr>
                        <w:spacing w:after="0" w:line="256" w:lineRule="auto"/>
                        <w:ind w:left="426" w:hanging="426"/>
                        <w:contextualSpacing w:val="0"/>
                        <w:rPr>
                          <w:color w:val="EE0000"/>
                          <w:sz w:val="14"/>
                        </w:rPr>
                      </w:pPr>
                      <w:r w:rsidRPr="003A136C">
                        <w:rPr>
                          <w:color w:val="EE0000"/>
                          <w:sz w:val="14"/>
                        </w:rPr>
                        <w:t xml:space="preserve">Negotiate </w:t>
                      </w:r>
                      <w:r>
                        <w:rPr>
                          <w:color w:val="EE0000"/>
                          <w:sz w:val="14"/>
                        </w:rPr>
                        <w:t>c</w:t>
                      </w:r>
                      <w:r w:rsidRPr="003A136C">
                        <w:rPr>
                          <w:color w:val="EE0000"/>
                          <w:sz w:val="14"/>
                        </w:rPr>
                        <w:t xml:space="preserve">ontract where applicable/ relevant </w:t>
                      </w:r>
                    </w:p>
                    <w:p w14:paraId="65972C8D" w14:textId="77777777" w:rsidR="005666F0" w:rsidRPr="0053723E" w:rsidRDefault="005666F0" w:rsidP="005666F0">
                      <w:pPr>
                        <w:pStyle w:val="ListParagraph"/>
                        <w:numPr>
                          <w:ilvl w:val="0"/>
                          <w:numId w:val="319"/>
                        </w:numPr>
                        <w:spacing w:after="0" w:line="256" w:lineRule="auto"/>
                        <w:ind w:left="426" w:hanging="426"/>
                        <w:contextualSpacing w:val="0"/>
                        <w:rPr>
                          <w:color w:val="EE0000"/>
                          <w:sz w:val="14"/>
                        </w:rPr>
                      </w:pPr>
                      <w:r w:rsidRPr="0053723E">
                        <w:rPr>
                          <w:color w:val="EE0000"/>
                          <w:sz w:val="14"/>
                        </w:rPr>
                        <w:t xml:space="preserve">Agree </w:t>
                      </w:r>
                      <w:r>
                        <w:rPr>
                          <w:color w:val="EE0000"/>
                          <w:sz w:val="14"/>
                        </w:rPr>
                        <w:t>c</w:t>
                      </w:r>
                      <w:r w:rsidRPr="0053723E">
                        <w:rPr>
                          <w:color w:val="EE0000"/>
                          <w:sz w:val="14"/>
                        </w:rPr>
                        <w:t xml:space="preserve">ontract and </w:t>
                      </w:r>
                      <w:r>
                        <w:rPr>
                          <w:color w:val="EE0000"/>
                          <w:sz w:val="14"/>
                        </w:rPr>
                        <w:t>e</w:t>
                      </w:r>
                      <w:r w:rsidRPr="0053723E">
                        <w:rPr>
                          <w:color w:val="EE0000"/>
                          <w:sz w:val="14"/>
                        </w:rPr>
                        <w:t>xecution by Director</w:t>
                      </w:r>
                    </w:p>
                    <w:p w14:paraId="7395163B" w14:textId="1BD754F4" w:rsidR="005666F0" w:rsidRDefault="005666F0" w:rsidP="005666F0">
                      <w:pPr>
                        <w:pStyle w:val="ListParagraph"/>
                        <w:numPr>
                          <w:ilvl w:val="0"/>
                          <w:numId w:val="319"/>
                        </w:numPr>
                        <w:spacing w:after="0" w:line="256" w:lineRule="auto"/>
                        <w:ind w:left="426" w:hanging="426"/>
                        <w:contextualSpacing w:val="0"/>
                        <w:rPr>
                          <w:color w:val="000000"/>
                          <w:sz w:val="14"/>
                        </w:rPr>
                      </w:pPr>
                      <w:r>
                        <w:rPr>
                          <w:color w:val="000000"/>
                          <w:sz w:val="14"/>
                        </w:rPr>
                        <w:t xml:space="preserve">Job opening sheet to be populated and submitted to </w:t>
                      </w:r>
                      <w:r w:rsidRPr="005C300B">
                        <w:rPr>
                          <w:color w:val="000000"/>
                          <w:sz w:val="14"/>
                          <w:highlight w:val="red"/>
                        </w:rPr>
                        <w:t>adminservices@</w:t>
                      </w:r>
                      <w:r w:rsidR="00ED2E51" w:rsidRPr="005C300B">
                        <w:rPr>
                          <w:color w:val="000000"/>
                          <w:sz w:val="14"/>
                          <w:highlight w:val="red"/>
                        </w:rPr>
                        <w:t>COMPANY NAME</w:t>
                      </w:r>
                      <w:r w:rsidRPr="005C300B">
                        <w:rPr>
                          <w:color w:val="000000"/>
                          <w:sz w:val="14"/>
                          <w:highlight w:val="red"/>
                        </w:rPr>
                        <w:t>.</w:t>
                      </w:r>
                      <w:r>
                        <w:rPr>
                          <w:color w:val="000000"/>
                          <w:sz w:val="14"/>
                        </w:rPr>
                        <w:t>com</w:t>
                      </w:r>
                    </w:p>
                    <w:p w14:paraId="3982BCAF" w14:textId="77777777" w:rsidR="005666F0" w:rsidRDefault="005666F0" w:rsidP="005666F0">
                      <w:pPr>
                        <w:pStyle w:val="ListParagraph"/>
                        <w:numPr>
                          <w:ilvl w:val="0"/>
                          <w:numId w:val="319"/>
                        </w:numPr>
                        <w:spacing w:after="0" w:line="256" w:lineRule="auto"/>
                        <w:ind w:left="426" w:hanging="426"/>
                        <w:contextualSpacing w:val="0"/>
                        <w:rPr>
                          <w:color w:val="000000"/>
                          <w:sz w:val="14"/>
                        </w:rPr>
                      </w:pPr>
                      <w:r>
                        <w:rPr>
                          <w:color w:val="000000"/>
                          <w:sz w:val="14"/>
                        </w:rPr>
                        <w:t xml:space="preserve">Project analysis sheet to be generated </w:t>
                      </w:r>
                    </w:p>
                    <w:p w14:paraId="678D6B1A" w14:textId="77777777" w:rsidR="005666F0" w:rsidRDefault="005666F0" w:rsidP="005666F0">
                      <w:pPr>
                        <w:pStyle w:val="ListParagraph"/>
                        <w:numPr>
                          <w:ilvl w:val="0"/>
                          <w:numId w:val="319"/>
                        </w:numPr>
                        <w:spacing w:after="0" w:line="256" w:lineRule="auto"/>
                        <w:ind w:left="426" w:hanging="426"/>
                        <w:contextualSpacing w:val="0"/>
                        <w:rPr>
                          <w:color w:val="000000"/>
                          <w:sz w:val="14"/>
                        </w:rPr>
                      </w:pPr>
                      <w:r>
                        <w:rPr>
                          <w:color w:val="000000"/>
                          <w:sz w:val="14"/>
                        </w:rPr>
                        <w:t>Where applicable labour hours to be broken out and analysed</w:t>
                      </w:r>
                    </w:p>
                    <w:p w14:paraId="3752A301" w14:textId="77777777" w:rsidR="005666F0" w:rsidRDefault="005666F0" w:rsidP="005666F0">
                      <w:pPr>
                        <w:pStyle w:val="ListParagraph"/>
                        <w:numPr>
                          <w:ilvl w:val="0"/>
                          <w:numId w:val="319"/>
                        </w:numPr>
                        <w:spacing w:after="0" w:line="256" w:lineRule="auto"/>
                        <w:ind w:left="426" w:hanging="426"/>
                        <w:contextualSpacing w:val="0"/>
                        <w:rPr>
                          <w:color w:val="000000"/>
                          <w:sz w:val="14"/>
                        </w:rPr>
                      </w:pPr>
                      <w:r>
                        <w:rPr>
                          <w:color w:val="000000"/>
                          <w:sz w:val="14"/>
                        </w:rPr>
                        <w:t>Labour Productivity Document to be generated &amp; aligned to targets</w:t>
                      </w:r>
                    </w:p>
                    <w:p w14:paraId="7844400A" w14:textId="77777777" w:rsidR="005666F0" w:rsidRDefault="005666F0" w:rsidP="005666F0">
                      <w:pPr>
                        <w:pStyle w:val="ListParagraph"/>
                        <w:numPr>
                          <w:ilvl w:val="0"/>
                          <w:numId w:val="319"/>
                        </w:numPr>
                        <w:spacing w:after="0" w:line="256" w:lineRule="auto"/>
                        <w:ind w:left="426" w:hanging="426"/>
                        <w:contextualSpacing w:val="0"/>
                        <w:rPr>
                          <w:color w:val="000000"/>
                          <w:sz w:val="14"/>
                        </w:rPr>
                      </w:pPr>
                      <w:r>
                        <w:rPr>
                          <w:color w:val="000000"/>
                          <w:sz w:val="14"/>
                        </w:rPr>
                        <w:t>Contract Powers &amp; Obligations Template to be prepared and presented to the operations team</w:t>
                      </w:r>
                    </w:p>
                    <w:p w14:paraId="6D59C84D" w14:textId="77777777" w:rsidR="005666F0" w:rsidRPr="00223087" w:rsidRDefault="005666F0" w:rsidP="005666F0">
                      <w:pPr>
                        <w:pStyle w:val="ListParagraph"/>
                        <w:numPr>
                          <w:ilvl w:val="0"/>
                          <w:numId w:val="319"/>
                        </w:numPr>
                        <w:spacing w:after="200" w:line="276" w:lineRule="auto"/>
                        <w:ind w:left="426"/>
                        <w:contextualSpacing w:val="0"/>
                        <w:rPr>
                          <w:color w:val="000000"/>
                          <w:sz w:val="14"/>
                        </w:rPr>
                      </w:pPr>
                      <w:r w:rsidRPr="00223087">
                        <w:rPr>
                          <w:color w:val="000000"/>
                          <w:sz w:val="14"/>
                        </w:rPr>
                        <w:t xml:space="preserve">Upon the request of the </w:t>
                      </w:r>
                      <w:r>
                        <w:rPr>
                          <w:color w:val="000000"/>
                          <w:sz w:val="14"/>
                        </w:rPr>
                        <w:t>Commercial Manager</w:t>
                      </w:r>
                      <w:r w:rsidRPr="00223087">
                        <w:rPr>
                          <w:color w:val="000000"/>
                          <w:sz w:val="14"/>
                        </w:rPr>
                        <w:t xml:space="preserve">, a project cashflow forecast shall be developed and maintained. </w:t>
                      </w:r>
                    </w:p>
                  </w:txbxContent>
                </v:textbox>
              </v:shape>
            </w:pict>
          </mc:Fallback>
        </mc:AlternateContent>
      </w:r>
      <w:bookmarkEnd w:id="148"/>
    </w:p>
    <w:p w14:paraId="60DB9C02" w14:textId="77777777" w:rsidR="005666F0" w:rsidRPr="00CC26EB" w:rsidRDefault="005666F0" w:rsidP="005666F0">
      <w:pPr>
        <w:pStyle w:val="TOC1"/>
        <w:ind w:left="-142"/>
        <w:rPr>
          <w:rFonts w:ascii="Arial" w:hAnsi="Arial"/>
        </w:rPr>
      </w:pPr>
    </w:p>
    <w:p w14:paraId="63FCD410" w14:textId="77777777" w:rsidR="005666F0" w:rsidRPr="00CC26EB" w:rsidRDefault="005666F0" w:rsidP="005666F0">
      <w:pPr>
        <w:ind w:left="-142"/>
      </w:pPr>
    </w:p>
    <w:p w14:paraId="756053C2" w14:textId="59BA351F" w:rsidR="005666F0" w:rsidRPr="00CC26EB" w:rsidRDefault="00400984" w:rsidP="005666F0">
      <w:pPr>
        <w:ind w:left="-142"/>
      </w:pPr>
      <w:r>
        <w:rPr>
          <w:rFonts w:cs="Times New Roman"/>
          <w:noProof/>
        </w:rPr>
        <mc:AlternateContent>
          <mc:Choice Requires="wps">
            <w:drawing>
              <wp:anchor distT="0" distB="0" distL="114300" distR="114300" simplePos="0" relativeHeight="251739136" behindDoc="0" locked="0" layoutInCell="1" allowOverlap="1" wp14:anchorId="4A08EADC" wp14:editId="08314735">
                <wp:simplePos x="0" y="0"/>
                <wp:positionH relativeFrom="column">
                  <wp:posOffset>11229137</wp:posOffset>
                </wp:positionH>
                <wp:positionV relativeFrom="paragraph">
                  <wp:posOffset>230479</wp:posOffset>
                </wp:positionV>
                <wp:extent cx="351790" cy="0"/>
                <wp:effectExtent l="22225" t="92710" r="35560" b="88265"/>
                <wp:wrapNone/>
                <wp:docPr id="422785936" name="AutoShape 6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145685C" id="_x0000_t32" coordsize="21600,21600" o:spt="32" o:oned="t" path="m,l21600,21600e" filled="f">
                <v:path arrowok="t" fillok="f" o:connecttype="none"/>
                <o:lock v:ext="edit" shapetype="t"/>
              </v:shapetype>
              <v:shape id="AutoShape 652" o:spid="_x0000_s1026" type="#_x0000_t32" style="position:absolute;margin-left:884.2pt;margin-top:18.15pt;width:27.7pt;height:0;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" strokecolor="#4472c4" strokeweight="3pt">
                <v:stroke endarrow="block" joinstyle="miter"/>
              </v:shape>
            </w:pict>
          </mc:Fallback>
        </mc:AlternateContent>
      </w:r>
      <w:r>
        <w:rPr>
          <w:rFonts w:cs="Times New Roman"/>
          <w:noProof/>
        </w:rPr>
        <mc:AlternateContent>
          <mc:Choice Requires="wps">
            <w:drawing>
              <wp:anchor distT="0" distB="0" distL="114300" distR="114300" simplePos="0" relativeHeight="251736064" behindDoc="0" locked="0" layoutInCell="1" allowOverlap="1" wp14:anchorId="124380C6" wp14:editId="644134F5">
                <wp:simplePos x="0" y="0"/>
                <wp:positionH relativeFrom="column">
                  <wp:posOffset>8949335</wp:posOffset>
                </wp:positionH>
                <wp:positionV relativeFrom="paragraph">
                  <wp:posOffset>232740</wp:posOffset>
                </wp:positionV>
                <wp:extent cx="351790" cy="0"/>
                <wp:effectExtent l="20955" t="91440" r="36830" b="89535"/>
                <wp:wrapNone/>
                <wp:docPr id="67773760" name="AutoShape 6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B962E7" id="AutoShape 647" o:spid="_x0000_s1026" type="#_x0000_t32" style="position:absolute;margin-left:704.65pt;margin-top:18.35pt;width:27.7pt;height:0;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" strokecolor="#4472c4" strokeweight="3pt">
                <v:stroke endarrow="block" joinstyle="miter"/>
              </v:shape>
            </w:pict>
          </mc:Fallback>
        </mc:AlternateContent>
      </w:r>
      <w:r>
        <w:rPr>
          <w:rFonts w:cs="Times New Roman"/>
          <w:noProof/>
        </w:rPr>
        <mc:AlternateContent>
          <mc:Choice Requires="wps">
            <w:drawing>
              <wp:anchor distT="0" distB="0" distL="114300" distR="114300" simplePos="0" relativeHeight="251737088" behindDoc="0" locked="0" layoutInCell="1" allowOverlap="1" wp14:anchorId="73EBBE7B" wp14:editId="6C88C69B">
                <wp:simplePos x="0" y="0"/>
                <wp:positionH relativeFrom="column">
                  <wp:posOffset>6055436</wp:posOffset>
                </wp:positionH>
                <wp:positionV relativeFrom="paragraph">
                  <wp:posOffset>233045</wp:posOffset>
                </wp:positionV>
                <wp:extent cx="351790" cy="0"/>
                <wp:effectExtent l="20955" t="86360" r="36830" b="94615"/>
                <wp:wrapNone/>
                <wp:docPr id="816501888" name="AutoShape 6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396FCC" id="AutoShape 648" o:spid="_x0000_s1026" type="#_x0000_t32" style="position:absolute;margin-left:476.8pt;margin-top:18.35pt;width:27.7pt;height:0;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" strokecolor="#4472c4" strokeweight="3pt">
                <v:stroke endarrow="block" joinstyle="miter"/>
              </v:shape>
            </w:pict>
          </mc:Fallback>
        </mc:AlternateContent>
      </w:r>
      <w:r>
        <w:rPr>
          <w:rFonts w:cs="Times New Roman"/>
          <w:noProof/>
        </w:rPr>
        <mc:AlternateContent>
          <mc:Choice Requires="wps">
            <w:drawing>
              <wp:anchor distT="0" distB="0" distL="114300" distR="114300" simplePos="0" relativeHeight="251738112" behindDoc="0" locked="0" layoutInCell="1" allowOverlap="1" wp14:anchorId="6E385DA5" wp14:editId="2FF8B7EA">
                <wp:simplePos x="0" y="0"/>
                <wp:positionH relativeFrom="column">
                  <wp:posOffset>3656508</wp:posOffset>
                </wp:positionH>
                <wp:positionV relativeFrom="paragraph">
                  <wp:posOffset>235813</wp:posOffset>
                </wp:positionV>
                <wp:extent cx="351790" cy="0"/>
                <wp:effectExtent l="24765" t="91440" r="33020" b="89535"/>
                <wp:wrapNone/>
                <wp:docPr id="1257994847" name="AutoShape 6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5CF969" id="AutoShape 649" o:spid="_x0000_s1026" type="#_x0000_t32" style="position:absolute;margin-left:287.9pt;margin-top:18.55pt;width:27.7pt;height:0;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" strokecolor="#4472c4" strokeweight="3pt">
                <v:stroke endarrow="block" joinstyle="miter"/>
              </v:shape>
            </w:pict>
          </mc:Fallback>
        </mc:AlternateContent>
      </w:r>
      <w:r>
        <w:rPr>
          <w:rFonts w:cs="Times New Roman"/>
          <w:noProof/>
        </w:rPr>
        <mc:AlternateContent>
          <mc:Choice Requires="wps">
            <w:drawing>
              <wp:anchor distT="0" distB="0" distL="114300" distR="114300" simplePos="0" relativeHeight="251735040" behindDoc="0" locked="0" layoutInCell="1" allowOverlap="1" wp14:anchorId="19056E5E" wp14:editId="5AB7314D">
                <wp:simplePos x="0" y="0"/>
                <wp:positionH relativeFrom="column">
                  <wp:posOffset>1144600</wp:posOffset>
                </wp:positionH>
                <wp:positionV relativeFrom="paragraph">
                  <wp:posOffset>233223</wp:posOffset>
                </wp:positionV>
                <wp:extent cx="351790" cy="0"/>
                <wp:effectExtent l="27305" t="91440" r="30480" b="89535"/>
                <wp:wrapNone/>
                <wp:docPr id="1427975263" name="AutoShape 6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061B14" id="AutoShape 646" o:spid="_x0000_s1026" type="#_x0000_t32" style="position:absolute;margin-left:90.15pt;margin-top:18.35pt;width:27.7pt;height:0;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" strokecolor="#4472c4" strokeweight="3pt">
                <v:stroke endarrow="block" joinstyle="miter"/>
              </v:shape>
            </w:pict>
          </mc:Fallback>
        </mc:AlternateContent>
      </w:r>
    </w:p>
    <w:p w14:paraId="0B7A338A" w14:textId="305C8E89" w:rsidR="005666F0" w:rsidRPr="00CC26EB" w:rsidRDefault="005666F0" w:rsidP="005666F0">
      <w:pPr>
        <w:ind w:left="-142"/>
      </w:pPr>
      <w:r>
        <w:rPr>
          <w:rFonts w:cs="Times New Roman"/>
          <w:noProof/>
        </w:rPr>
        <mc:AlternateContent>
          <mc:Choice Requires="wps">
            <w:drawing>
              <wp:anchor distT="0" distB="0" distL="114300" distR="114300" simplePos="0" relativeHeight="251723776" behindDoc="0" locked="0" layoutInCell="1" allowOverlap="1" wp14:anchorId="2BC11A2A" wp14:editId="5751FEAF">
                <wp:simplePos x="0" y="0"/>
                <wp:positionH relativeFrom="margin">
                  <wp:posOffset>-534838</wp:posOffset>
                </wp:positionH>
                <wp:positionV relativeFrom="paragraph">
                  <wp:posOffset>253365</wp:posOffset>
                </wp:positionV>
                <wp:extent cx="1619250" cy="542925"/>
                <wp:effectExtent l="0" t="0" r="19050" b="28575"/>
                <wp:wrapNone/>
                <wp:docPr id="91947600" name="AutoShape 6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542925"/>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FABE79D" w14:textId="77777777" w:rsidR="005666F0" w:rsidRPr="00F6230E" w:rsidRDefault="005666F0" w:rsidP="005666F0">
                            <w:pPr>
                              <w:rPr>
                                <w:sz w:val="14"/>
                                <w:lang w:val="fr-FR"/>
                              </w:rPr>
                            </w:pPr>
                            <w:r w:rsidRPr="00F6230E">
                              <w:rPr>
                                <w:sz w:val="14"/>
                                <w:lang w:val="fr-FR"/>
                              </w:rPr>
                              <w:t>02-04-42 - Client T&amp;Cs Comments &amp; Risk Analysis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BC11A2A"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AutoShape 633" o:spid="_x0000_s1051" type="#_x0000_t114" style="position:absolute;left:0;text-align:left;margin-left:-42.1pt;margin-top:19.95pt;width:127.5pt;height:42.75pt;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" filled="f" strokeweight="1.5pt">
                <v:textbox>
                  <w:txbxContent>
                    <w:p w14:paraId="6FABE79D" w14:textId="77777777" w:rsidR="005666F0" w:rsidRPr="00F6230E" w:rsidRDefault="005666F0" w:rsidP="005666F0">
                      <w:pPr>
                        <w:rPr>
                          <w:sz w:val="14"/>
                          <w:lang w:val="fr-FR"/>
                        </w:rPr>
                      </w:pPr>
                      <w:r w:rsidRPr="00F6230E">
                        <w:rPr>
                          <w:sz w:val="14"/>
                          <w:lang w:val="fr-FR"/>
                        </w:rPr>
                        <w:t>02-04-42 - Client T&amp;Cs Comments &amp; Risk Analysis</w:t>
                      </w:r>
                    </w:p>
                  </w:txbxContent>
                </v:textbox>
                <w10:wrap anchorx="margin"/>
              </v:shape>
            </w:pict>
          </mc:Fallback>
        </mc:AlternateContent>
      </w:r>
    </w:p>
    <w:p w14:paraId="6A17E48F" w14:textId="517E4E2B" w:rsidR="005666F0" w:rsidRPr="00CC26EB" w:rsidRDefault="005666F0" w:rsidP="005666F0">
      <w:pPr>
        <w:ind w:left="-993"/>
      </w:pPr>
    </w:p>
    <w:p w14:paraId="31A84154" w14:textId="24E75525" w:rsidR="005666F0" w:rsidRPr="00CC26EB" w:rsidRDefault="005666F0" w:rsidP="005666F0">
      <w:pPr>
        <w:ind w:left="-142"/>
      </w:pPr>
    </w:p>
    <w:p w14:paraId="1EDF0544" w14:textId="4969CBDC" w:rsidR="005666F0" w:rsidRPr="00CC26EB" w:rsidRDefault="005666F0" w:rsidP="005666F0">
      <w:pPr>
        <w:ind w:left="-142"/>
      </w:pPr>
    </w:p>
    <w:p w14:paraId="6CD9BBB2" w14:textId="6DB5095C" w:rsidR="005666F0" w:rsidRPr="00CC26EB" w:rsidRDefault="00400984" w:rsidP="005666F0">
      <w:pPr>
        <w:ind w:left="-142"/>
      </w:pPr>
      <w:r>
        <w:rPr>
          <w:rFonts w:cs="Times New Roman"/>
          <w:noProof/>
        </w:rPr>
        <mc:AlternateContent>
          <mc:Choice Requires="wps">
            <w:drawing>
              <wp:anchor distT="0" distB="0" distL="114300" distR="114300" simplePos="0" relativeHeight="251732992" behindDoc="0" locked="0" layoutInCell="1" allowOverlap="1" wp14:anchorId="151C8AA4" wp14:editId="6AFE35CE">
                <wp:simplePos x="0" y="0"/>
                <wp:positionH relativeFrom="column">
                  <wp:posOffset>11663706</wp:posOffset>
                </wp:positionH>
                <wp:positionV relativeFrom="paragraph">
                  <wp:posOffset>134798</wp:posOffset>
                </wp:positionV>
                <wp:extent cx="2350135" cy="730332"/>
                <wp:effectExtent l="0" t="0" r="12065" b="12700"/>
                <wp:wrapNone/>
                <wp:docPr id="410866782" name="AutoShape 6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50135" cy="730332"/>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3CE8125" w14:textId="77777777" w:rsidR="005666F0" w:rsidRDefault="005666F0" w:rsidP="00CC26EB">
                            <w:pPr>
                              <w:spacing w:after="0"/>
                              <w:rPr>
                                <w:color w:val="000000"/>
                                <w:sz w:val="14"/>
                              </w:rPr>
                            </w:pPr>
                            <w:r w:rsidRPr="00661ABE">
                              <w:rPr>
                                <w:color w:val="000000"/>
                                <w:sz w:val="14"/>
                              </w:rPr>
                              <w:t xml:space="preserve">02-04-02 </w:t>
                            </w:r>
                            <w:r>
                              <w:rPr>
                                <w:color w:val="000000"/>
                                <w:sz w:val="14"/>
                              </w:rPr>
                              <w:t>– Project Analysis Sheet</w:t>
                            </w:r>
                          </w:p>
                          <w:p w14:paraId="343D4E7F" w14:textId="77777777" w:rsidR="005666F0" w:rsidRPr="00FD0F75" w:rsidRDefault="005666F0" w:rsidP="00CC26EB">
                            <w:pPr>
                              <w:spacing w:after="0"/>
                              <w:rPr>
                                <w:sz w:val="14"/>
                              </w:rPr>
                            </w:pPr>
                            <w:r w:rsidRPr="00FD0F75">
                              <w:rPr>
                                <w:sz w:val="14"/>
                              </w:rPr>
                              <w:t>02-04-53 - Risk &amp; Opportunity Register</w:t>
                            </w:r>
                          </w:p>
                          <w:p w14:paraId="2EF920C0" w14:textId="77777777" w:rsidR="005666F0" w:rsidRDefault="005666F0" w:rsidP="00CC26EB">
                            <w:pPr>
                              <w:spacing w:after="0"/>
                              <w:rPr>
                                <w:sz w:val="14"/>
                              </w:rPr>
                            </w:pPr>
                            <w:r w:rsidRPr="00FD0F75">
                              <w:rPr>
                                <w:sz w:val="14"/>
                              </w:rPr>
                              <w:t>02-04-43 - Labour Productivity Document</w:t>
                            </w:r>
                          </w:p>
                          <w:p w14:paraId="266A2B96" w14:textId="77777777" w:rsidR="005666F0" w:rsidRPr="00FD0F75" w:rsidRDefault="005666F0" w:rsidP="00CC26EB">
                            <w:pPr>
                              <w:spacing w:after="0"/>
                              <w:rPr>
                                <w:sz w:val="14"/>
                              </w:rPr>
                            </w:pPr>
                            <w:r>
                              <w:rPr>
                                <w:sz w:val="14"/>
                              </w:rPr>
                              <w:t>02-04-13 – Monthly Project Commercial Report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51C8AA4" id="AutoShape 642" o:spid="_x0000_s1052" type="#_x0000_t114" style="position:absolute;left:0;text-align:left;margin-left:918.4pt;margin-top:10.6pt;width:185.05pt;height:57.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" filled="f" strokeweight="1.5pt">
                <v:textbox>
                  <w:txbxContent>
                    <w:p w14:paraId="53CE8125" w14:textId="77777777" w:rsidR="005666F0" w:rsidRDefault="005666F0" w:rsidP="00CC26EB">
                      <w:pPr>
                        <w:spacing w:after="0"/>
                        <w:rPr>
                          <w:color w:val="000000"/>
                          <w:sz w:val="14"/>
                        </w:rPr>
                      </w:pPr>
                      <w:r w:rsidRPr="00661ABE">
                        <w:rPr>
                          <w:color w:val="000000"/>
                          <w:sz w:val="14"/>
                        </w:rPr>
                        <w:t xml:space="preserve">02-04-02 </w:t>
                      </w:r>
                      <w:r>
                        <w:rPr>
                          <w:color w:val="000000"/>
                          <w:sz w:val="14"/>
                        </w:rPr>
                        <w:t>– Project Analysis Sheet</w:t>
                      </w:r>
                    </w:p>
                    <w:p w14:paraId="343D4E7F" w14:textId="77777777" w:rsidR="005666F0" w:rsidRPr="00FD0F75" w:rsidRDefault="005666F0" w:rsidP="00CC26EB">
                      <w:pPr>
                        <w:spacing w:after="0"/>
                        <w:rPr>
                          <w:sz w:val="14"/>
                        </w:rPr>
                      </w:pPr>
                      <w:r w:rsidRPr="00FD0F75">
                        <w:rPr>
                          <w:sz w:val="14"/>
                        </w:rPr>
                        <w:t>02-04-53 - Risk &amp; Opportunity Register</w:t>
                      </w:r>
                    </w:p>
                    <w:p w14:paraId="2EF920C0" w14:textId="77777777" w:rsidR="005666F0" w:rsidRDefault="005666F0" w:rsidP="00CC26EB">
                      <w:pPr>
                        <w:spacing w:after="0"/>
                        <w:rPr>
                          <w:sz w:val="14"/>
                        </w:rPr>
                      </w:pPr>
                      <w:r w:rsidRPr="00FD0F75">
                        <w:rPr>
                          <w:sz w:val="14"/>
                        </w:rPr>
                        <w:t>02-04-43 - Labour Productivity Document</w:t>
                      </w:r>
                    </w:p>
                    <w:p w14:paraId="266A2B96" w14:textId="77777777" w:rsidR="005666F0" w:rsidRPr="00FD0F75" w:rsidRDefault="005666F0" w:rsidP="00CC26EB">
                      <w:pPr>
                        <w:spacing w:after="0"/>
                        <w:rPr>
                          <w:sz w:val="14"/>
                        </w:rPr>
                      </w:pPr>
                      <w:r>
                        <w:rPr>
                          <w:sz w:val="14"/>
                        </w:rPr>
                        <w:t>02-04-13 – Monthly Project Commercial Report</w:t>
                      </w:r>
                    </w:p>
                  </w:txbxContent>
                </v:textbox>
              </v:shape>
            </w:pict>
          </mc:Fallback>
        </mc:AlternateContent>
      </w:r>
    </w:p>
    <w:p w14:paraId="78028C21" w14:textId="5534F094" w:rsidR="005666F0" w:rsidRPr="00CC26EB" w:rsidRDefault="00CC26EB" w:rsidP="005666F0">
      <w:pPr>
        <w:ind w:left="-142"/>
      </w:pPr>
      <w:r>
        <w:rPr>
          <w:rFonts w:cs="Times New Roman"/>
          <w:noProof/>
        </w:rPr>
        <mc:AlternateContent>
          <mc:Choice Requires="wps">
            <w:drawing>
              <wp:anchor distT="0" distB="0" distL="114300" distR="114300" simplePos="0" relativeHeight="251727872" behindDoc="0" locked="0" layoutInCell="1" allowOverlap="1" wp14:anchorId="2522CF16" wp14:editId="6F70E0AC">
                <wp:simplePos x="0" y="0"/>
                <wp:positionH relativeFrom="column">
                  <wp:posOffset>4001135</wp:posOffset>
                </wp:positionH>
                <wp:positionV relativeFrom="paragraph">
                  <wp:posOffset>241300</wp:posOffset>
                </wp:positionV>
                <wp:extent cx="2056765" cy="1353787"/>
                <wp:effectExtent l="0" t="0" r="19685" b="18415"/>
                <wp:wrapNone/>
                <wp:docPr id="1518112996" name="AutoShape 6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6765" cy="1353787"/>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0C60946" w14:textId="77777777" w:rsidR="005666F0" w:rsidRPr="00916E0C" w:rsidRDefault="005666F0" w:rsidP="00CC26EB">
                            <w:pPr>
                              <w:spacing w:after="0"/>
                              <w:rPr>
                                <w:sz w:val="14"/>
                              </w:rPr>
                            </w:pPr>
                            <w:r w:rsidRPr="00916E0C">
                              <w:rPr>
                                <w:sz w:val="14"/>
                              </w:rPr>
                              <w:t xml:space="preserve">02-04-46 - Notice to Commence </w:t>
                            </w:r>
                          </w:p>
                          <w:p w14:paraId="385E9261" w14:textId="77777777" w:rsidR="005666F0" w:rsidRPr="00916E0C" w:rsidRDefault="005666F0" w:rsidP="00CC26EB">
                            <w:pPr>
                              <w:spacing w:after="0"/>
                              <w:rPr>
                                <w:sz w:val="14"/>
                              </w:rPr>
                            </w:pPr>
                            <w:r w:rsidRPr="00916E0C">
                              <w:rPr>
                                <w:sz w:val="14"/>
                              </w:rPr>
                              <w:t>04-04-44 - Order Acknowledgement</w:t>
                            </w:r>
                          </w:p>
                          <w:p w14:paraId="1F2265D0" w14:textId="77777777" w:rsidR="005666F0" w:rsidRPr="00916E0C" w:rsidRDefault="005666F0" w:rsidP="00CC26EB">
                            <w:pPr>
                              <w:spacing w:after="0"/>
                              <w:rPr>
                                <w:sz w:val="14"/>
                              </w:rPr>
                            </w:pPr>
                            <w:r w:rsidRPr="00916E0C">
                              <w:rPr>
                                <w:sz w:val="14"/>
                              </w:rPr>
                              <w:t>02-04-33 – Sub</w:t>
                            </w:r>
                            <w:r>
                              <w:rPr>
                                <w:sz w:val="14"/>
                              </w:rPr>
                              <w:t>-C</w:t>
                            </w:r>
                            <w:r w:rsidRPr="00916E0C">
                              <w:rPr>
                                <w:sz w:val="14"/>
                              </w:rPr>
                              <w:t>ontract Tender Enquiry</w:t>
                            </w:r>
                          </w:p>
                          <w:p w14:paraId="05A8967C" w14:textId="0F94D884" w:rsidR="005666F0" w:rsidRPr="00916E0C" w:rsidRDefault="005666F0" w:rsidP="00CC26EB">
                            <w:pPr>
                              <w:spacing w:after="0"/>
                              <w:rPr>
                                <w:sz w:val="14"/>
                              </w:rPr>
                            </w:pPr>
                            <w:r w:rsidRPr="00916E0C">
                              <w:rPr>
                                <w:sz w:val="14"/>
                              </w:rPr>
                              <w:t>02-04-</w:t>
                            </w:r>
                            <w:r w:rsidR="00520A87">
                              <w:rPr>
                                <w:sz w:val="14"/>
                              </w:rPr>
                              <w:t>20</w:t>
                            </w:r>
                            <w:r w:rsidRPr="00916E0C">
                              <w:rPr>
                                <w:sz w:val="14"/>
                              </w:rPr>
                              <w:t xml:space="preserve"> </w:t>
                            </w:r>
                            <w:r>
                              <w:rPr>
                                <w:sz w:val="14"/>
                              </w:rPr>
                              <w:t>–</w:t>
                            </w:r>
                            <w:r w:rsidRPr="00916E0C">
                              <w:rPr>
                                <w:sz w:val="14"/>
                              </w:rPr>
                              <w:t xml:space="preserve"> </w:t>
                            </w:r>
                            <w:r w:rsidR="00520A87">
                              <w:rPr>
                                <w:sz w:val="14"/>
                              </w:rPr>
                              <w:t>Purchasing Sheet</w:t>
                            </w:r>
                          </w:p>
                          <w:p w14:paraId="2FA1D62F" w14:textId="77777777" w:rsidR="005666F0" w:rsidRPr="000F631A" w:rsidRDefault="005666F0" w:rsidP="00CC26EB">
                            <w:pPr>
                              <w:spacing w:after="0"/>
                              <w:rPr>
                                <w:sz w:val="14"/>
                                <w:szCs w:val="20"/>
                              </w:rPr>
                            </w:pPr>
                            <w:r w:rsidRPr="000F631A">
                              <w:rPr>
                                <w:sz w:val="14"/>
                                <w:szCs w:val="20"/>
                              </w:rPr>
                              <w:t xml:space="preserve">02-04-31a </w:t>
                            </w:r>
                            <w:r>
                              <w:rPr>
                                <w:sz w:val="14"/>
                                <w:szCs w:val="20"/>
                              </w:rPr>
                              <w:t>– Sub-Contractor Purchase Order</w:t>
                            </w:r>
                          </w:p>
                          <w:p w14:paraId="6EA29952" w14:textId="77777777" w:rsidR="005666F0" w:rsidRPr="000F631A" w:rsidRDefault="005666F0" w:rsidP="00CC26EB">
                            <w:pPr>
                              <w:spacing w:after="0"/>
                              <w:rPr>
                                <w:sz w:val="14"/>
                                <w:szCs w:val="20"/>
                              </w:rPr>
                            </w:pPr>
                            <w:r w:rsidRPr="000F631A">
                              <w:rPr>
                                <w:sz w:val="14"/>
                                <w:szCs w:val="20"/>
                              </w:rPr>
                              <w:t xml:space="preserve">02-04-31b </w:t>
                            </w:r>
                            <w:r>
                              <w:rPr>
                                <w:sz w:val="14"/>
                                <w:szCs w:val="20"/>
                              </w:rPr>
                              <w:t>– Sub-Contractor Purchase Order</w:t>
                            </w:r>
                          </w:p>
                          <w:p w14:paraId="6EE0CD3B" w14:textId="77777777" w:rsidR="005666F0" w:rsidRPr="000F631A" w:rsidRDefault="005666F0" w:rsidP="00CC26EB">
                            <w:pPr>
                              <w:spacing w:after="0"/>
                              <w:rPr>
                                <w:sz w:val="14"/>
                                <w:szCs w:val="20"/>
                              </w:rPr>
                            </w:pPr>
                            <w:r w:rsidRPr="000F631A">
                              <w:rPr>
                                <w:sz w:val="14"/>
                                <w:szCs w:val="20"/>
                              </w:rPr>
                              <w:t xml:space="preserve">02-04-32 </w:t>
                            </w:r>
                            <w:r>
                              <w:rPr>
                                <w:sz w:val="14"/>
                                <w:szCs w:val="20"/>
                              </w:rPr>
                              <w:t>– Subcontract Pre-Let Minutes</w:t>
                            </w:r>
                          </w:p>
                          <w:p w14:paraId="412E46BF" w14:textId="77777777" w:rsidR="005666F0" w:rsidRPr="00F062ED" w:rsidRDefault="005666F0" w:rsidP="00CC26EB">
                            <w:pPr>
                              <w:spacing w:after="0"/>
                              <w:rPr>
                                <w:sz w:val="14"/>
                                <w:szCs w:val="20"/>
                              </w:rPr>
                            </w:pPr>
                            <w:r w:rsidRPr="00F062ED">
                              <w:rPr>
                                <w:sz w:val="14"/>
                                <w:szCs w:val="20"/>
                              </w:rPr>
                              <w:t>02-04-48 – Sub-Contract Tracker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522CF16" id="AutoShape 637" o:spid="_x0000_s1053" type="#_x0000_t114" style="position:absolute;left:0;text-align:left;margin-left:315.05pt;margin-top:19pt;width:161.95pt;height:106.6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" filled="f" strokeweight="1.5pt">
                <v:textbox>
                  <w:txbxContent>
                    <w:p w14:paraId="30C60946" w14:textId="77777777" w:rsidR="005666F0" w:rsidRPr="00916E0C" w:rsidRDefault="005666F0" w:rsidP="00CC26EB">
                      <w:pPr>
                        <w:spacing w:after="0"/>
                        <w:rPr>
                          <w:sz w:val="14"/>
                        </w:rPr>
                      </w:pPr>
                      <w:r w:rsidRPr="00916E0C">
                        <w:rPr>
                          <w:sz w:val="14"/>
                        </w:rPr>
                        <w:t xml:space="preserve">02-04-46 - Notice to Commence </w:t>
                      </w:r>
                    </w:p>
                    <w:p w14:paraId="385E9261" w14:textId="77777777" w:rsidR="005666F0" w:rsidRPr="00916E0C" w:rsidRDefault="005666F0" w:rsidP="00CC26EB">
                      <w:pPr>
                        <w:spacing w:after="0"/>
                        <w:rPr>
                          <w:sz w:val="14"/>
                        </w:rPr>
                      </w:pPr>
                      <w:r w:rsidRPr="00916E0C">
                        <w:rPr>
                          <w:sz w:val="14"/>
                        </w:rPr>
                        <w:t>04-04-44 - Order Acknowledgement</w:t>
                      </w:r>
                    </w:p>
                    <w:p w14:paraId="1F2265D0" w14:textId="77777777" w:rsidR="005666F0" w:rsidRPr="00916E0C" w:rsidRDefault="005666F0" w:rsidP="00CC26EB">
                      <w:pPr>
                        <w:spacing w:after="0"/>
                        <w:rPr>
                          <w:sz w:val="14"/>
                        </w:rPr>
                      </w:pPr>
                      <w:r w:rsidRPr="00916E0C">
                        <w:rPr>
                          <w:sz w:val="14"/>
                        </w:rPr>
                        <w:t>02-04-33 – Sub</w:t>
                      </w:r>
                      <w:r>
                        <w:rPr>
                          <w:sz w:val="14"/>
                        </w:rPr>
                        <w:t>-C</w:t>
                      </w:r>
                      <w:r w:rsidRPr="00916E0C">
                        <w:rPr>
                          <w:sz w:val="14"/>
                        </w:rPr>
                        <w:t>ontract Tender Enquiry</w:t>
                      </w:r>
                    </w:p>
                    <w:p w14:paraId="05A8967C" w14:textId="0F94D884" w:rsidR="005666F0" w:rsidRPr="00916E0C" w:rsidRDefault="005666F0" w:rsidP="00CC26EB">
                      <w:pPr>
                        <w:spacing w:after="0"/>
                        <w:rPr>
                          <w:sz w:val="14"/>
                        </w:rPr>
                      </w:pPr>
                      <w:r w:rsidRPr="00916E0C">
                        <w:rPr>
                          <w:sz w:val="14"/>
                        </w:rPr>
                        <w:t>02-04-</w:t>
                      </w:r>
                      <w:r w:rsidR="00520A87">
                        <w:rPr>
                          <w:sz w:val="14"/>
                        </w:rPr>
                        <w:t>20</w:t>
                      </w:r>
                      <w:r w:rsidRPr="00916E0C">
                        <w:rPr>
                          <w:sz w:val="14"/>
                        </w:rPr>
                        <w:t xml:space="preserve"> </w:t>
                      </w:r>
                      <w:r>
                        <w:rPr>
                          <w:sz w:val="14"/>
                        </w:rPr>
                        <w:t>–</w:t>
                      </w:r>
                      <w:r w:rsidRPr="00916E0C">
                        <w:rPr>
                          <w:sz w:val="14"/>
                        </w:rPr>
                        <w:t xml:space="preserve"> </w:t>
                      </w:r>
                      <w:r w:rsidR="00520A87">
                        <w:rPr>
                          <w:sz w:val="14"/>
                        </w:rPr>
                        <w:t>Purchasing Sheet</w:t>
                      </w:r>
                    </w:p>
                    <w:p w14:paraId="2FA1D62F" w14:textId="77777777" w:rsidR="005666F0" w:rsidRPr="000F631A" w:rsidRDefault="005666F0" w:rsidP="00CC26EB">
                      <w:pPr>
                        <w:spacing w:after="0"/>
                        <w:rPr>
                          <w:sz w:val="14"/>
                          <w:szCs w:val="20"/>
                        </w:rPr>
                      </w:pPr>
                      <w:r w:rsidRPr="000F631A">
                        <w:rPr>
                          <w:sz w:val="14"/>
                          <w:szCs w:val="20"/>
                        </w:rPr>
                        <w:t xml:space="preserve">02-04-31a </w:t>
                      </w:r>
                      <w:r>
                        <w:rPr>
                          <w:sz w:val="14"/>
                          <w:szCs w:val="20"/>
                        </w:rPr>
                        <w:t>– Sub-Contractor Purchase Order</w:t>
                      </w:r>
                    </w:p>
                    <w:p w14:paraId="6EA29952" w14:textId="77777777" w:rsidR="005666F0" w:rsidRPr="000F631A" w:rsidRDefault="005666F0" w:rsidP="00CC26EB">
                      <w:pPr>
                        <w:spacing w:after="0"/>
                        <w:rPr>
                          <w:sz w:val="14"/>
                          <w:szCs w:val="20"/>
                        </w:rPr>
                      </w:pPr>
                      <w:r w:rsidRPr="000F631A">
                        <w:rPr>
                          <w:sz w:val="14"/>
                          <w:szCs w:val="20"/>
                        </w:rPr>
                        <w:t xml:space="preserve">02-04-31b </w:t>
                      </w:r>
                      <w:r>
                        <w:rPr>
                          <w:sz w:val="14"/>
                          <w:szCs w:val="20"/>
                        </w:rPr>
                        <w:t>– Sub-Contractor Purchase Order</w:t>
                      </w:r>
                    </w:p>
                    <w:p w14:paraId="6EE0CD3B" w14:textId="77777777" w:rsidR="005666F0" w:rsidRPr="000F631A" w:rsidRDefault="005666F0" w:rsidP="00CC26EB">
                      <w:pPr>
                        <w:spacing w:after="0"/>
                        <w:rPr>
                          <w:sz w:val="14"/>
                          <w:szCs w:val="20"/>
                        </w:rPr>
                      </w:pPr>
                      <w:r w:rsidRPr="000F631A">
                        <w:rPr>
                          <w:sz w:val="14"/>
                          <w:szCs w:val="20"/>
                        </w:rPr>
                        <w:t xml:space="preserve">02-04-32 </w:t>
                      </w:r>
                      <w:r>
                        <w:rPr>
                          <w:sz w:val="14"/>
                          <w:szCs w:val="20"/>
                        </w:rPr>
                        <w:t>– Subcontract Pre-Let Minutes</w:t>
                      </w:r>
                    </w:p>
                    <w:p w14:paraId="412E46BF" w14:textId="77777777" w:rsidR="005666F0" w:rsidRPr="00F062ED" w:rsidRDefault="005666F0" w:rsidP="00CC26EB">
                      <w:pPr>
                        <w:spacing w:after="0"/>
                        <w:rPr>
                          <w:sz w:val="14"/>
                          <w:szCs w:val="20"/>
                        </w:rPr>
                      </w:pPr>
                      <w:r w:rsidRPr="00F062ED">
                        <w:rPr>
                          <w:sz w:val="14"/>
                          <w:szCs w:val="20"/>
                        </w:rPr>
                        <w:t>02-04-48 – Sub-Contract Tracker</w:t>
                      </w:r>
                    </w:p>
                  </w:txbxContent>
                </v:textbox>
              </v:shape>
            </w:pict>
          </mc:Fallback>
        </mc:AlternateContent>
      </w:r>
      <w:r w:rsidR="00400984">
        <w:rPr>
          <w:rFonts w:cs="Times New Roman"/>
          <w:noProof/>
        </w:rPr>
        <mc:AlternateContent>
          <mc:Choice Requires="wps">
            <w:drawing>
              <wp:anchor distT="0" distB="0" distL="114300" distR="114300" simplePos="0" relativeHeight="251725824" behindDoc="0" locked="0" layoutInCell="1" allowOverlap="1" wp14:anchorId="1C45A610" wp14:editId="310E26CF">
                <wp:simplePos x="0" y="0"/>
                <wp:positionH relativeFrom="column">
                  <wp:posOffset>1521638</wp:posOffset>
                </wp:positionH>
                <wp:positionV relativeFrom="paragraph">
                  <wp:posOffset>26340</wp:posOffset>
                </wp:positionV>
                <wp:extent cx="2054860" cy="1106170"/>
                <wp:effectExtent l="0" t="0" r="21590" b="17780"/>
                <wp:wrapNone/>
                <wp:docPr id="994028345" name="AutoShape 6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4860" cy="1106170"/>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16B84A0" w14:textId="77777777" w:rsidR="005666F0" w:rsidRPr="000412DE" w:rsidRDefault="005666F0" w:rsidP="00CC26EB">
                            <w:pPr>
                              <w:spacing w:after="0"/>
                              <w:rPr>
                                <w:color w:val="000000"/>
                                <w:sz w:val="14"/>
                              </w:rPr>
                            </w:pPr>
                            <w:r w:rsidRPr="000412DE">
                              <w:rPr>
                                <w:color w:val="000000"/>
                                <w:sz w:val="14"/>
                              </w:rPr>
                              <w:t>02-04-36 - Contract Handover Meeting Minutes</w:t>
                            </w:r>
                          </w:p>
                          <w:p w14:paraId="24CBCB6A" w14:textId="77777777" w:rsidR="005666F0" w:rsidRPr="00F22EC5" w:rsidRDefault="005666F0" w:rsidP="00CC26EB">
                            <w:pPr>
                              <w:spacing w:after="0"/>
                              <w:rPr>
                                <w:sz w:val="14"/>
                              </w:rPr>
                            </w:pPr>
                            <w:r w:rsidRPr="00F22EC5">
                              <w:rPr>
                                <w:sz w:val="14"/>
                              </w:rPr>
                              <w:t>02-04-01</w:t>
                            </w:r>
                            <w:r>
                              <w:rPr>
                                <w:sz w:val="14"/>
                              </w:rPr>
                              <w:t xml:space="preserve"> – Job Opening Sheet</w:t>
                            </w:r>
                          </w:p>
                          <w:p w14:paraId="39475A74" w14:textId="77777777" w:rsidR="005666F0" w:rsidRPr="00F22EC5" w:rsidRDefault="005666F0" w:rsidP="00CC26EB">
                            <w:pPr>
                              <w:spacing w:after="0"/>
                              <w:rPr>
                                <w:sz w:val="14"/>
                              </w:rPr>
                            </w:pPr>
                            <w:r w:rsidRPr="00F22EC5">
                              <w:rPr>
                                <w:sz w:val="14"/>
                              </w:rPr>
                              <w:t xml:space="preserve">02-04-02 </w:t>
                            </w:r>
                            <w:r>
                              <w:rPr>
                                <w:sz w:val="14"/>
                              </w:rPr>
                              <w:t>– Project Analysis Sheet</w:t>
                            </w:r>
                          </w:p>
                          <w:p w14:paraId="0165EFC8" w14:textId="77777777" w:rsidR="005666F0" w:rsidRDefault="005666F0" w:rsidP="00CC26EB">
                            <w:pPr>
                              <w:spacing w:after="0"/>
                              <w:rPr>
                                <w:sz w:val="14"/>
                              </w:rPr>
                            </w:pPr>
                            <w:r w:rsidRPr="002405C3">
                              <w:rPr>
                                <w:sz w:val="14"/>
                              </w:rPr>
                              <w:t xml:space="preserve">02-04-43 - Labour </w:t>
                            </w:r>
                            <w:r>
                              <w:rPr>
                                <w:sz w:val="14"/>
                              </w:rPr>
                              <w:t>Productivity Document</w:t>
                            </w:r>
                          </w:p>
                          <w:p w14:paraId="3EAC84C1" w14:textId="77777777" w:rsidR="005666F0" w:rsidRPr="002405C3" w:rsidRDefault="005666F0" w:rsidP="00CC26EB">
                            <w:pPr>
                              <w:spacing w:after="0"/>
                              <w:rPr>
                                <w:sz w:val="14"/>
                              </w:rPr>
                            </w:pPr>
                            <w:r>
                              <w:rPr>
                                <w:sz w:val="14"/>
                              </w:rPr>
                              <w:t>02-04-44 – Order Acknowledgement</w:t>
                            </w:r>
                          </w:p>
                          <w:p w14:paraId="7B6DA352" w14:textId="77777777" w:rsidR="005666F0" w:rsidRPr="002405C3" w:rsidRDefault="005666F0" w:rsidP="00CC26EB">
                            <w:pPr>
                              <w:spacing w:after="0"/>
                              <w:rPr>
                                <w:sz w:val="14"/>
                              </w:rPr>
                            </w:pPr>
                            <w:r>
                              <w:rPr>
                                <w:sz w:val="14"/>
                              </w:rPr>
                              <w:t xml:space="preserve">02-04-45 - </w:t>
                            </w:r>
                            <w:r w:rsidRPr="002405C3">
                              <w:rPr>
                                <w:sz w:val="14"/>
                              </w:rPr>
                              <w:t>Powers &amp; Obligations Template</w:t>
                            </w:r>
                          </w:p>
                          <w:p w14:paraId="381F89D5" w14:textId="77777777" w:rsidR="005666F0" w:rsidRPr="000E799F" w:rsidRDefault="005666F0" w:rsidP="00CC26EB">
                            <w:pPr>
                              <w:spacing w:after="0"/>
                              <w:rPr>
                                <w:color w:val="EE0000"/>
                                <w:sz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C45A610" id="AutoShape 635" o:spid="_x0000_s1054" type="#_x0000_t114" style="position:absolute;left:0;text-align:left;margin-left:119.8pt;margin-top:2.05pt;width:161.8pt;height:87.1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" filled="f" strokeweight="1.5pt">
                <v:textbox>
                  <w:txbxContent>
                    <w:p w14:paraId="516B84A0" w14:textId="77777777" w:rsidR="005666F0" w:rsidRPr="000412DE" w:rsidRDefault="005666F0" w:rsidP="00CC26EB">
                      <w:pPr>
                        <w:spacing w:after="0"/>
                        <w:rPr>
                          <w:color w:val="000000"/>
                          <w:sz w:val="14"/>
                        </w:rPr>
                      </w:pPr>
                      <w:r w:rsidRPr="000412DE">
                        <w:rPr>
                          <w:color w:val="000000"/>
                          <w:sz w:val="14"/>
                        </w:rPr>
                        <w:t>02-04-36 - Contract Handover Meeting Minutes</w:t>
                      </w:r>
                    </w:p>
                    <w:p w14:paraId="24CBCB6A" w14:textId="77777777" w:rsidR="005666F0" w:rsidRPr="00F22EC5" w:rsidRDefault="005666F0" w:rsidP="00CC26EB">
                      <w:pPr>
                        <w:spacing w:after="0"/>
                        <w:rPr>
                          <w:sz w:val="14"/>
                        </w:rPr>
                      </w:pPr>
                      <w:r w:rsidRPr="00F22EC5">
                        <w:rPr>
                          <w:sz w:val="14"/>
                        </w:rPr>
                        <w:t>02-04-01</w:t>
                      </w:r>
                      <w:r>
                        <w:rPr>
                          <w:sz w:val="14"/>
                        </w:rPr>
                        <w:t xml:space="preserve"> – Job Opening Sheet</w:t>
                      </w:r>
                    </w:p>
                    <w:p w14:paraId="39475A74" w14:textId="77777777" w:rsidR="005666F0" w:rsidRPr="00F22EC5" w:rsidRDefault="005666F0" w:rsidP="00CC26EB">
                      <w:pPr>
                        <w:spacing w:after="0"/>
                        <w:rPr>
                          <w:sz w:val="14"/>
                        </w:rPr>
                      </w:pPr>
                      <w:r w:rsidRPr="00F22EC5">
                        <w:rPr>
                          <w:sz w:val="14"/>
                        </w:rPr>
                        <w:t xml:space="preserve">02-04-02 </w:t>
                      </w:r>
                      <w:r>
                        <w:rPr>
                          <w:sz w:val="14"/>
                        </w:rPr>
                        <w:t>– Project Analysis Sheet</w:t>
                      </w:r>
                    </w:p>
                    <w:p w14:paraId="0165EFC8" w14:textId="77777777" w:rsidR="005666F0" w:rsidRDefault="005666F0" w:rsidP="00CC26EB">
                      <w:pPr>
                        <w:spacing w:after="0"/>
                        <w:rPr>
                          <w:sz w:val="14"/>
                        </w:rPr>
                      </w:pPr>
                      <w:r w:rsidRPr="002405C3">
                        <w:rPr>
                          <w:sz w:val="14"/>
                        </w:rPr>
                        <w:t xml:space="preserve">02-04-43 - Labour </w:t>
                      </w:r>
                      <w:r>
                        <w:rPr>
                          <w:sz w:val="14"/>
                        </w:rPr>
                        <w:t>Productivity Document</w:t>
                      </w:r>
                    </w:p>
                    <w:p w14:paraId="3EAC84C1" w14:textId="77777777" w:rsidR="005666F0" w:rsidRPr="002405C3" w:rsidRDefault="005666F0" w:rsidP="00CC26EB">
                      <w:pPr>
                        <w:spacing w:after="0"/>
                        <w:rPr>
                          <w:sz w:val="14"/>
                        </w:rPr>
                      </w:pPr>
                      <w:r>
                        <w:rPr>
                          <w:sz w:val="14"/>
                        </w:rPr>
                        <w:t>02-04-44 – Order Acknowledgement</w:t>
                      </w:r>
                    </w:p>
                    <w:p w14:paraId="7B6DA352" w14:textId="77777777" w:rsidR="005666F0" w:rsidRPr="002405C3" w:rsidRDefault="005666F0" w:rsidP="00CC26EB">
                      <w:pPr>
                        <w:spacing w:after="0"/>
                        <w:rPr>
                          <w:sz w:val="14"/>
                        </w:rPr>
                      </w:pPr>
                      <w:r>
                        <w:rPr>
                          <w:sz w:val="14"/>
                        </w:rPr>
                        <w:t xml:space="preserve">02-04-45 - </w:t>
                      </w:r>
                      <w:r w:rsidRPr="002405C3">
                        <w:rPr>
                          <w:sz w:val="14"/>
                        </w:rPr>
                        <w:t>Powers &amp; Obligations Template</w:t>
                      </w:r>
                    </w:p>
                    <w:p w14:paraId="381F89D5" w14:textId="77777777" w:rsidR="005666F0" w:rsidRPr="000E799F" w:rsidRDefault="005666F0" w:rsidP="00CC26EB">
                      <w:pPr>
                        <w:spacing w:after="0"/>
                        <w:rPr>
                          <w:color w:val="EE0000"/>
                          <w:sz w:val="14"/>
                        </w:rPr>
                      </w:pPr>
                    </w:p>
                  </w:txbxContent>
                </v:textbox>
              </v:shape>
            </w:pict>
          </mc:Fallback>
        </mc:AlternateContent>
      </w:r>
    </w:p>
    <w:p w14:paraId="14C6C08E" w14:textId="7956BE38" w:rsidR="005666F0" w:rsidRPr="00CC26EB" w:rsidRDefault="00400984" w:rsidP="005666F0">
      <w:pPr>
        <w:ind w:left="-142"/>
      </w:pPr>
      <w:r>
        <w:rPr>
          <w:rFonts w:cs="Times New Roman"/>
          <w:noProof/>
        </w:rPr>
        <mc:AlternateContent>
          <mc:Choice Requires="wps">
            <w:drawing>
              <wp:anchor distT="0" distB="0" distL="114300" distR="114300" simplePos="0" relativeHeight="251731968" behindDoc="0" locked="0" layoutInCell="1" allowOverlap="1" wp14:anchorId="1EE11562" wp14:editId="4AA26C86">
                <wp:simplePos x="0" y="0"/>
                <wp:positionH relativeFrom="column">
                  <wp:posOffset>9293195</wp:posOffset>
                </wp:positionH>
                <wp:positionV relativeFrom="paragraph">
                  <wp:posOffset>151898</wp:posOffset>
                </wp:positionV>
                <wp:extent cx="1939290" cy="974785"/>
                <wp:effectExtent l="0" t="0" r="22860" b="15875"/>
                <wp:wrapNone/>
                <wp:docPr id="1923395879" name="AutoShape 6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39290" cy="974785"/>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10B7A29" w14:textId="77777777" w:rsidR="005666F0" w:rsidRPr="00805624" w:rsidRDefault="005666F0" w:rsidP="00CC26EB">
                            <w:pPr>
                              <w:spacing w:after="0"/>
                              <w:rPr>
                                <w:sz w:val="14"/>
                              </w:rPr>
                            </w:pPr>
                            <w:r w:rsidRPr="00805624">
                              <w:rPr>
                                <w:sz w:val="14"/>
                              </w:rPr>
                              <w:t>02-04-48 - Sub-Contract Tracker</w:t>
                            </w:r>
                          </w:p>
                          <w:p w14:paraId="205A35E9" w14:textId="77777777" w:rsidR="005666F0" w:rsidRPr="00805624" w:rsidRDefault="005666F0" w:rsidP="00CC26EB">
                            <w:pPr>
                              <w:spacing w:after="0"/>
                              <w:rPr>
                                <w:sz w:val="14"/>
                              </w:rPr>
                            </w:pPr>
                            <w:r w:rsidRPr="00805624">
                              <w:rPr>
                                <w:sz w:val="14"/>
                              </w:rPr>
                              <w:t>02-04-05 – Sub-Contractor Application for Payment</w:t>
                            </w:r>
                          </w:p>
                          <w:p w14:paraId="3FD2FC45" w14:textId="77777777" w:rsidR="005666F0" w:rsidRPr="00805624" w:rsidRDefault="005666F0" w:rsidP="00CC26EB">
                            <w:pPr>
                              <w:spacing w:after="0"/>
                              <w:rPr>
                                <w:sz w:val="14"/>
                              </w:rPr>
                            </w:pPr>
                            <w:r w:rsidRPr="00805624">
                              <w:rPr>
                                <w:sz w:val="14"/>
                              </w:rPr>
                              <w:t>02-04-16 – Sub-Contractor Final Account Statement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E11562" id="AutoShape 641" o:spid="_x0000_s1055" type="#_x0000_t114" style="position:absolute;left:0;text-align:left;margin-left:731.75pt;margin-top:11.95pt;width:152.7pt;height:76.7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" filled="f" strokeweight="1.5pt">
                <v:textbox>
                  <w:txbxContent>
                    <w:p w14:paraId="310B7A29" w14:textId="77777777" w:rsidR="005666F0" w:rsidRPr="00805624" w:rsidRDefault="005666F0" w:rsidP="00CC26EB">
                      <w:pPr>
                        <w:spacing w:after="0"/>
                        <w:rPr>
                          <w:sz w:val="14"/>
                        </w:rPr>
                      </w:pPr>
                      <w:r w:rsidRPr="00805624">
                        <w:rPr>
                          <w:sz w:val="14"/>
                        </w:rPr>
                        <w:t>02-04-48 - Sub-Contract Tracker</w:t>
                      </w:r>
                    </w:p>
                    <w:p w14:paraId="205A35E9" w14:textId="77777777" w:rsidR="005666F0" w:rsidRPr="00805624" w:rsidRDefault="005666F0" w:rsidP="00CC26EB">
                      <w:pPr>
                        <w:spacing w:after="0"/>
                        <w:rPr>
                          <w:sz w:val="14"/>
                        </w:rPr>
                      </w:pPr>
                      <w:r w:rsidRPr="00805624">
                        <w:rPr>
                          <w:sz w:val="14"/>
                        </w:rPr>
                        <w:t>02-04-05 – Sub-Contractor Application for Payment</w:t>
                      </w:r>
                    </w:p>
                    <w:p w14:paraId="3FD2FC45" w14:textId="77777777" w:rsidR="005666F0" w:rsidRPr="00805624" w:rsidRDefault="005666F0" w:rsidP="00CC26EB">
                      <w:pPr>
                        <w:spacing w:after="0"/>
                        <w:rPr>
                          <w:sz w:val="14"/>
                        </w:rPr>
                      </w:pPr>
                      <w:r w:rsidRPr="00805624">
                        <w:rPr>
                          <w:sz w:val="14"/>
                        </w:rPr>
                        <w:t>02-04-16 – Sub-Contractor Final Account Statement</w:t>
                      </w:r>
                    </w:p>
                  </w:txbxContent>
                </v:textbox>
              </v:shape>
            </w:pict>
          </mc:Fallback>
        </mc:AlternateContent>
      </w:r>
    </w:p>
    <w:p w14:paraId="27D5D716" w14:textId="2AC5CE30" w:rsidR="005666F0" w:rsidRPr="00CC26EB" w:rsidRDefault="00400984" w:rsidP="005666F0">
      <w:pPr>
        <w:ind w:left="-142"/>
      </w:pPr>
      <w:r>
        <w:rPr>
          <w:rFonts w:cs="Times New Roman"/>
          <w:noProof/>
        </w:rPr>
        <mc:AlternateContent>
          <mc:Choice Requires="wps">
            <w:drawing>
              <wp:anchor distT="0" distB="0" distL="114300" distR="114300" simplePos="0" relativeHeight="251744256" behindDoc="0" locked="0" layoutInCell="1" allowOverlap="1" wp14:anchorId="1FC90D12" wp14:editId="5A4B76E3">
                <wp:simplePos x="0" y="0"/>
                <wp:positionH relativeFrom="column">
                  <wp:posOffset>12687478</wp:posOffset>
                </wp:positionH>
                <wp:positionV relativeFrom="paragraph">
                  <wp:posOffset>158801</wp:posOffset>
                </wp:positionV>
                <wp:extent cx="0" cy="827405"/>
                <wp:effectExtent l="93345" t="20320" r="87630" b="28575"/>
                <wp:wrapNone/>
                <wp:docPr id="599923233" name="Straight Arrow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27405"/>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38BE61F3" id="Straight Arrow Connector 34" o:spid="_x0000_s1026" type="#_x0000_t32" style="position:absolute;margin-left:999pt;margin-top:12.5pt;width:0;height:65.1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" strokecolor="#4472c4" strokeweight="3pt">
                <v:stroke endarrow="block" joinstyle="miter"/>
              </v:shape>
            </w:pict>
          </mc:Fallback>
        </mc:AlternateContent>
      </w:r>
    </w:p>
    <w:p w14:paraId="51A9361E" w14:textId="4236500D" w:rsidR="005666F0" w:rsidRPr="00CC26EB" w:rsidRDefault="005666F0" w:rsidP="005666F0"/>
    <w:p w14:paraId="638DEF8B" w14:textId="158A07D9" w:rsidR="005666F0" w:rsidRPr="00CC26EB" w:rsidRDefault="005666F0" w:rsidP="005666F0"/>
    <w:p w14:paraId="572B8EBF" w14:textId="7C2D7D71" w:rsidR="005666F0" w:rsidRPr="00CC26EB" w:rsidRDefault="00CC26EB" w:rsidP="005666F0">
      <w:r>
        <w:rPr>
          <w:rFonts w:cs="Times New Roman"/>
          <w:noProof/>
        </w:rPr>
        <mc:AlternateContent>
          <mc:Choice Requires="wps">
            <w:drawing>
              <wp:anchor distT="0" distB="0" distL="114300" distR="114300" simplePos="0" relativeHeight="251746304" behindDoc="0" locked="0" layoutInCell="1" allowOverlap="1" wp14:anchorId="117C7DE8" wp14:editId="35FB4137">
                <wp:simplePos x="0" y="0"/>
                <wp:positionH relativeFrom="margin">
                  <wp:posOffset>0</wp:posOffset>
                </wp:positionH>
                <wp:positionV relativeFrom="paragraph">
                  <wp:posOffset>195859</wp:posOffset>
                </wp:positionV>
                <wp:extent cx="3209925" cy="3785870"/>
                <wp:effectExtent l="0" t="0" r="0" b="0"/>
                <wp:wrapNone/>
                <wp:docPr id="672037996" name="Flowchart: Document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9925" cy="3785870"/>
                        </a:xfrm>
                        <a:prstGeom prst="flowChartDocumen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63C19C2" w14:textId="77777777" w:rsidR="005666F0" w:rsidRPr="00387B36" w:rsidRDefault="005666F0" w:rsidP="005666F0">
                            <w:pPr>
                              <w:jc w:val="center"/>
                            </w:pPr>
                            <w:r w:rsidRPr="00387B36">
                              <w:t xml:space="preserve">TEXT IN BLACK DENOTES </w:t>
                            </w:r>
                          </w:p>
                          <w:p w14:paraId="6AB4FBB2" w14:textId="77777777" w:rsidR="005666F0" w:rsidRPr="00387B36" w:rsidRDefault="005666F0" w:rsidP="005666F0">
                            <w:pPr>
                              <w:jc w:val="center"/>
                            </w:pPr>
                            <w:r w:rsidRPr="00387B36">
                              <w:t>RESPONSIBILITY OF QUANTITY SURVEYOR</w:t>
                            </w:r>
                          </w:p>
                          <w:p w14:paraId="3C28BBCC" w14:textId="77777777" w:rsidR="005666F0" w:rsidRDefault="005666F0" w:rsidP="005666F0">
                            <w:pPr>
                              <w:ind w:left="60"/>
                              <w:jc w:val="center"/>
                              <w:rPr>
                                <w:color w:val="0070C0"/>
                              </w:rPr>
                            </w:pPr>
                          </w:p>
                          <w:p w14:paraId="01B95CAD" w14:textId="77777777" w:rsidR="005666F0" w:rsidRPr="00387B36" w:rsidRDefault="005666F0" w:rsidP="005666F0">
                            <w:pPr>
                              <w:ind w:left="60"/>
                              <w:jc w:val="center"/>
                              <w:rPr>
                                <w:color w:val="0070C0"/>
                              </w:rPr>
                            </w:pPr>
                            <w:r w:rsidRPr="00387B36">
                              <w:rPr>
                                <w:color w:val="0070C0"/>
                              </w:rPr>
                              <w:t xml:space="preserve">TEXT IN BLUE DENOTES </w:t>
                            </w:r>
                          </w:p>
                          <w:p w14:paraId="3F250AFA" w14:textId="77777777" w:rsidR="005666F0" w:rsidRPr="00387B36" w:rsidRDefault="005666F0" w:rsidP="005666F0">
                            <w:pPr>
                              <w:ind w:left="60"/>
                              <w:jc w:val="center"/>
                              <w:rPr>
                                <w:color w:val="0070C0"/>
                              </w:rPr>
                            </w:pPr>
                            <w:r w:rsidRPr="00387B36">
                              <w:rPr>
                                <w:color w:val="0070C0"/>
                              </w:rPr>
                              <w:t>RESPONSIBILITY OF COMMERCIAL ASSISTANT</w:t>
                            </w:r>
                          </w:p>
                          <w:p w14:paraId="0B22E028" w14:textId="77777777" w:rsidR="005666F0" w:rsidRPr="00387B36" w:rsidRDefault="005666F0" w:rsidP="005666F0">
                            <w:pPr>
                              <w:ind w:left="60"/>
                              <w:jc w:val="center"/>
                              <w:rPr>
                                <w:color w:val="FF0000"/>
                              </w:rPr>
                            </w:pPr>
                          </w:p>
                          <w:p w14:paraId="53FE2603" w14:textId="77777777" w:rsidR="005666F0" w:rsidRPr="000412DE" w:rsidRDefault="005666F0" w:rsidP="005666F0">
                            <w:pPr>
                              <w:jc w:val="center"/>
                              <w:rPr>
                                <w:color w:val="FF0000"/>
                              </w:rPr>
                            </w:pPr>
                            <w:r w:rsidRPr="000412DE">
                              <w:rPr>
                                <w:color w:val="FF0000"/>
                              </w:rPr>
                              <w:t xml:space="preserve">TEXT IN RED DENOTES </w:t>
                            </w:r>
                          </w:p>
                          <w:p w14:paraId="580525DE" w14:textId="77777777" w:rsidR="005666F0" w:rsidRPr="000412DE" w:rsidRDefault="005666F0" w:rsidP="005666F0">
                            <w:pPr>
                              <w:jc w:val="center"/>
                              <w:rPr>
                                <w:color w:val="FF0000"/>
                              </w:rPr>
                            </w:pPr>
                            <w:r w:rsidRPr="000412DE">
                              <w:rPr>
                                <w:color w:val="FF0000"/>
                              </w:rPr>
                              <w:t xml:space="preserve">RESPONSIBILITY OF </w:t>
                            </w:r>
                            <w:r>
                              <w:rPr>
                                <w:color w:val="FF0000"/>
                              </w:rPr>
                              <w:t>COMMERCIAL MANAGER</w:t>
                            </w:r>
                          </w:p>
                          <w:p w14:paraId="588A9B40" w14:textId="77777777" w:rsidR="005666F0" w:rsidRDefault="005666F0" w:rsidP="005666F0">
                            <w:pPr>
                              <w:rPr>
                                <w:b/>
                                <w:bCs/>
                              </w:rPr>
                            </w:pPr>
                          </w:p>
                          <w:p w14:paraId="5872CBC7" w14:textId="77777777" w:rsidR="005666F0" w:rsidRPr="00387B36" w:rsidRDefault="005666F0" w:rsidP="005666F0">
                            <w:pPr>
                              <w:jc w:val="center"/>
                              <w:rPr>
                                <w:color w:val="7030A0"/>
                              </w:rPr>
                            </w:pPr>
                            <w:r w:rsidRPr="00387B36">
                              <w:rPr>
                                <w:color w:val="7030A0"/>
                              </w:rPr>
                              <w:t xml:space="preserve">TEXT IN PURPLE DENOTES </w:t>
                            </w:r>
                          </w:p>
                          <w:p w14:paraId="47006FDA" w14:textId="77777777" w:rsidR="005666F0" w:rsidRPr="00387B36" w:rsidRDefault="005666F0" w:rsidP="005666F0">
                            <w:pPr>
                              <w:jc w:val="center"/>
                              <w:rPr>
                                <w:b/>
                                <w:bCs/>
                                <w:color w:val="7030A0"/>
                              </w:rPr>
                            </w:pPr>
                            <w:r w:rsidRPr="00387B36">
                              <w:rPr>
                                <w:color w:val="7030A0"/>
                              </w:rPr>
                              <w:t>RESPONSIBILITY OF PROJECT MANAGER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17C7DE8" id="Flowchart: Document 12" o:spid="_x0000_s1056" type="#_x0000_t114" style="position:absolute;margin-left:0;margin-top:15.4pt;width:252.75pt;height:298.1pt;z-index:25174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" filled="f" stroked="f" strokeweight="1.5pt">
                <v:textbox>
                  <w:txbxContent>
                    <w:p w14:paraId="263C19C2" w14:textId="77777777" w:rsidR="005666F0" w:rsidRPr="00387B36" w:rsidRDefault="005666F0" w:rsidP="005666F0">
                      <w:pPr>
                        <w:jc w:val="center"/>
                      </w:pPr>
                      <w:r w:rsidRPr="00387B36">
                        <w:t xml:space="preserve">TEXT IN BLACK DENOTES </w:t>
                      </w:r>
                    </w:p>
                    <w:p w14:paraId="6AB4FBB2" w14:textId="77777777" w:rsidR="005666F0" w:rsidRPr="00387B36" w:rsidRDefault="005666F0" w:rsidP="005666F0">
                      <w:pPr>
                        <w:jc w:val="center"/>
                      </w:pPr>
                      <w:r w:rsidRPr="00387B36">
                        <w:t>RESPONSIBILITY OF QUANTITY SURVEYOR</w:t>
                      </w:r>
                    </w:p>
                    <w:p w14:paraId="3C28BBCC" w14:textId="77777777" w:rsidR="005666F0" w:rsidRDefault="005666F0" w:rsidP="005666F0">
                      <w:pPr>
                        <w:ind w:left="60"/>
                        <w:jc w:val="center"/>
                        <w:rPr>
                          <w:color w:val="0070C0"/>
                        </w:rPr>
                      </w:pPr>
                    </w:p>
                    <w:p w14:paraId="01B95CAD" w14:textId="77777777" w:rsidR="005666F0" w:rsidRPr="00387B36" w:rsidRDefault="005666F0" w:rsidP="005666F0">
                      <w:pPr>
                        <w:ind w:left="60"/>
                        <w:jc w:val="center"/>
                        <w:rPr>
                          <w:color w:val="0070C0"/>
                        </w:rPr>
                      </w:pPr>
                      <w:r w:rsidRPr="00387B36">
                        <w:rPr>
                          <w:color w:val="0070C0"/>
                        </w:rPr>
                        <w:t xml:space="preserve">TEXT IN BLUE DENOTES </w:t>
                      </w:r>
                    </w:p>
                    <w:p w14:paraId="3F250AFA" w14:textId="77777777" w:rsidR="005666F0" w:rsidRPr="00387B36" w:rsidRDefault="005666F0" w:rsidP="005666F0">
                      <w:pPr>
                        <w:ind w:left="60"/>
                        <w:jc w:val="center"/>
                        <w:rPr>
                          <w:color w:val="0070C0"/>
                        </w:rPr>
                      </w:pPr>
                      <w:r w:rsidRPr="00387B36">
                        <w:rPr>
                          <w:color w:val="0070C0"/>
                        </w:rPr>
                        <w:t>RESPONSIBILITY OF COMMERCIAL ASSISTANT</w:t>
                      </w:r>
                    </w:p>
                    <w:p w14:paraId="0B22E028" w14:textId="77777777" w:rsidR="005666F0" w:rsidRPr="00387B36" w:rsidRDefault="005666F0" w:rsidP="005666F0">
                      <w:pPr>
                        <w:ind w:left="60"/>
                        <w:jc w:val="center"/>
                        <w:rPr>
                          <w:color w:val="FF0000"/>
                        </w:rPr>
                      </w:pPr>
                    </w:p>
                    <w:p w14:paraId="53FE2603" w14:textId="77777777" w:rsidR="005666F0" w:rsidRPr="000412DE" w:rsidRDefault="005666F0" w:rsidP="005666F0">
                      <w:pPr>
                        <w:jc w:val="center"/>
                        <w:rPr>
                          <w:color w:val="FF0000"/>
                        </w:rPr>
                      </w:pPr>
                      <w:r w:rsidRPr="000412DE">
                        <w:rPr>
                          <w:color w:val="FF0000"/>
                        </w:rPr>
                        <w:t xml:space="preserve">TEXT IN RED DENOTES </w:t>
                      </w:r>
                    </w:p>
                    <w:p w14:paraId="580525DE" w14:textId="77777777" w:rsidR="005666F0" w:rsidRPr="000412DE" w:rsidRDefault="005666F0" w:rsidP="005666F0">
                      <w:pPr>
                        <w:jc w:val="center"/>
                        <w:rPr>
                          <w:color w:val="FF0000"/>
                        </w:rPr>
                      </w:pPr>
                      <w:r w:rsidRPr="000412DE">
                        <w:rPr>
                          <w:color w:val="FF0000"/>
                        </w:rPr>
                        <w:t xml:space="preserve">RESPONSIBILITY OF </w:t>
                      </w:r>
                      <w:r>
                        <w:rPr>
                          <w:color w:val="FF0000"/>
                        </w:rPr>
                        <w:t>COMMERCIAL MANAGER</w:t>
                      </w:r>
                    </w:p>
                    <w:p w14:paraId="588A9B40" w14:textId="77777777" w:rsidR="005666F0" w:rsidRDefault="005666F0" w:rsidP="005666F0">
                      <w:pPr>
                        <w:rPr>
                          <w:b/>
                          <w:bCs/>
                        </w:rPr>
                      </w:pPr>
                    </w:p>
                    <w:p w14:paraId="5872CBC7" w14:textId="77777777" w:rsidR="005666F0" w:rsidRPr="00387B36" w:rsidRDefault="005666F0" w:rsidP="005666F0">
                      <w:pPr>
                        <w:jc w:val="center"/>
                        <w:rPr>
                          <w:color w:val="7030A0"/>
                        </w:rPr>
                      </w:pPr>
                      <w:r w:rsidRPr="00387B36">
                        <w:rPr>
                          <w:color w:val="7030A0"/>
                        </w:rPr>
                        <w:t xml:space="preserve">TEXT IN PURPLE DENOTES </w:t>
                      </w:r>
                    </w:p>
                    <w:p w14:paraId="47006FDA" w14:textId="77777777" w:rsidR="005666F0" w:rsidRPr="00387B36" w:rsidRDefault="005666F0" w:rsidP="005666F0">
                      <w:pPr>
                        <w:jc w:val="center"/>
                        <w:rPr>
                          <w:b/>
                          <w:bCs/>
                          <w:color w:val="7030A0"/>
                        </w:rPr>
                      </w:pPr>
                      <w:r w:rsidRPr="00387B36">
                        <w:rPr>
                          <w:color w:val="7030A0"/>
                        </w:rPr>
                        <w:t>RESPONSIBILITY OF PROJECT MANAGER</w:t>
                      </w:r>
                    </w:p>
                  </w:txbxContent>
                </v:textbox>
                <w10:wrap anchorx="margin"/>
              </v:shape>
            </w:pict>
          </mc:Fallback>
        </mc:AlternateContent>
      </w:r>
    </w:p>
    <w:p w14:paraId="3D101AC4" w14:textId="78325EEB" w:rsidR="005666F0" w:rsidRPr="00CC26EB" w:rsidRDefault="00962A8A" w:rsidP="005666F0">
      <w:r w:rsidRPr="00966498">
        <w:rPr>
          <w:rFonts w:cs="Times New Roman"/>
          <w:noProof/>
          <w:sz w:val="40"/>
          <w:szCs w:val="40"/>
        </w:rPr>
        <mc:AlternateContent>
          <mc:Choice Requires="wps">
            <w:drawing>
              <wp:anchor distT="0" distB="0" distL="114300" distR="114300" simplePos="0" relativeHeight="251742208" behindDoc="0" locked="0" layoutInCell="1" allowOverlap="1" wp14:anchorId="52964796" wp14:editId="73397EC9">
                <wp:simplePos x="0" y="0"/>
                <wp:positionH relativeFrom="margin">
                  <wp:posOffset>3321050</wp:posOffset>
                </wp:positionH>
                <wp:positionV relativeFrom="paragraph">
                  <wp:posOffset>259344</wp:posOffset>
                </wp:positionV>
                <wp:extent cx="2675890" cy="3312543"/>
                <wp:effectExtent l="0" t="0" r="10160" b="21590"/>
                <wp:wrapNone/>
                <wp:docPr id="746904169" name="AutoShape 6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75890" cy="3312543"/>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11EAE15" w14:textId="59F98529" w:rsidR="005666F0" w:rsidRDefault="005666F0" w:rsidP="00962A8A">
                            <w:pPr>
                              <w:spacing w:after="0"/>
                              <w:rPr>
                                <w:b/>
                                <w:bCs/>
                                <w:sz w:val="14"/>
                              </w:rPr>
                            </w:pPr>
                            <w:r>
                              <w:rPr>
                                <w:b/>
                                <w:color w:val="000000"/>
                                <w:sz w:val="14"/>
                              </w:rPr>
                              <w:t>9.      Project Completion</w:t>
                            </w:r>
                          </w:p>
                          <w:p w14:paraId="0109328D" w14:textId="77777777" w:rsidR="005666F0" w:rsidRPr="00EE5709" w:rsidRDefault="005666F0" w:rsidP="00962A8A">
                            <w:pPr>
                              <w:spacing w:after="0"/>
                              <w:ind w:left="284"/>
                              <w:rPr>
                                <w:b/>
                                <w:bCs/>
                                <w:sz w:val="14"/>
                              </w:rPr>
                            </w:pPr>
                            <w:r w:rsidRPr="00EE5709">
                              <w:rPr>
                                <w:b/>
                                <w:bCs/>
                                <w:sz w:val="14"/>
                              </w:rPr>
                              <w:t>Upstream</w:t>
                            </w:r>
                            <w:r>
                              <w:rPr>
                                <w:b/>
                                <w:bCs/>
                                <w:sz w:val="14"/>
                              </w:rPr>
                              <w:t xml:space="preserve"> Final Account</w:t>
                            </w:r>
                          </w:p>
                          <w:p w14:paraId="58E4F34F" w14:textId="77777777" w:rsidR="005666F0" w:rsidRPr="006E2BD9" w:rsidRDefault="005666F0" w:rsidP="005666F0">
                            <w:pPr>
                              <w:pStyle w:val="ListParagraph"/>
                              <w:numPr>
                                <w:ilvl w:val="0"/>
                                <w:numId w:val="327"/>
                              </w:numPr>
                              <w:spacing w:after="0" w:line="276" w:lineRule="auto"/>
                              <w:ind w:left="284"/>
                              <w:contextualSpacing w:val="0"/>
                              <w:rPr>
                                <w:sz w:val="14"/>
                              </w:rPr>
                            </w:pPr>
                            <w:r w:rsidRPr="001D7843">
                              <w:rPr>
                                <w:sz w:val="14"/>
                              </w:rPr>
                              <w:t xml:space="preserve">Project </w:t>
                            </w:r>
                            <w:r>
                              <w:rPr>
                                <w:sz w:val="14"/>
                              </w:rPr>
                              <w:t>f</w:t>
                            </w:r>
                            <w:r w:rsidRPr="001D7843">
                              <w:rPr>
                                <w:sz w:val="14"/>
                              </w:rPr>
                              <w:t xml:space="preserve">inal </w:t>
                            </w:r>
                            <w:r>
                              <w:rPr>
                                <w:sz w:val="14"/>
                              </w:rPr>
                              <w:t>a</w:t>
                            </w:r>
                            <w:r w:rsidRPr="001D7843">
                              <w:rPr>
                                <w:sz w:val="14"/>
                              </w:rPr>
                              <w:t>ccount is to be collated and submit</w:t>
                            </w:r>
                            <w:r>
                              <w:rPr>
                                <w:sz w:val="14"/>
                              </w:rPr>
                              <w:t>ted with project final account statement</w:t>
                            </w:r>
                            <w:r w:rsidRPr="001D7843">
                              <w:rPr>
                                <w:sz w:val="14"/>
                              </w:rPr>
                              <w:t xml:space="preserve"> in accordance with </w:t>
                            </w:r>
                            <w:r>
                              <w:rPr>
                                <w:sz w:val="14"/>
                              </w:rPr>
                              <w:t>c</w:t>
                            </w:r>
                            <w:r w:rsidRPr="001D7843">
                              <w:rPr>
                                <w:sz w:val="14"/>
                              </w:rPr>
                              <w:t xml:space="preserve">ontract </w:t>
                            </w:r>
                            <w:r>
                              <w:rPr>
                                <w:sz w:val="14"/>
                              </w:rPr>
                              <w:t>d</w:t>
                            </w:r>
                            <w:r w:rsidRPr="001D7843">
                              <w:rPr>
                                <w:sz w:val="14"/>
                              </w:rPr>
                              <w:t xml:space="preserve">eadlines </w:t>
                            </w:r>
                          </w:p>
                          <w:p w14:paraId="6256FE5B" w14:textId="77777777" w:rsidR="005666F0" w:rsidRPr="00406D57" w:rsidRDefault="005666F0" w:rsidP="005666F0">
                            <w:pPr>
                              <w:pStyle w:val="ListParagraph"/>
                              <w:numPr>
                                <w:ilvl w:val="0"/>
                                <w:numId w:val="327"/>
                              </w:numPr>
                              <w:spacing w:after="0" w:line="276" w:lineRule="auto"/>
                              <w:ind w:left="284"/>
                              <w:contextualSpacing w:val="0"/>
                              <w:rPr>
                                <w:sz w:val="14"/>
                              </w:rPr>
                            </w:pPr>
                            <w:r w:rsidRPr="00EE5709">
                              <w:rPr>
                                <w:sz w:val="14"/>
                              </w:rPr>
                              <w:t xml:space="preserve">Upstream accounts should ideally be agreed </w:t>
                            </w:r>
                            <w:r>
                              <w:rPr>
                                <w:sz w:val="14"/>
                              </w:rPr>
                              <w:t>swiftly</w:t>
                            </w:r>
                            <w:r w:rsidRPr="00EE5709">
                              <w:rPr>
                                <w:sz w:val="14"/>
                              </w:rPr>
                              <w:t>.</w:t>
                            </w:r>
                          </w:p>
                          <w:p w14:paraId="3E68DA80" w14:textId="77777777" w:rsidR="005666F0" w:rsidRPr="00F44C00" w:rsidRDefault="005666F0" w:rsidP="005666F0">
                            <w:pPr>
                              <w:pStyle w:val="ListParagraph"/>
                              <w:numPr>
                                <w:ilvl w:val="0"/>
                                <w:numId w:val="327"/>
                              </w:numPr>
                              <w:spacing w:after="0" w:line="276" w:lineRule="auto"/>
                              <w:ind w:left="284"/>
                              <w:contextualSpacing w:val="0"/>
                              <w:rPr>
                                <w:color w:val="EE0000"/>
                                <w:sz w:val="14"/>
                              </w:rPr>
                            </w:pPr>
                            <w:r w:rsidRPr="00F44C00">
                              <w:rPr>
                                <w:color w:val="EE0000"/>
                                <w:sz w:val="14"/>
                              </w:rPr>
                              <w:t>The Director or their delegated person is authorised to sign off the client’s final account statement.</w:t>
                            </w:r>
                          </w:p>
                          <w:p w14:paraId="57933A7D" w14:textId="77777777" w:rsidR="005666F0" w:rsidRPr="00EE5709" w:rsidRDefault="005666F0" w:rsidP="00962A8A">
                            <w:pPr>
                              <w:spacing w:after="0"/>
                              <w:ind w:left="284"/>
                              <w:rPr>
                                <w:b/>
                                <w:bCs/>
                                <w:sz w:val="14"/>
                              </w:rPr>
                            </w:pPr>
                            <w:r w:rsidRPr="00EE5709">
                              <w:rPr>
                                <w:b/>
                                <w:bCs/>
                                <w:sz w:val="14"/>
                              </w:rPr>
                              <w:t xml:space="preserve">Down Stream </w:t>
                            </w:r>
                            <w:r>
                              <w:rPr>
                                <w:b/>
                                <w:bCs/>
                                <w:sz w:val="14"/>
                              </w:rPr>
                              <w:t>Final Account</w:t>
                            </w:r>
                          </w:p>
                          <w:p w14:paraId="4637AD05" w14:textId="77777777" w:rsidR="005666F0" w:rsidRPr="00EE5709" w:rsidRDefault="005666F0" w:rsidP="005666F0">
                            <w:pPr>
                              <w:pStyle w:val="ListParagraph"/>
                              <w:numPr>
                                <w:ilvl w:val="0"/>
                                <w:numId w:val="327"/>
                              </w:numPr>
                              <w:spacing w:after="0" w:line="276" w:lineRule="auto"/>
                              <w:ind w:left="284"/>
                              <w:contextualSpacing w:val="0"/>
                              <w:rPr>
                                <w:sz w:val="14"/>
                              </w:rPr>
                            </w:pPr>
                            <w:r w:rsidRPr="00EE5709">
                              <w:rPr>
                                <w:sz w:val="14"/>
                              </w:rPr>
                              <w:t xml:space="preserve">All </w:t>
                            </w:r>
                            <w:r>
                              <w:rPr>
                                <w:sz w:val="14"/>
                              </w:rPr>
                              <w:t>s</w:t>
                            </w:r>
                            <w:r w:rsidRPr="00EE5709">
                              <w:rPr>
                                <w:sz w:val="14"/>
                              </w:rPr>
                              <w:t>ub</w:t>
                            </w:r>
                            <w:r>
                              <w:rPr>
                                <w:sz w:val="14"/>
                              </w:rPr>
                              <w:t>-c</w:t>
                            </w:r>
                            <w:r w:rsidRPr="00EE5709">
                              <w:rPr>
                                <w:sz w:val="14"/>
                              </w:rPr>
                              <w:t>ontract accounts must be closed in alignment with upstream settlement</w:t>
                            </w:r>
                          </w:p>
                          <w:p w14:paraId="60F569F6" w14:textId="77777777" w:rsidR="005666F0" w:rsidRDefault="005666F0" w:rsidP="005666F0">
                            <w:pPr>
                              <w:pStyle w:val="ListParagraph"/>
                              <w:numPr>
                                <w:ilvl w:val="0"/>
                                <w:numId w:val="327"/>
                              </w:numPr>
                              <w:spacing w:after="0" w:line="276" w:lineRule="auto"/>
                              <w:ind w:left="284"/>
                              <w:contextualSpacing w:val="0"/>
                              <w:rPr>
                                <w:sz w:val="14"/>
                              </w:rPr>
                            </w:pPr>
                            <w:r w:rsidRPr="00EE5709">
                              <w:rPr>
                                <w:sz w:val="14"/>
                              </w:rPr>
                              <w:t xml:space="preserve">Agreement of the accounts will be confirmed by receipt of a signed </w:t>
                            </w:r>
                            <w:r>
                              <w:rPr>
                                <w:sz w:val="14"/>
                              </w:rPr>
                              <w:t>sub-contractor final account s</w:t>
                            </w:r>
                            <w:r w:rsidRPr="00EE5709">
                              <w:rPr>
                                <w:sz w:val="14"/>
                              </w:rPr>
                              <w:t>tatement</w:t>
                            </w:r>
                          </w:p>
                          <w:p w14:paraId="41EEF7B5" w14:textId="77777777" w:rsidR="005666F0" w:rsidRPr="001927D1" w:rsidRDefault="005666F0" w:rsidP="005666F0">
                            <w:pPr>
                              <w:pStyle w:val="ListParagraph"/>
                              <w:spacing w:after="0"/>
                              <w:ind w:left="284"/>
                              <w:rPr>
                                <w:b/>
                                <w:bCs/>
                                <w:sz w:val="14"/>
                              </w:rPr>
                            </w:pPr>
                            <w:r w:rsidRPr="001927D1">
                              <w:rPr>
                                <w:b/>
                                <w:bCs/>
                                <w:sz w:val="14"/>
                              </w:rPr>
                              <w:t>Contract Close</w:t>
                            </w:r>
                            <w:r>
                              <w:rPr>
                                <w:b/>
                                <w:bCs/>
                                <w:sz w:val="14"/>
                              </w:rPr>
                              <w:t>-</w:t>
                            </w:r>
                            <w:r w:rsidRPr="001927D1">
                              <w:rPr>
                                <w:b/>
                                <w:bCs/>
                                <w:sz w:val="14"/>
                              </w:rPr>
                              <w:t>Out</w:t>
                            </w:r>
                          </w:p>
                          <w:p w14:paraId="07A19F78" w14:textId="77777777" w:rsidR="005666F0" w:rsidRDefault="005666F0" w:rsidP="005666F0">
                            <w:pPr>
                              <w:pStyle w:val="ListParagraph"/>
                              <w:numPr>
                                <w:ilvl w:val="0"/>
                                <w:numId w:val="327"/>
                              </w:numPr>
                              <w:spacing w:after="0" w:line="276" w:lineRule="auto"/>
                              <w:ind w:left="284"/>
                              <w:contextualSpacing w:val="0"/>
                              <w:rPr>
                                <w:sz w:val="14"/>
                              </w:rPr>
                            </w:pPr>
                            <w:r>
                              <w:rPr>
                                <w:sz w:val="14"/>
                              </w:rPr>
                              <w:t>Upon it being deemed we have completed our works, a completion notice is to be issued</w:t>
                            </w:r>
                          </w:p>
                          <w:p w14:paraId="5E6F615C" w14:textId="77777777" w:rsidR="005666F0" w:rsidRDefault="005666F0" w:rsidP="005666F0">
                            <w:pPr>
                              <w:pStyle w:val="ListParagraph"/>
                              <w:numPr>
                                <w:ilvl w:val="0"/>
                                <w:numId w:val="327"/>
                              </w:numPr>
                              <w:spacing w:after="0" w:line="276" w:lineRule="auto"/>
                              <w:ind w:left="284"/>
                              <w:contextualSpacing w:val="0"/>
                              <w:rPr>
                                <w:sz w:val="14"/>
                              </w:rPr>
                            </w:pPr>
                            <w:r>
                              <w:rPr>
                                <w:sz w:val="14"/>
                              </w:rPr>
                              <w:t xml:space="preserve">Practical completion certificate is to be received and aligned with issued completion notice </w:t>
                            </w:r>
                          </w:p>
                          <w:p w14:paraId="71F6EB0C" w14:textId="77777777" w:rsidR="005666F0" w:rsidRDefault="005666F0" w:rsidP="005666F0">
                            <w:pPr>
                              <w:pStyle w:val="ListParagraph"/>
                              <w:numPr>
                                <w:ilvl w:val="0"/>
                                <w:numId w:val="327"/>
                              </w:numPr>
                              <w:spacing w:after="0" w:line="276" w:lineRule="auto"/>
                              <w:ind w:left="284"/>
                              <w:contextualSpacing w:val="0"/>
                              <w:rPr>
                                <w:sz w:val="14"/>
                              </w:rPr>
                            </w:pPr>
                            <w:r>
                              <w:rPr>
                                <w:sz w:val="14"/>
                              </w:rPr>
                              <w:t>Expiry of defects liability period, QS / Project Manager to ensure we are in receipt of a making good of defects certificate</w:t>
                            </w:r>
                          </w:p>
                          <w:p w14:paraId="28A42964" w14:textId="77777777" w:rsidR="005666F0" w:rsidRPr="001927D1" w:rsidRDefault="005666F0" w:rsidP="005666F0">
                            <w:pPr>
                              <w:pStyle w:val="ListParagraph"/>
                              <w:numPr>
                                <w:ilvl w:val="0"/>
                                <w:numId w:val="327"/>
                              </w:numPr>
                              <w:spacing w:after="0" w:line="276" w:lineRule="auto"/>
                              <w:ind w:left="284"/>
                              <w:contextualSpacing w:val="0"/>
                              <w:rPr>
                                <w:sz w:val="14"/>
                              </w:rPr>
                            </w:pPr>
                            <w:r>
                              <w:rPr>
                                <w:sz w:val="14"/>
                              </w:rPr>
                              <w:t>Once</w:t>
                            </w:r>
                            <w:r w:rsidRPr="000C31D0">
                              <w:rPr>
                                <w:sz w:val="14"/>
                              </w:rPr>
                              <w:t xml:space="preserve"> projects are complete &amp; all retentions applied and paid, the project is to be marked as complete and shall be formally closed and archived on the </w:t>
                            </w:r>
                            <w:r>
                              <w:rPr>
                                <w:sz w:val="14"/>
                              </w:rPr>
                              <w:t>monthly c</w:t>
                            </w:r>
                            <w:r w:rsidRPr="000C31D0">
                              <w:rPr>
                                <w:sz w:val="14"/>
                              </w:rPr>
                              <w:t xml:space="preserve">ommercial </w:t>
                            </w:r>
                            <w:r>
                              <w:rPr>
                                <w:sz w:val="14"/>
                              </w:rPr>
                              <w:t>r</w:t>
                            </w:r>
                            <w:r w:rsidRPr="000C31D0">
                              <w:rPr>
                                <w:sz w:val="14"/>
                              </w:rPr>
                              <w:t xml:space="preserve">eport and </w:t>
                            </w:r>
                            <w:r>
                              <w:rPr>
                                <w:sz w:val="14"/>
                              </w:rPr>
                              <w:t>accounts software</w:t>
                            </w:r>
                            <w:r w:rsidRPr="000C31D0">
                              <w:rPr>
                                <w:sz w:val="14"/>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2964796" id="_x0000_s1057" type="#_x0000_t109" style="position:absolute;margin-left:261.5pt;margin-top:20.4pt;width:210.7pt;height:260.85pt;z-index:251742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" filled="f" strokeweight="1.5pt">
                <v:textbox>
                  <w:txbxContent>
                    <w:p w14:paraId="311EAE15" w14:textId="59F98529" w:rsidR="005666F0" w:rsidRDefault="005666F0" w:rsidP="00962A8A">
                      <w:pPr>
                        <w:spacing w:after="0"/>
                        <w:rPr>
                          <w:b/>
                          <w:bCs/>
                          <w:sz w:val="14"/>
                        </w:rPr>
                      </w:pPr>
                      <w:r>
                        <w:rPr>
                          <w:b/>
                          <w:color w:val="000000"/>
                          <w:sz w:val="14"/>
                        </w:rPr>
                        <w:t>9.      Project Completion</w:t>
                      </w:r>
                    </w:p>
                    <w:p w14:paraId="0109328D" w14:textId="77777777" w:rsidR="005666F0" w:rsidRPr="00EE5709" w:rsidRDefault="005666F0" w:rsidP="00962A8A">
                      <w:pPr>
                        <w:spacing w:after="0"/>
                        <w:ind w:left="284"/>
                        <w:rPr>
                          <w:b/>
                          <w:bCs/>
                          <w:sz w:val="14"/>
                        </w:rPr>
                      </w:pPr>
                      <w:r w:rsidRPr="00EE5709">
                        <w:rPr>
                          <w:b/>
                          <w:bCs/>
                          <w:sz w:val="14"/>
                        </w:rPr>
                        <w:t>Upstream</w:t>
                      </w:r>
                      <w:r>
                        <w:rPr>
                          <w:b/>
                          <w:bCs/>
                          <w:sz w:val="14"/>
                        </w:rPr>
                        <w:t xml:space="preserve"> Final Account</w:t>
                      </w:r>
                    </w:p>
                    <w:p w14:paraId="58E4F34F" w14:textId="77777777" w:rsidR="005666F0" w:rsidRPr="006E2BD9" w:rsidRDefault="005666F0" w:rsidP="005666F0">
                      <w:pPr>
                        <w:pStyle w:val="ListParagraph"/>
                        <w:numPr>
                          <w:ilvl w:val="0"/>
                          <w:numId w:val="327"/>
                        </w:numPr>
                        <w:spacing w:after="0" w:line="276" w:lineRule="auto"/>
                        <w:ind w:left="284"/>
                        <w:contextualSpacing w:val="0"/>
                        <w:rPr>
                          <w:sz w:val="14"/>
                        </w:rPr>
                      </w:pPr>
                      <w:r w:rsidRPr="001D7843">
                        <w:rPr>
                          <w:sz w:val="14"/>
                        </w:rPr>
                        <w:t xml:space="preserve">Project </w:t>
                      </w:r>
                      <w:r>
                        <w:rPr>
                          <w:sz w:val="14"/>
                        </w:rPr>
                        <w:t>f</w:t>
                      </w:r>
                      <w:r w:rsidRPr="001D7843">
                        <w:rPr>
                          <w:sz w:val="14"/>
                        </w:rPr>
                        <w:t xml:space="preserve">inal </w:t>
                      </w:r>
                      <w:r>
                        <w:rPr>
                          <w:sz w:val="14"/>
                        </w:rPr>
                        <w:t>a</w:t>
                      </w:r>
                      <w:r w:rsidRPr="001D7843">
                        <w:rPr>
                          <w:sz w:val="14"/>
                        </w:rPr>
                        <w:t>ccount is to be collated and submit</w:t>
                      </w:r>
                      <w:r>
                        <w:rPr>
                          <w:sz w:val="14"/>
                        </w:rPr>
                        <w:t>ted with project final account statement</w:t>
                      </w:r>
                      <w:r w:rsidRPr="001D7843">
                        <w:rPr>
                          <w:sz w:val="14"/>
                        </w:rPr>
                        <w:t xml:space="preserve"> in accordance with </w:t>
                      </w:r>
                      <w:r>
                        <w:rPr>
                          <w:sz w:val="14"/>
                        </w:rPr>
                        <w:t>c</w:t>
                      </w:r>
                      <w:r w:rsidRPr="001D7843">
                        <w:rPr>
                          <w:sz w:val="14"/>
                        </w:rPr>
                        <w:t xml:space="preserve">ontract </w:t>
                      </w:r>
                      <w:r>
                        <w:rPr>
                          <w:sz w:val="14"/>
                        </w:rPr>
                        <w:t>d</w:t>
                      </w:r>
                      <w:r w:rsidRPr="001D7843">
                        <w:rPr>
                          <w:sz w:val="14"/>
                        </w:rPr>
                        <w:t xml:space="preserve">eadlines </w:t>
                      </w:r>
                    </w:p>
                    <w:p w14:paraId="6256FE5B" w14:textId="77777777" w:rsidR="005666F0" w:rsidRPr="00406D57" w:rsidRDefault="005666F0" w:rsidP="005666F0">
                      <w:pPr>
                        <w:pStyle w:val="ListParagraph"/>
                        <w:numPr>
                          <w:ilvl w:val="0"/>
                          <w:numId w:val="327"/>
                        </w:numPr>
                        <w:spacing w:after="0" w:line="276" w:lineRule="auto"/>
                        <w:ind w:left="284"/>
                        <w:contextualSpacing w:val="0"/>
                        <w:rPr>
                          <w:sz w:val="14"/>
                        </w:rPr>
                      </w:pPr>
                      <w:r w:rsidRPr="00EE5709">
                        <w:rPr>
                          <w:sz w:val="14"/>
                        </w:rPr>
                        <w:t xml:space="preserve">Upstream accounts should ideally be agreed </w:t>
                      </w:r>
                      <w:r>
                        <w:rPr>
                          <w:sz w:val="14"/>
                        </w:rPr>
                        <w:t>swiftly</w:t>
                      </w:r>
                      <w:r w:rsidRPr="00EE5709">
                        <w:rPr>
                          <w:sz w:val="14"/>
                        </w:rPr>
                        <w:t>.</w:t>
                      </w:r>
                    </w:p>
                    <w:p w14:paraId="3E68DA80" w14:textId="77777777" w:rsidR="005666F0" w:rsidRPr="00F44C00" w:rsidRDefault="005666F0" w:rsidP="005666F0">
                      <w:pPr>
                        <w:pStyle w:val="ListParagraph"/>
                        <w:numPr>
                          <w:ilvl w:val="0"/>
                          <w:numId w:val="327"/>
                        </w:numPr>
                        <w:spacing w:after="0" w:line="276" w:lineRule="auto"/>
                        <w:ind w:left="284"/>
                        <w:contextualSpacing w:val="0"/>
                        <w:rPr>
                          <w:color w:val="EE0000"/>
                          <w:sz w:val="14"/>
                        </w:rPr>
                      </w:pPr>
                      <w:r w:rsidRPr="00F44C00">
                        <w:rPr>
                          <w:color w:val="EE0000"/>
                          <w:sz w:val="14"/>
                        </w:rPr>
                        <w:t>The Director or their delegated person is authorised to sign off the client’s final account statement.</w:t>
                      </w:r>
                    </w:p>
                    <w:p w14:paraId="57933A7D" w14:textId="77777777" w:rsidR="005666F0" w:rsidRPr="00EE5709" w:rsidRDefault="005666F0" w:rsidP="00962A8A">
                      <w:pPr>
                        <w:spacing w:after="0"/>
                        <w:ind w:left="284"/>
                        <w:rPr>
                          <w:b/>
                          <w:bCs/>
                          <w:sz w:val="14"/>
                        </w:rPr>
                      </w:pPr>
                      <w:r w:rsidRPr="00EE5709">
                        <w:rPr>
                          <w:b/>
                          <w:bCs/>
                          <w:sz w:val="14"/>
                        </w:rPr>
                        <w:t xml:space="preserve">Down Stream </w:t>
                      </w:r>
                      <w:r>
                        <w:rPr>
                          <w:b/>
                          <w:bCs/>
                          <w:sz w:val="14"/>
                        </w:rPr>
                        <w:t>Final Account</w:t>
                      </w:r>
                    </w:p>
                    <w:p w14:paraId="4637AD05" w14:textId="77777777" w:rsidR="005666F0" w:rsidRPr="00EE5709" w:rsidRDefault="005666F0" w:rsidP="005666F0">
                      <w:pPr>
                        <w:pStyle w:val="ListParagraph"/>
                        <w:numPr>
                          <w:ilvl w:val="0"/>
                          <w:numId w:val="327"/>
                        </w:numPr>
                        <w:spacing w:after="0" w:line="276" w:lineRule="auto"/>
                        <w:ind w:left="284"/>
                        <w:contextualSpacing w:val="0"/>
                        <w:rPr>
                          <w:sz w:val="14"/>
                        </w:rPr>
                      </w:pPr>
                      <w:r w:rsidRPr="00EE5709">
                        <w:rPr>
                          <w:sz w:val="14"/>
                        </w:rPr>
                        <w:t xml:space="preserve">All </w:t>
                      </w:r>
                      <w:r>
                        <w:rPr>
                          <w:sz w:val="14"/>
                        </w:rPr>
                        <w:t>s</w:t>
                      </w:r>
                      <w:r w:rsidRPr="00EE5709">
                        <w:rPr>
                          <w:sz w:val="14"/>
                        </w:rPr>
                        <w:t>ub</w:t>
                      </w:r>
                      <w:r>
                        <w:rPr>
                          <w:sz w:val="14"/>
                        </w:rPr>
                        <w:t>-c</w:t>
                      </w:r>
                      <w:r w:rsidRPr="00EE5709">
                        <w:rPr>
                          <w:sz w:val="14"/>
                        </w:rPr>
                        <w:t>ontract accounts must be closed in alignment with upstream settlement</w:t>
                      </w:r>
                    </w:p>
                    <w:p w14:paraId="60F569F6" w14:textId="77777777" w:rsidR="005666F0" w:rsidRDefault="005666F0" w:rsidP="005666F0">
                      <w:pPr>
                        <w:pStyle w:val="ListParagraph"/>
                        <w:numPr>
                          <w:ilvl w:val="0"/>
                          <w:numId w:val="327"/>
                        </w:numPr>
                        <w:spacing w:after="0" w:line="276" w:lineRule="auto"/>
                        <w:ind w:left="284"/>
                        <w:contextualSpacing w:val="0"/>
                        <w:rPr>
                          <w:sz w:val="14"/>
                        </w:rPr>
                      </w:pPr>
                      <w:r w:rsidRPr="00EE5709">
                        <w:rPr>
                          <w:sz w:val="14"/>
                        </w:rPr>
                        <w:t xml:space="preserve">Agreement of the accounts will be confirmed by receipt of a signed </w:t>
                      </w:r>
                      <w:r>
                        <w:rPr>
                          <w:sz w:val="14"/>
                        </w:rPr>
                        <w:t>sub-contractor final account s</w:t>
                      </w:r>
                      <w:r w:rsidRPr="00EE5709">
                        <w:rPr>
                          <w:sz w:val="14"/>
                        </w:rPr>
                        <w:t>tatement</w:t>
                      </w:r>
                    </w:p>
                    <w:p w14:paraId="41EEF7B5" w14:textId="77777777" w:rsidR="005666F0" w:rsidRPr="001927D1" w:rsidRDefault="005666F0" w:rsidP="005666F0">
                      <w:pPr>
                        <w:pStyle w:val="ListParagraph"/>
                        <w:spacing w:after="0"/>
                        <w:ind w:left="284"/>
                        <w:rPr>
                          <w:b/>
                          <w:bCs/>
                          <w:sz w:val="14"/>
                        </w:rPr>
                      </w:pPr>
                      <w:r w:rsidRPr="001927D1">
                        <w:rPr>
                          <w:b/>
                          <w:bCs/>
                          <w:sz w:val="14"/>
                        </w:rPr>
                        <w:t>Contract Close</w:t>
                      </w:r>
                      <w:r>
                        <w:rPr>
                          <w:b/>
                          <w:bCs/>
                          <w:sz w:val="14"/>
                        </w:rPr>
                        <w:t>-</w:t>
                      </w:r>
                      <w:r w:rsidRPr="001927D1">
                        <w:rPr>
                          <w:b/>
                          <w:bCs/>
                          <w:sz w:val="14"/>
                        </w:rPr>
                        <w:t>Out</w:t>
                      </w:r>
                    </w:p>
                    <w:p w14:paraId="07A19F78" w14:textId="77777777" w:rsidR="005666F0" w:rsidRDefault="005666F0" w:rsidP="005666F0">
                      <w:pPr>
                        <w:pStyle w:val="ListParagraph"/>
                        <w:numPr>
                          <w:ilvl w:val="0"/>
                          <w:numId w:val="327"/>
                        </w:numPr>
                        <w:spacing w:after="0" w:line="276" w:lineRule="auto"/>
                        <w:ind w:left="284"/>
                        <w:contextualSpacing w:val="0"/>
                        <w:rPr>
                          <w:sz w:val="14"/>
                        </w:rPr>
                      </w:pPr>
                      <w:r>
                        <w:rPr>
                          <w:sz w:val="14"/>
                        </w:rPr>
                        <w:t>Upon it being deemed we have completed our works, a completion notice is to be issued</w:t>
                      </w:r>
                    </w:p>
                    <w:p w14:paraId="5E6F615C" w14:textId="77777777" w:rsidR="005666F0" w:rsidRDefault="005666F0" w:rsidP="005666F0">
                      <w:pPr>
                        <w:pStyle w:val="ListParagraph"/>
                        <w:numPr>
                          <w:ilvl w:val="0"/>
                          <w:numId w:val="327"/>
                        </w:numPr>
                        <w:spacing w:after="0" w:line="276" w:lineRule="auto"/>
                        <w:ind w:left="284"/>
                        <w:contextualSpacing w:val="0"/>
                        <w:rPr>
                          <w:sz w:val="14"/>
                        </w:rPr>
                      </w:pPr>
                      <w:r>
                        <w:rPr>
                          <w:sz w:val="14"/>
                        </w:rPr>
                        <w:t xml:space="preserve">Practical completion certificate is to be received and aligned with issued completion notice </w:t>
                      </w:r>
                    </w:p>
                    <w:p w14:paraId="71F6EB0C" w14:textId="77777777" w:rsidR="005666F0" w:rsidRDefault="005666F0" w:rsidP="005666F0">
                      <w:pPr>
                        <w:pStyle w:val="ListParagraph"/>
                        <w:numPr>
                          <w:ilvl w:val="0"/>
                          <w:numId w:val="327"/>
                        </w:numPr>
                        <w:spacing w:after="0" w:line="276" w:lineRule="auto"/>
                        <w:ind w:left="284"/>
                        <w:contextualSpacing w:val="0"/>
                        <w:rPr>
                          <w:sz w:val="14"/>
                        </w:rPr>
                      </w:pPr>
                      <w:r>
                        <w:rPr>
                          <w:sz w:val="14"/>
                        </w:rPr>
                        <w:t>Expiry of defects liability period, QS / Project Manager to ensure we are in receipt of a making good of defects certificate</w:t>
                      </w:r>
                    </w:p>
                    <w:p w14:paraId="28A42964" w14:textId="77777777" w:rsidR="005666F0" w:rsidRPr="001927D1" w:rsidRDefault="005666F0" w:rsidP="005666F0">
                      <w:pPr>
                        <w:pStyle w:val="ListParagraph"/>
                        <w:numPr>
                          <w:ilvl w:val="0"/>
                          <w:numId w:val="327"/>
                        </w:numPr>
                        <w:spacing w:after="0" w:line="276" w:lineRule="auto"/>
                        <w:ind w:left="284"/>
                        <w:contextualSpacing w:val="0"/>
                        <w:rPr>
                          <w:sz w:val="14"/>
                        </w:rPr>
                      </w:pPr>
                      <w:r>
                        <w:rPr>
                          <w:sz w:val="14"/>
                        </w:rPr>
                        <w:t>Once</w:t>
                      </w:r>
                      <w:r w:rsidRPr="000C31D0">
                        <w:rPr>
                          <w:sz w:val="14"/>
                        </w:rPr>
                        <w:t xml:space="preserve"> projects are complete &amp; all retentions applied and paid, the project is to be marked as complete and shall be formally closed and archived on the </w:t>
                      </w:r>
                      <w:r>
                        <w:rPr>
                          <w:sz w:val="14"/>
                        </w:rPr>
                        <w:t>monthly c</w:t>
                      </w:r>
                      <w:r w:rsidRPr="000C31D0">
                        <w:rPr>
                          <w:sz w:val="14"/>
                        </w:rPr>
                        <w:t xml:space="preserve">ommercial </w:t>
                      </w:r>
                      <w:r>
                        <w:rPr>
                          <w:sz w:val="14"/>
                        </w:rPr>
                        <w:t>r</w:t>
                      </w:r>
                      <w:r w:rsidRPr="000C31D0">
                        <w:rPr>
                          <w:sz w:val="14"/>
                        </w:rPr>
                        <w:t xml:space="preserve">eport and </w:t>
                      </w:r>
                      <w:r>
                        <w:rPr>
                          <w:sz w:val="14"/>
                        </w:rPr>
                        <w:t>accounts software</w:t>
                      </w:r>
                      <w:r w:rsidRPr="000C31D0">
                        <w:rPr>
                          <w:sz w:val="14"/>
                        </w:rPr>
                        <w:t>.</w:t>
                      </w:r>
                    </w:p>
                  </w:txbxContent>
                </v:textbox>
                <w10:wrap anchorx="margin"/>
              </v:shape>
            </w:pict>
          </mc:Fallback>
        </mc:AlternateContent>
      </w:r>
      <w:r w:rsidR="00400984" w:rsidRPr="00966498">
        <w:rPr>
          <w:rFonts w:cs="Times New Roman"/>
          <w:noProof/>
          <w:sz w:val="40"/>
          <w:szCs w:val="40"/>
        </w:rPr>
        <mc:AlternateContent>
          <mc:Choice Requires="wps">
            <w:drawing>
              <wp:anchor distT="0" distB="0" distL="114300" distR="114300" simplePos="0" relativeHeight="251740160" behindDoc="0" locked="0" layoutInCell="1" allowOverlap="1" wp14:anchorId="78AD5319" wp14:editId="5CBFC2D3">
                <wp:simplePos x="0" y="0"/>
                <wp:positionH relativeFrom="column">
                  <wp:posOffset>11654287</wp:posOffset>
                </wp:positionH>
                <wp:positionV relativeFrom="paragraph">
                  <wp:posOffset>87115</wp:posOffset>
                </wp:positionV>
                <wp:extent cx="2323465" cy="1043341"/>
                <wp:effectExtent l="0" t="0" r="19685" b="23495"/>
                <wp:wrapNone/>
                <wp:docPr id="1640351209" name="AutoShape 6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23465" cy="1043341"/>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55FD1D9" w14:textId="77777777" w:rsidR="005666F0" w:rsidRDefault="005666F0" w:rsidP="00962A8A">
                            <w:pPr>
                              <w:spacing w:after="0"/>
                              <w:rPr>
                                <w:b/>
                                <w:color w:val="000000"/>
                                <w:sz w:val="14"/>
                              </w:rPr>
                            </w:pPr>
                            <w:r>
                              <w:rPr>
                                <w:b/>
                                <w:color w:val="000000"/>
                                <w:sz w:val="14"/>
                              </w:rPr>
                              <w:t>7</w:t>
                            </w:r>
                            <w:r w:rsidRPr="000412DE">
                              <w:rPr>
                                <w:b/>
                                <w:color w:val="000000"/>
                                <w:sz w:val="14"/>
                              </w:rPr>
                              <w:t xml:space="preserve">. </w:t>
                            </w:r>
                            <w:r>
                              <w:rPr>
                                <w:b/>
                                <w:color w:val="000000"/>
                                <w:sz w:val="14"/>
                              </w:rPr>
                              <w:t xml:space="preserve">       Records Management </w:t>
                            </w:r>
                          </w:p>
                          <w:p w14:paraId="08025351" w14:textId="77777777" w:rsidR="005666F0" w:rsidRPr="00F44C00" w:rsidRDefault="005666F0" w:rsidP="005666F0">
                            <w:pPr>
                              <w:pStyle w:val="ListParagraph"/>
                              <w:numPr>
                                <w:ilvl w:val="0"/>
                                <w:numId w:val="325"/>
                              </w:numPr>
                              <w:spacing w:after="0" w:line="276" w:lineRule="auto"/>
                              <w:contextualSpacing w:val="0"/>
                              <w:rPr>
                                <w:bCs/>
                                <w:color w:val="000000"/>
                                <w:sz w:val="14"/>
                              </w:rPr>
                            </w:pPr>
                            <w:r w:rsidRPr="00F44C00">
                              <w:rPr>
                                <w:bCs/>
                                <w:color w:val="000000"/>
                                <w:sz w:val="14"/>
                              </w:rPr>
                              <w:t xml:space="preserve">Comprehensive project records are to </w:t>
                            </w:r>
                            <w:r>
                              <w:rPr>
                                <w:bCs/>
                                <w:color w:val="000000"/>
                                <w:sz w:val="14"/>
                              </w:rPr>
                              <w:t xml:space="preserve">be </w:t>
                            </w:r>
                            <w:r w:rsidRPr="00F44C00">
                              <w:rPr>
                                <w:bCs/>
                                <w:color w:val="000000"/>
                                <w:sz w:val="14"/>
                              </w:rPr>
                              <w:t>always kept</w:t>
                            </w:r>
                          </w:p>
                          <w:p w14:paraId="5C4309F7" w14:textId="77777777" w:rsidR="005666F0" w:rsidRPr="00F44C00" w:rsidRDefault="005666F0" w:rsidP="005666F0">
                            <w:pPr>
                              <w:pStyle w:val="ListParagraph"/>
                              <w:numPr>
                                <w:ilvl w:val="0"/>
                                <w:numId w:val="325"/>
                              </w:numPr>
                              <w:spacing w:after="0" w:line="276" w:lineRule="auto"/>
                              <w:contextualSpacing w:val="0"/>
                              <w:rPr>
                                <w:bCs/>
                                <w:color w:val="000000"/>
                                <w:sz w:val="14"/>
                              </w:rPr>
                            </w:pPr>
                            <w:r w:rsidRPr="00F44C00">
                              <w:rPr>
                                <w:bCs/>
                                <w:color w:val="000000"/>
                                <w:sz w:val="14"/>
                              </w:rPr>
                              <w:t xml:space="preserve">Records are to be saved </w:t>
                            </w:r>
                            <w:r>
                              <w:rPr>
                                <w:bCs/>
                                <w:color w:val="000000"/>
                                <w:sz w:val="14"/>
                              </w:rPr>
                              <w:t>in the</w:t>
                            </w:r>
                            <w:r w:rsidRPr="00F44C00">
                              <w:rPr>
                                <w:bCs/>
                                <w:color w:val="000000"/>
                                <w:sz w:val="14"/>
                              </w:rPr>
                              <w:t xml:space="preserve"> project</w:t>
                            </w:r>
                            <w:r>
                              <w:rPr>
                                <w:bCs/>
                                <w:color w:val="000000"/>
                                <w:sz w:val="14"/>
                              </w:rPr>
                              <w:t xml:space="preserve"> folder in location 04 on</w:t>
                            </w:r>
                            <w:r w:rsidRPr="00F44C00">
                              <w:rPr>
                                <w:bCs/>
                                <w:color w:val="000000"/>
                                <w:sz w:val="14"/>
                              </w:rPr>
                              <w:t xml:space="preserve"> SharePoint </w:t>
                            </w:r>
                          </w:p>
                          <w:p w14:paraId="12E223C5" w14:textId="77777777" w:rsidR="005666F0" w:rsidRPr="00F44C00" w:rsidRDefault="005666F0" w:rsidP="005666F0">
                            <w:pPr>
                              <w:pStyle w:val="ListParagraph"/>
                              <w:numPr>
                                <w:ilvl w:val="0"/>
                                <w:numId w:val="325"/>
                              </w:numPr>
                              <w:spacing w:after="0" w:line="276" w:lineRule="auto"/>
                              <w:contextualSpacing w:val="0"/>
                              <w:rPr>
                                <w:bCs/>
                                <w:color w:val="000000"/>
                                <w:sz w:val="14"/>
                              </w:rPr>
                            </w:pPr>
                            <w:r w:rsidRPr="00F44C00">
                              <w:rPr>
                                <w:bCs/>
                                <w:color w:val="000000"/>
                                <w:sz w:val="14"/>
                              </w:rPr>
                              <w:t xml:space="preserve">Records are to be kept stored in the appropriate folders to ensure ease of access and location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8AD5319" id="_x0000_s1058" type="#_x0000_t109" style="position:absolute;margin-left:917.65pt;margin-top:6.85pt;width:182.95pt;height:82.1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" filled="f" strokeweight="1.5pt">
                <v:textbox>
                  <w:txbxContent>
                    <w:p w14:paraId="455FD1D9" w14:textId="77777777" w:rsidR="005666F0" w:rsidRDefault="005666F0" w:rsidP="00962A8A">
                      <w:pPr>
                        <w:spacing w:after="0"/>
                        <w:rPr>
                          <w:b/>
                          <w:color w:val="000000"/>
                          <w:sz w:val="14"/>
                        </w:rPr>
                      </w:pPr>
                      <w:r>
                        <w:rPr>
                          <w:b/>
                          <w:color w:val="000000"/>
                          <w:sz w:val="14"/>
                        </w:rPr>
                        <w:t>7</w:t>
                      </w:r>
                      <w:r w:rsidRPr="000412DE">
                        <w:rPr>
                          <w:b/>
                          <w:color w:val="000000"/>
                          <w:sz w:val="14"/>
                        </w:rPr>
                        <w:t xml:space="preserve">. </w:t>
                      </w:r>
                      <w:r>
                        <w:rPr>
                          <w:b/>
                          <w:color w:val="000000"/>
                          <w:sz w:val="14"/>
                        </w:rPr>
                        <w:t xml:space="preserve">       Records Management </w:t>
                      </w:r>
                    </w:p>
                    <w:p w14:paraId="08025351" w14:textId="77777777" w:rsidR="005666F0" w:rsidRPr="00F44C00" w:rsidRDefault="005666F0" w:rsidP="005666F0">
                      <w:pPr>
                        <w:pStyle w:val="ListParagraph"/>
                        <w:numPr>
                          <w:ilvl w:val="0"/>
                          <w:numId w:val="325"/>
                        </w:numPr>
                        <w:spacing w:after="0" w:line="276" w:lineRule="auto"/>
                        <w:contextualSpacing w:val="0"/>
                        <w:rPr>
                          <w:bCs/>
                          <w:color w:val="000000"/>
                          <w:sz w:val="14"/>
                        </w:rPr>
                      </w:pPr>
                      <w:r w:rsidRPr="00F44C00">
                        <w:rPr>
                          <w:bCs/>
                          <w:color w:val="000000"/>
                          <w:sz w:val="14"/>
                        </w:rPr>
                        <w:t xml:space="preserve">Comprehensive project records are to </w:t>
                      </w:r>
                      <w:r>
                        <w:rPr>
                          <w:bCs/>
                          <w:color w:val="000000"/>
                          <w:sz w:val="14"/>
                        </w:rPr>
                        <w:t xml:space="preserve">be </w:t>
                      </w:r>
                      <w:r w:rsidRPr="00F44C00">
                        <w:rPr>
                          <w:bCs/>
                          <w:color w:val="000000"/>
                          <w:sz w:val="14"/>
                        </w:rPr>
                        <w:t>always kept</w:t>
                      </w:r>
                    </w:p>
                    <w:p w14:paraId="5C4309F7" w14:textId="77777777" w:rsidR="005666F0" w:rsidRPr="00F44C00" w:rsidRDefault="005666F0" w:rsidP="005666F0">
                      <w:pPr>
                        <w:pStyle w:val="ListParagraph"/>
                        <w:numPr>
                          <w:ilvl w:val="0"/>
                          <w:numId w:val="325"/>
                        </w:numPr>
                        <w:spacing w:after="0" w:line="276" w:lineRule="auto"/>
                        <w:contextualSpacing w:val="0"/>
                        <w:rPr>
                          <w:bCs/>
                          <w:color w:val="000000"/>
                          <w:sz w:val="14"/>
                        </w:rPr>
                      </w:pPr>
                      <w:r w:rsidRPr="00F44C00">
                        <w:rPr>
                          <w:bCs/>
                          <w:color w:val="000000"/>
                          <w:sz w:val="14"/>
                        </w:rPr>
                        <w:t xml:space="preserve">Records are to be saved </w:t>
                      </w:r>
                      <w:r>
                        <w:rPr>
                          <w:bCs/>
                          <w:color w:val="000000"/>
                          <w:sz w:val="14"/>
                        </w:rPr>
                        <w:t>in the</w:t>
                      </w:r>
                      <w:r w:rsidRPr="00F44C00">
                        <w:rPr>
                          <w:bCs/>
                          <w:color w:val="000000"/>
                          <w:sz w:val="14"/>
                        </w:rPr>
                        <w:t xml:space="preserve"> project</w:t>
                      </w:r>
                      <w:r>
                        <w:rPr>
                          <w:bCs/>
                          <w:color w:val="000000"/>
                          <w:sz w:val="14"/>
                        </w:rPr>
                        <w:t xml:space="preserve"> folder in location 04 on</w:t>
                      </w:r>
                      <w:r w:rsidRPr="00F44C00">
                        <w:rPr>
                          <w:bCs/>
                          <w:color w:val="000000"/>
                          <w:sz w:val="14"/>
                        </w:rPr>
                        <w:t xml:space="preserve"> SharePoint </w:t>
                      </w:r>
                    </w:p>
                    <w:p w14:paraId="12E223C5" w14:textId="77777777" w:rsidR="005666F0" w:rsidRPr="00F44C00" w:rsidRDefault="005666F0" w:rsidP="005666F0">
                      <w:pPr>
                        <w:pStyle w:val="ListParagraph"/>
                        <w:numPr>
                          <w:ilvl w:val="0"/>
                          <w:numId w:val="325"/>
                        </w:numPr>
                        <w:spacing w:after="0" w:line="276" w:lineRule="auto"/>
                        <w:contextualSpacing w:val="0"/>
                        <w:rPr>
                          <w:bCs/>
                          <w:color w:val="000000"/>
                          <w:sz w:val="14"/>
                        </w:rPr>
                      </w:pPr>
                      <w:r w:rsidRPr="00F44C00">
                        <w:rPr>
                          <w:bCs/>
                          <w:color w:val="000000"/>
                          <w:sz w:val="14"/>
                        </w:rPr>
                        <w:t xml:space="preserve">Records are to be kept stored in the appropriate folders to ensure ease of access and location </w:t>
                      </w:r>
                    </w:p>
                  </w:txbxContent>
                </v:textbox>
              </v:shape>
            </w:pict>
          </mc:Fallback>
        </mc:AlternateContent>
      </w:r>
    </w:p>
    <w:p w14:paraId="2DDFA1D4" w14:textId="0DB3FDE2" w:rsidR="005666F0" w:rsidRPr="00CC26EB" w:rsidRDefault="005666F0" w:rsidP="005666F0"/>
    <w:p w14:paraId="77500692" w14:textId="602702EA" w:rsidR="005666F0" w:rsidRPr="00CC26EB" w:rsidRDefault="005666F0" w:rsidP="005666F0"/>
    <w:p w14:paraId="541916F5" w14:textId="53667DD2" w:rsidR="005666F0" w:rsidRPr="00CC26EB" w:rsidRDefault="005666F0" w:rsidP="005666F0"/>
    <w:p w14:paraId="6192A206" w14:textId="1DF5B390" w:rsidR="005666F0" w:rsidRPr="00CC26EB" w:rsidRDefault="00F900BD" w:rsidP="005666F0">
      <w:r>
        <w:rPr>
          <w:rFonts w:cs="Times New Roman"/>
          <w:noProof/>
        </w:rPr>
        <mc:AlternateContent>
          <mc:Choice Requires="wps">
            <w:drawing>
              <wp:anchor distT="0" distB="0" distL="114300" distR="114300" simplePos="0" relativeHeight="251729920" behindDoc="0" locked="0" layoutInCell="1" allowOverlap="1" wp14:anchorId="6C9DA9B5" wp14:editId="331E7A1B">
                <wp:simplePos x="0" y="0"/>
                <wp:positionH relativeFrom="column">
                  <wp:posOffset>6419850</wp:posOffset>
                </wp:positionH>
                <wp:positionV relativeFrom="paragraph">
                  <wp:posOffset>91440</wp:posOffset>
                </wp:positionV>
                <wp:extent cx="2524125" cy="1371600"/>
                <wp:effectExtent l="0" t="0" r="28575" b="19050"/>
                <wp:wrapNone/>
                <wp:docPr id="620221705" name="AutoShape 6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4125" cy="1371600"/>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27AD819" w14:textId="77777777" w:rsidR="00CC26EB" w:rsidRDefault="005666F0" w:rsidP="00CC26EB">
                            <w:pPr>
                              <w:spacing w:after="0"/>
                              <w:rPr>
                                <w:sz w:val="14"/>
                              </w:rPr>
                            </w:pPr>
                            <w:r>
                              <w:rPr>
                                <w:color w:val="EE0000"/>
                                <w:sz w:val="14"/>
                              </w:rPr>
                              <w:t xml:space="preserve">  </w:t>
                            </w:r>
                            <w:r w:rsidRPr="001120DE">
                              <w:rPr>
                                <w:sz w:val="14"/>
                              </w:rPr>
                              <w:t xml:space="preserve">02-01-03 </w:t>
                            </w:r>
                            <w:r>
                              <w:rPr>
                                <w:sz w:val="14"/>
                              </w:rPr>
                              <w:t>– Invoice Request</w:t>
                            </w:r>
                          </w:p>
                          <w:p w14:paraId="41AFA00A" w14:textId="44D31FE1" w:rsidR="005666F0" w:rsidRDefault="005666F0" w:rsidP="00CC26EB">
                            <w:pPr>
                              <w:spacing w:after="0"/>
                              <w:rPr>
                                <w:sz w:val="14"/>
                              </w:rPr>
                            </w:pPr>
                            <w:r w:rsidRPr="001120DE">
                              <w:rPr>
                                <w:sz w:val="14"/>
                              </w:rPr>
                              <w:t xml:space="preserve">  02-04-30 </w:t>
                            </w:r>
                            <w:r>
                              <w:rPr>
                                <w:sz w:val="14"/>
                              </w:rPr>
                              <w:t>– Variation Template</w:t>
                            </w:r>
                          </w:p>
                          <w:p w14:paraId="099B73B5" w14:textId="77777777" w:rsidR="005666F0" w:rsidRPr="001120DE" w:rsidRDefault="005666F0" w:rsidP="00CC26EB">
                            <w:pPr>
                              <w:spacing w:after="0"/>
                              <w:rPr>
                                <w:sz w:val="14"/>
                              </w:rPr>
                            </w:pPr>
                            <w:r>
                              <w:rPr>
                                <w:sz w:val="14"/>
                              </w:rPr>
                              <w:t xml:space="preserve">  </w:t>
                            </w:r>
                            <w:r w:rsidRPr="00FF0A32">
                              <w:rPr>
                                <w:sz w:val="14"/>
                              </w:rPr>
                              <w:t xml:space="preserve">02-04-34 </w:t>
                            </w:r>
                            <w:r>
                              <w:rPr>
                                <w:sz w:val="14"/>
                              </w:rPr>
                              <w:t>– Variation Register</w:t>
                            </w:r>
                          </w:p>
                          <w:p w14:paraId="2BB29297" w14:textId="77777777" w:rsidR="005666F0" w:rsidRPr="00421098" w:rsidRDefault="005666F0" w:rsidP="00CC26EB">
                            <w:pPr>
                              <w:spacing w:after="0"/>
                              <w:rPr>
                                <w:sz w:val="14"/>
                              </w:rPr>
                            </w:pPr>
                            <w:r w:rsidRPr="00421098">
                              <w:rPr>
                                <w:sz w:val="14"/>
                              </w:rPr>
                              <w:t xml:space="preserve">  02-</w:t>
                            </w:r>
                            <w:r>
                              <w:rPr>
                                <w:sz w:val="14"/>
                              </w:rPr>
                              <w:t>11</w:t>
                            </w:r>
                            <w:r w:rsidRPr="00421098">
                              <w:rPr>
                                <w:sz w:val="14"/>
                              </w:rPr>
                              <w:t>-</w:t>
                            </w:r>
                            <w:r>
                              <w:rPr>
                                <w:sz w:val="14"/>
                              </w:rPr>
                              <w:t>01</w:t>
                            </w:r>
                            <w:r w:rsidRPr="00421098">
                              <w:rPr>
                                <w:sz w:val="14"/>
                              </w:rPr>
                              <w:t xml:space="preserve"> - Quotation Template</w:t>
                            </w:r>
                          </w:p>
                          <w:p w14:paraId="7CAE684B" w14:textId="77777777" w:rsidR="005666F0" w:rsidRDefault="005666F0" w:rsidP="00CC26EB">
                            <w:pPr>
                              <w:spacing w:after="0"/>
                              <w:rPr>
                                <w:sz w:val="14"/>
                              </w:rPr>
                            </w:pPr>
                            <w:r w:rsidRPr="00421098">
                              <w:rPr>
                                <w:sz w:val="14"/>
                              </w:rPr>
                              <w:t xml:space="preserve">  02-04-39 – Early Warning Notice</w:t>
                            </w:r>
                            <w:r>
                              <w:rPr>
                                <w:sz w:val="14"/>
                              </w:rPr>
                              <w:t xml:space="preserve"> / Register</w:t>
                            </w:r>
                          </w:p>
                          <w:p w14:paraId="49E4035A" w14:textId="77777777" w:rsidR="005666F0" w:rsidRPr="00421098" w:rsidRDefault="005666F0" w:rsidP="00CC26EB">
                            <w:pPr>
                              <w:spacing w:after="0"/>
                              <w:rPr>
                                <w:sz w:val="14"/>
                              </w:rPr>
                            </w:pPr>
                            <w:r w:rsidRPr="00421098">
                              <w:rPr>
                                <w:sz w:val="14"/>
                              </w:rPr>
                              <w:t xml:space="preserve">  02-04-50 - Notice of Delay</w:t>
                            </w:r>
                          </w:p>
                          <w:p w14:paraId="4B616225" w14:textId="77777777" w:rsidR="005666F0" w:rsidRPr="00421098" w:rsidRDefault="005666F0" w:rsidP="00CC26EB">
                            <w:pPr>
                              <w:spacing w:after="0"/>
                              <w:rPr>
                                <w:sz w:val="14"/>
                              </w:rPr>
                            </w:pPr>
                            <w:r w:rsidRPr="00421098">
                              <w:rPr>
                                <w:sz w:val="14"/>
                              </w:rPr>
                              <w:t xml:space="preserve">  02-04-51 - EOT Initial Assessment</w:t>
                            </w:r>
                          </w:p>
                          <w:p w14:paraId="71FF0619" w14:textId="77777777" w:rsidR="005666F0" w:rsidRPr="00421098" w:rsidRDefault="005666F0" w:rsidP="00CC26EB">
                            <w:pPr>
                              <w:spacing w:after="0"/>
                              <w:rPr>
                                <w:sz w:val="14"/>
                              </w:rPr>
                            </w:pPr>
                            <w:r w:rsidRPr="00421098">
                              <w:rPr>
                                <w:sz w:val="14"/>
                              </w:rPr>
                              <w:t xml:space="preserve">  02-04-52 </w:t>
                            </w:r>
                            <w:r>
                              <w:rPr>
                                <w:sz w:val="14"/>
                              </w:rPr>
                              <w:t xml:space="preserve">- </w:t>
                            </w:r>
                            <w:r w:rsidRPr="00421098">
                              <w:rPr>
                                <w:sz w:val="14"/>
                              </w:rPr>
                              <w:t>Loss &amp; Expense Initial Assessment</w:t>
                            </w:r>
                          </w:p>
                          <w:p w14:paraId="5F99D30F" w14:textId="77777777" w:rsidR="005666F0" w:rsidRPr="000412DE" w:rsidRDefault="005666F0" w:rsidP="005666F0">
                            <w:pPr>
                              <w:rPr>
                                <w:color w:val="000000"/>
                                <w:sz w:val="14"/>
                              </w:rPr>
                            </w:pPr>
                          </w:p>
                          <w:p w14:paraId="2B42C888" w14:textId="77777777" w:rsidR="005666F0" w:rsidRPr="000412DE" w:rsidRDefault="005666F0" w:rsidP="005666F0">
                            <w:pPr>
                              <w:rPr>
                                <w:sz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C9DA9B5" id="AutoShape 639" o:spid="_x0000_s1059" type="#_x0000_t114" style="position:absolute;margin-left:505.5pt;margin-top:7.2pt;width:198.75pt;height:108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" filled="f" strokeweight="1.5pt">
                <v:textbox>
                  <w:txbxContent>
                    <w:p w14:paraId="727AD819" w14:textId="77777777" w:rsidR="00CC26EB" w:rsidRDefault="005666F0" w:rsidP="00CC26EB">
                      <w:pPr>
                        <w:spacing w:after="0"/>
                        <w:rPr>
                          <w:sz w:val="14"/>
                        </w:rPr>
                      </w:pPr>
                      <w:r>
                        <w:rPr>
                          <w:color w:val="EE0000"/>
                          <w:sz w:val="14"/>
                        </w:rPr>
                        <w:t xml:space="preserve">  </w:t>
                      </w:r>
                      <w:r w:rsidRPr="001120DE">
                        <w:rPr>
                          <w:sz w:val="14"/>
                        </w:rPr>
                        <w:t xml:space="preserve">02-01-03 </w:t>
                      </w:r>
                      <w:r>
                        <w:rPr>
                          <w:sz w:val="14"/>
                        </w:rPr>
                        <w:t>– Invoice Request</w:t>
                      </w:r>
                    </w:p>
                    <w:p w14:paraId="41AFA00A" w14:textId="44D31FE1" w:rsidR="005666F0" w:rsidRDefault="005666F0" w:rsidP="00CC26EB">
                      <w:pPr>
                        <w:spacing w:after="0"/>
                        <w:rPr>
                          <w:sz w:val="14"/>
                        </w:rPr>
                      </w:pPr>
                      <w:r w:rsidRPr="001120DE">
                        <w:rPr>
                          <w:sz w:val="14"/>
                        </w:rPr>
                        <w:t xml:space="preserve">  02-04-30 </w:t>
                      </w:r>
                      <w:r>
                        <w:rPr>
                          <w:sz w:val="14"/>
                        </w:rPr>
                        <w:t>– Variation Template</w:t>
                      </w:r>
                    </w:p>
                    <w:p w14:paraId="099B73B5" w14:textId="77777777" w:rsidR="005666F0" w:rsidRPr="001120DE" w:rsidRDefault="005666F0" w:rsidP="00CC26EB">
                      <w:pPr>
                        <w:spacing w:after="0"/>
                        <w:rPr>
                          <w:sz w:val="14"/>
                        </w:rPr>
                      </w:pPr>
                      <w:r>
                        <w:rPr>
                          <w:sz w:val="14"/>
                        </w:rPr>
                        <w:t xml:space="preserve">  </w:t>
                      </w:r>
                      <w:r w:rsidRPr="00FF0A32">
                        <w:rPr>
                          <w:sz w:val="14"/>
                        </w:rPr>
                        <w:t xml:space="preserve">02-04-34 </w:t>
                      </w:r>
                      <w:r>
                        <w:rPr>
                          <w:sz w:val="14"/>
                        </w:rPr>
                        <w:t>– Variation Register</w:t>
                      </w:r>
                    </w:p>
                    <w:p w14:paraId="2BB29297" w14:textId="77777777" w:rsidR="005666F0" w:rsidRPr="00421098" w:rsidRDefault="005666F0" w:rsidP="00CC26EB">
                      <w:pPr>
                        <w:spacing w:after="0"/>
                        <w:rPr>
                          <w:sz w:val="14"/>
                        </w:rPr>
                      </w:pPr>
                      <w:r w:rsidRPr="00421098">
                        <w:rPr>
                          <w:sz w:val="14"/>
                        </w:rPr>
                        <w:t xml:space="preserve">  02-</w:t>
                      </w:r>
                      <w:r>
                        <w:rPr>
                          <w:sz w:val="14"/>
                        </w:rPr>
                        <w:t>11</w:t>
                      </w:r>
                      <w:r w:rsidRPr="00421098">
                        <w:rPr>
                          <w:sz w:val="14"/>
                        </w:rPr>
                        <w:t>-</w:t>
                      </w:r>
                      <w:r>
                        <w:rPr>
                          <w:sz w:val="14"/>
                        </w:rPr>
                        <w:t>01</w:t>
                      </w:r>
                      <w:r w:rsidRPr="00421098">
                        <w:rPr>
                          <w:sz w:val="14"/>
                        </w:rPr>
                        <w:t xml:space="preserve"> - Quotation Template</w:t>
                      </w:r>
                    </w:p>
                    <w:p w14:paraId="7CAE684B" w14:textId="77777777" w:rsidR="005666F0" w:rsidRDefault="005666F0" w:rsidP="00CC26EB">
                      <w:pPr>
                        <w:spacing w:after="0"/>
                        <w:rPr>
                          <w:sz w:val="14"/>
                        </w:rPr>
                      </w:pPr>
                      <w:r w:rsidRPr="00421098">
                        <w:rPr>
                          <w:sz w:val="14"/>
                        </w:rPr>
                        <w:t xml:space="preserve">  02-04-39 – Early Warning Notice</w:t>
                      </w:r>
                      <w:r>
                        <w:rPr>
                          <w:sz w:val="14"/>
                        </w:rPr>
                        <w:t xml:space="preserve"> / Register</w:t>
                      </w:r>
                    </w:p>
                    <w:p w14:paraId="49E4035A" w14:textId="77777777" w:rsidR="005666F0" w:rsidRPr="00421098" w:rsidRDefault="005666F0" w:rsidP="00CC26EB">
                      <w:pPr>
                        <w:spacing w:after="0"/>
                        <w:rPr>
                          <w:sz w:val="14"/>
                        </w:rPr>
                      </w:pPr>
                      <w:r w:rsidRPr="00421098">
                        <w:rPr>
                          <w:sz w:val="14"/>
                        </w:rPr>
                        <w:t xml:space="preserve">  02-04-50 - Notice of Delay</w:t>
                      </w:r>
                    </w:p>
                    <w:p w14:paraId="4B616225" w14:textId="77777777" w:rsidR="005666F0" w:rsidRPr="00421098" w:rsidRDefault="005666F0" w:rsidP="00CC26EB">
                      <w:pPr>
                        <w:spacing w:after="0"/>
                        <w:rPr>
                          <w:sz w:val="14"/>
                        </w:rPr>
                      </w:pPr>
                      <w:r w:rsidRPr="00421098">
                        <w:rPr>
                          <w:sz w:val="14"/>
                        </w:rPr>
                        <w:t xml:space="preserve">  02-04-51 - EOT Initial Assessment</w:t>
                      </w:r>
                    </w:p>
                    <w:p w14:paraId="71FF0619" w14:textId="77777777" w:rsidR="005666F0" w:rsidRPr="00421098" w:rsidRDefault="005666F0" w:rsidP="00CC26EB">
                      <w:pPr>
                        <w:spacing w:after="0"/>
                        <w:rPr>
                          <w:sz w:val="14"/>
                        </w:rPr>
                      </w:pPr>
                      <w:r w:rsidRPr="00421098">
                        <w:rPr>
                          <w:sz w:val="14"/>
                        </w:rPr>
                        <w:t xml:space="preserve">  02-04-52 </w:t>
                      </w:r>
                      <w:r>
                        <w:rPr>
                          <w:sz w:val="14"/>
                        </w:rPr>
                        <w:t xml:space="preserve">- </w:t>
                      </w:r>
                      <w:r w:rsidRPr="00421098">
                        <w:rPr>
                          <w:sz w:val="14"/>
                        </w:rPr>
                        <w:t>Loss &amp; Expense Initial Assessment</w:t>
                      </w:r>
                    </w:p>
                    <w:p w14:paraId="5F99D30F" w14:textId="77777777" w:rsidR="005666F0" w:rsidRPr="000412DE" w:rsidRDefault="005666F0" w:rsidP="005666F0">
                      <w:pPr>
                        <w:rPr>
                          <w:color w:val="000000"/>
                          <w:sz w:val="14"/>
                        </w:rPr>
                      </w:pPr>
                    </w:p>
                    <w:p w14:paraId="2B42C888" w14:textId="77777777" w:rsidR="005666F0" w:rsidRPr="000412DE" w:rsidRDefault="005666F0" w:rsidP="005666F0">
                      <w:pPr>
                        <w:rPr>
                          <w:sz w:val="14"/>
                        </w:rPr>
                      </w:pPr>
                    </w:p>
                  </w:txbxContent>
                </v:textbox>
              </v:shape>
            </w:pict>
          </mc:Fallback>
        </mc:AlternateContent>
      </w:r>
    </w:p>
    <w:p w14:paraId="515EA508" w14:textId="7D7CCE31" w:rsidR="005666F0" w:rsidRPr="00CC26EB" w:rsidRDefault="00D90CF3" w:rsidP="005666F0">
      <w:r>
        <w:rPr>
          <w:rFonts w:cs="Times New Roman"/>
          <w:noProof/>
        </w:rPr>
        <mc:AlternateContent>
          <mc:Choice Requires="wps">
            <w:drawing>
              <wp:anchor distT="0" distB="0" distL="114300" distR="114300" simplePos="0" relativeHeight="251751424" behindDoc="0" locked="0" layoutInCell="1" allowOverlap="1" wp14:anchorId="2FAE969E" wp14:editId="07642CF0">
                <wp:simplePos x="0" y="0"/>
                <wp:positionH relativeFrom="column">
                  <wp:posOffset>11024871</wp:posOffset>
                </wp:positionH>
                <wp:positionV relativeFrom="paragraph">
                  <wp:posOffset>79377</wp:posOffset>
                </wp:positionV>
                <wp:extent cx="2070733" cy="1250314"/>
                <wp:effectExtent l="0" t="8890" r="35560" b="111760"/>
                <wp:wrapNone/>
                <wp:docPr id="1899203915" name="Straight Arrow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2070733" cy="1250314"/>
                        </a:xfrm>
                        <a:prstGeom prst="bentConnector3">
                          <a:avLst>
                            <a:gd name="adj1" fmla="val 100339"/>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592E17F8"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34" o:spid="_x0000_s1026" type="#_x0000_t34" style="position:absolute;margin-left:868.1pt;margin-top:6.25pt;width:163.05pt;height:98.45pt;rotation:90;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" adj="21673" strokecolor="#4472c4" strokeweight="3pt">
                <v:stroke endarrow="block"/>
              </v:shape>
            </w:pict>
          </mc:Fallback>
        </mc:AlternateContent>
      </w:r>
    </w:p>
    <w:p w14:paraId="36EE107A" w14:textId="11C99599" w:rsidR="005666F0" w:rsidRPr="00CC26EB" w:rsidRDefault="005666F0" w:rsidP="005666F0"/>
    <w:p w14:paraId="65FAF9BA" w14:textId="202A6A70" w:rsidR="005666F0" w:rsidRPr="00CC26EB" w:rsidRDefault="00CC26EB" w:rsidP="005666F0">
      <w:r w:rsidRPr="00966498">
        <w:rPr>
          <w:rFonts w:cs="Times New Roman"/>
          <w:noProof/>
          <w:sz w:val="40"/>
          <w:szCs w:val="40"/>
        </w:rPr>
        <mc:AlternateContent>
          <mc:Choice Requires="wps">
            <w:drawing>
              <wp:anchor distT="0" distB="0" distL="114300" distR="114300" simplePos="0" relativeHeight="251741184" behindDoc="0" locked="0" layoutInCell="1" allowOverlap="1" wp14:anchorId="623DDA1A" wp14:editId="6F9A0A7F">
                <wp:simplePos x="0" y="0"/>
                <wp:positionH relativeFrom="margin">
                  <wp:posOffset>9026957</wp:posOffset>
                </wp:positionH>
                <wp:positionV relativeFrom="paragraph">
                  <wp:posOffset>34164</wp:posOffset>
                </wp:positionV>
                <wp:extent cx="2323465" cy="1833372"/>
                <wp:effectExtent l="0" t="0" r="19685" b="14605"/>
                <wp:wrapNone/>
                <wp:docPr id="1299183814" name="AutoShape 6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23465" cy="1833372"/>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0ABA8F2" w14:textId="77777777" w:rsidR="005666F0" w:rsidRPr="00D90C6F" w:rsidRDefault="005666F0" w:rsidP="00962A8A">
                            <w:pPr>
                              <w:spacing w:after="0"/>
                              <w:ind w:left="284" w:hanging="284"/>
                              <w:rPr>
                                <w:b/>
                                <w:bCs/>
                                <w:sz w:val="14"/>
                              </w:rPr>
                            </w:pPr>
                            <w:r>
                              <w:rPr>
                                <w:b/>
                                <w:color w:val="000000"/>
                                <w:sz w:val="14"/>
                              </w:rPr>
                              <w:t xml:space="preserve">8.      </w:t>
                            </w:r>
                            <w:r w:rsidRPr="00D90C6F">
                              <w:rPr>
                                <w:b/>
                                <w:sz w:val="14"/>
                              </w:rPr>
                              <w:t>Insurance Claims</w:t>
                            </w:r>
                          </w:p>
                          <w:p w14:paraId="347D435A" w14:textId="77777777" w:rsidR="005666F0" w:rsidRPr="00F44C00" w:rsidRDefault="005666F0" w:rsidP="005666F0">
                            <w:pPr>
                              <w:pStyle w:val="ListParagraph"/>
                              <w:numPr>
                                <w:ilvl w:val="0"/>
                                <w:numId w:val="326"/>
                              </w:numPr>
                              <w:spacing w:after="0" w:line="276" w:lineRule="auto"/>
                              <w:ind w:left="284" w:hanging="284"/>
                              <w:contextualSpacing w:val="0"/>
                              <w:rPr>
                                <w:color w:val="EE0000"/>
                                <w:spacing w:val="-2"/>
                                <w:sz w:val="14"/>
                                <w:szCs w:val="14"/>
                                <w:lang w:eastAsia="en-GB"/>
                              </w:rPr>
                            </w:pPr>
                            <w:r w:rsidRPr="00F44C00">
                              <w:rPr>
                                <w:color w:val="EE0000"/>
                                <w:spacing w:val="-2"/>
                                <w:sz w:val="14"/>
                                <w:szCs w:val="14"/>
                                <w:lang w:eastAsia="en-GB"/>
                              </w:rPr>
                              <w:t xml:space="preserve">When an event occurs that is likely to be an Insurance claim, the </w:t>
                            </w:r>
                            <w:r>
                              <w:rPr>
                                <w:color w:val="EE0000"/>
                                <w:spacing w:val="-2"/>
                                <w:sz w:val="14"/>
                                <w:szCs w:val="14"/>
                                <w:lang w:eastAsia="en-GB"/>
                              </w:rPr>
                              <w:t>Commercial Manager</w:t>
                            </w:r>
                            <w:r w:rsidRPr="00F44C00">
                              <w:rPr>
                                <w:color w:val="EE0000"/>
                                <w:spacing w:val="-2"/>
                                <w:sz w:val="14"/>
                                <w:szCs w:val="14"/>
                                <w:lang w:eastAsia="en-GB"/>
                              </w:rPr>
                              <w:t xml:space="preserve"> is to inform the Insurance Broker. </w:t>
                            </w:r>
                          </w:p>
                          <w:p w14:paraId="448D9BB4" w14:textId="77777777" w:rsidR="005666F0" w:rsidRPr="00F44C00" w:rsidRDefault="005666F0" w:rsidP="005666F0">
                            <w:pPr>
                              <w:pStyle w:val="ListParagraph"/>
                              <w:numPr>
                                <w:ilvl w:val="0"/>
                                <w:numId w:val="326"/>
                              </w:numPr>
                              <w:spacing w:after="0" w:line="276" w:lineRule="auto"/>
                              <w:ind w:left="284" w:hanging="284"/>
                              <w:contextualSpacing w:val="0"/>
                              <w:rPr>
                                <w:color w:val="EE0000"/>
                                <w:spacing w:val="-2"/>
                                <w:sz w:val="14"/>
                                <w:szCs w:val="14"/>
                                <w:lang w:eastAsia="en-GB"/>
                              </w:rPr>
                            </w:pPr>
                            <w:r>
                              <w:rPr>
                                <w:color w:val="EE0000"/>
                                <w:spacing w:val="-2"/>
                                <w:sz w:val="14"/>
                                <w:szCs w:val="14"/>
                                <w:lang w:eastAsia="en-GB"/>
                              </w:rPr>
                              <w:t>Commercial Manager</w:t>
                            </w:r>
                            <w:r w:rsidRPr="00F44C00">
                              <w:rPr>
                                <w:color w:val="EE0000"/>
                                <w:spacing w:val="-2"/>
                                <w:sz w:val="14"/>
                                <w:szCs w:val="14"/>
                                <w:lang w:eastAsia="en-GB"/>
                              </w:rPr>
                              <w:t xml:space="preserve"> is to be the key contact for the company in its dealings with the broker and the insurance company when a claim arises</w:t>
                            </w:r>
                          </w:p>
                          <w:p w14:paraId="079B113A" w14:textId="77777777" w:rsidR="005666F0" w:rsidRPr="00F44C00" w:rsidRDefault="005666F0" w:rsidP="005666F0">
                            <w:pPr>
                              <w:pStyle w:val="ListParagraph"/>
                              <w:numPr>
                                <w:ilvl w:val="0"/>
                                <w:numId w:val="326"/>
                              </w:numPr>
                              <w:spacing w:after="0" w:line="276" w:lineRule="auto"/>
                              <w:ind w:left="284" w:hanging="284"/>
                              <w:contextualSpacing w:val="0"/>
                              <w:rPr>
                                <w:color w:val="77206D" w:themeColor="accent5" w:themeShade="BF"/>
                                <w:spacing w:val="-2"/>
                                <w:sz w:val="14"/>
                                <w:szCs w:val="14"/>
                                <w:lang w:eastAsia="en-GB"/>
                              </w:rPr>
                            </w:pPr>
                            <w:r w:rsidRPr="00F44C00">
                              <w:rPr>
                                <w:color w:val="77206D" w:themeColor="accent5" w:themeShade="BF"/>
                                <w:spacing w:val="-2"/>
                                <w:sz w:val="14"/>
                                <w:szCs w:val="14"/>
                                <w:lang w:eastAsia="en-GB"/>
                              </w:rPr>
                              <w:t>P</w:t>
                            </w:r>
                            <w:r>
                              <w:rPr>
                                <w:color w:val="77206D" w:themeColor="accent5" w:themeShade="BF"/>
                                <w:spacing w:val="-2"/>
                                <w:sz w:val="14"/>
                                <w:szCs w:val="14"/>
                                <w:lang w:eastAsia="en-GB"/>
                              </w:rPr>
                              <w:t>roject Manager</w:t>
                            </w:r>
                            <w:r w:rsidRPr="00F44C00">
                              <w:rPr>
                                <w:color w:val="77206D" w:themeColor="accent5" w:themeShade="BF"/>
                                <w:spacing w:val="-2"/>
                                <w:sz w:val="14"/>
                                <w:szCs w:val="14"/>
                                <w:lang w:eastAsia="en-GB"/>
                              </w:rPr>
                              <w:t xml:space="preserve"> is to provide technical or other project documentation in support of any claim the company might have to pursue or defend.</w:t>
                            </w:r>
                          </w:p>
                          <w:p w14:paraId="62F08076" w14:textId="77777777" w:rsidR="005666F0" w:rsidRPr="00F44C00" w:rsidRDefault="005666F0" w:rsidP="005666F0">
                            <w:pPr>
                              <w:pStyle w:val="ListParagraph"/>
                              <w:numPr>
                                <w:ilvl w:val="0"/>
                                <w:numId w:val="326"/>
                              </w:numPr>
                              <w:spacing w:after="0" w:line="276" w:lineRule="auto"/>
                              <w:ind w:left="284" w:hanging="284"/>
                              <w:contextualSpacing w:val="0"/>
                              <w:rPr>
                                <w:color w:val="77206D" w:themeColor="accent5" w:themeShade="BF"/>
                                <w:spacing w:val="-2"/>
                                <w:sz w:val="14"/>
                                <w:szCs w:val="14"/>
                                <w:lang w:eastAsia="en-GB"/>
                              </w:rPr>
                            </w:pPr>
                            <w:r>
                              <w:rPr>
                                <w:color w:val="77206D" w:themeColor="accent5" w:themeShade="BF"/>
                                <w:spacing w:val="-2"/>
                                <w:sz w:val="14"/>
                                <w:szCs w:val="14"/>
                                <w:lang w:eastAsia="en-GB"/>
                              </w:rPr>
                              <w:t>A</w:t>
                            </w:r>
                            <w:r w:rsidRPr="00F44C00">
                              <w:rPr>
                                <w:color w:val="77206D" w:themeColor="accent5" w:themeShade="BF"/>
                                <w:spacing w:val="-2"/>
                                <w:sz w:val="14"/>
                                <w:szCs w:val="14"/>
                                <w:lang w:eastAsia="en-GB"/>
                              </w:rPr>
                              <w:t xml:space="preserve">ll relevant documents and records associated are stored on SharePoint in the appropriate location for ease of access and location. </w:t>
                            </w:r>
                          </w:p>
                          <w:p w14:paraId="3F7D1705" w14:textId="77777777" w:rsidR="005666F0" w:rsidRPr="00F44C00" w:rsidRDefault="005666F0" w:rsidP="005666F0">
                            <w:pPr>
                              <w:pStyle w:val="ListParagraph"/>
                              <w:spacing w:after="0" w:line="256" w:lineRule="auto"/>
                              <w:ind w:left="360"/>
                              <w:rPr>
                                <w:color w:val="EE0000"/>
                                <w:spacing w:val="-2"/>
                                <w:sz w:val="14"/>
                                <w:szCs w:val="14"/>
                                <w:lang w:eastAsia="en-GB"/>
                              </w:rPr>
                            </w:pPr>
                          </w:p>
                          <w:p w14:paraId="3CE8E0BA" w14:textId="77777777" w:rsidR="005666F0" w:rsidRPr="000412DE" w:rsidRDefault="005666F0" w:rsidP="005666F0">
                            <w:pPr>
                              <w:rPr>
                                <w:b/>
                                <w:color w:val="000000"/>
                                <w:sz w:val="14"/>
                                <w:u w:val="single"/>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23DDA1A" id="_x0000_s1060" type="#_x0000_t109" style="position:absolute;margin-left:710.8pt;margin-top:2.7pt;width:182.95pt;height:144.35pt;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" filled="f" strokeweight="1.5pt">
                <v:textbox>
                  <w:txbxContent>
                    <w:p w14:paraId="60ABA8F2" w14:textId="77777777" w:rsidR="005666F0" w:rsidRPr="00D90C6F" w:rsidRDefault="005666F0" w:rsidP="00962A8A">
                      <w:pPr>
                        <w:spacing w:after="0"/>
                        <w:ind w:left="284" w:hanging="284"/>
                        <w:rPr>
                          <w:b/>
                          <w:bCs/>
                          <w:sz w:val="14"/>
                        </w:rPr>
                      </w:pPr>
                      <w:r>
                        <w:rPr>
                          <w:b/>
                          <w:color w:val="000000"/>
                          <w:sz w:val="14"/>
                        </w:rPr>
                        <w:t xml:space="preserve">8.      </w:t>
                      </w:r>
                      <w:r w:rsidRPr="00D90C6F">
                        <w:rPr>
                          <w:b/>
                          <w:sz w:val="14"/>
                        </w:rPr>
                        <w:t>Insurance Claims</w:t>
                      </w:r>
                    </w:p>
                    <w:p w14:paraId="347D435A" w14:textId="77777777" w:rsidR="005666F0" w:rsidRPr="00F44C00" w:rsidRDefault="005666F0" w:rsidP="005666F0">
                      <w:pPr>
                        <w:pStyle w:val="ListParagraph"/>
                        <w:numPr>
                          <w:ilvl w:val="0"/>
                          <w:numId w:val="326"/>
                        </w:numPr>
                        <w:spacing w:after="0" w:line="276" w:lineRule="auto"/>
                        <w:ind w:left="284" w:hanging="284"/>
                        <w:contextualSpacing w:val="0"/>
                        <w:rPr>
                          <w:color w:val="EE0000"/>
                          <w:spacing w:val="-2"/>
                          <w:sz w:val="14"/>
                          <w:szCs w:val="14"/>
                          <w:lang w:eastAsia="en-GB"/>
                        </w:rPr>
                      </w:pPr>
                      <w:r w:rsidRPr="00F44C00">
                        <w:rPr>
                          <w:color w:val="EE0000"/>
                          <w:spacing w:val="-2"/>
                          <w:sz w:val="14"/>
                          <w:szCs w:val="14"/>
                          <w:lang w:eastAsia="en-GB"/>
                        </w:rPr>
                        <w:t xml:space="preserve">When an event occurs that is likely to be an Insurance claim, the </w:t>
                      </w:r>
                      <w:r>
                        <w:rPr>
                          <w:color w:val="EE0000"/>
                          <w:spacing w:val="-2"/>
                          <w:sz w:val="14"/>
                          <w:szCs w:val="14"/>
                          <w:lang w:eastAsia="en-GB"/>
                        </w:rPr>
                        <w:t>Commercial Manager</w:t>
                      </w:r>
                      <w:r w:rsidRPr="00F44C00">
                        <w:rPr>
                          <w:color w:val="EE0000"/>
                          <w:spacing w:val="-2"/>
                          <w:sz w:val="14"/>
                          <w:szCs w:val="14"/>
                          <w:lang w:eastAsia="en-GB"/>
                        </w:rPr>
                        <w:t xml:space="preserve"> is to inform the Insurance Broker. </w:t>
                      </w:r>
                    </w:p>
                    <w:p w14:paraId="448D9BB4" w14:textId="77777777" w:rsidR="005666F0" w:rsidRPr="00F44C00" w:rsidRDefault="005666F0" w:rsidP="005666F0">
                      <w:pPr>
                        <w:pStyle w:val="ListParagraph"/>
                        <w:numPr>
                          <w:ilvl w:val="0"/>
                          <w:numId w:val="326"/>
                        </w:numPr>
                        <w:spacing w:after="0" w:line="276" w:lineRule="auto"/>
                        <w:ind w:left="284" w:hanging="284"/>
                        <w:contextualSpacing w:val="0"/>
                        <w:rPr>
                          <w:color w:val="EE0000"/>
                          <w:spacing w:val="-2"/>
                          <w:sz w:val="14"/>
                          <w:szCs w:val="14"/>
                          <w:lang w:eastAsia="en-GB"/>
                        </w:rPr>
                      </w:pPr>
                      <w:r>
                        <w:rPr>
                          <w:color w:val="EE0000"/>
                          <w:spacing w:val="-2"/>
                          <w:sz w:val="14"/>
                          <w:szCs w:val="14"/>
                          <w:lang w:eastAsia="en-GB"/>
                        </w:rPr>
                        <w:t>Commercial Manager</w:t>
                      </w:r>
                      <w:r w:rsidRPr="00F44C00">
                        <w:rPr>
                          <w:color w:val="EE0000"/>
                          <w:spacing w:val="-2"/>
                          <w:sz w:val="14"/>
                          <w:szCs w:val="14"/>
                          <w:lang w:eastAsia="en-GB"/>
                        </w:rPr>
                        <w:t xml:space="preserve"> is to be the key contact for the company in its dealings with the broker and the insurance company when a claim arises</w:t>
                      </w:r>
                    </w:p>
                    <w:p w14:paraId="079B113A" w14:textId="77777777" w:rsidR="005666F0" w:rsidRPr="00F44C00" w:rsidRDefault="005666F0" w:rsidP="005666F0">
                      <w:pPr>
                        <w:pStyle w:val="ListParagraph"/>
                        <w:numPr>
                          <w:ilvl w:val="0"/>
                          <w:numId w:val="326"/>
                        </w:numPr>
                        <w:spacing w:after="0" w:line="276" w:lineRule="auto"/>
                        <w:ind w:left="284" w:hanging="284"/>
                        <w:contextualSpacing w:val="0"/>
                        <w:rPr>
                          <w:color w:val="77206D" w:themeColor="accent5" w:themeShade="BF"/>
                          <w:spacing w:val="-2"/>
                          <w:sz w:val="14"/>
                          <w:szCs w:val="14"/>
                          <w:lang w:eastAsia="en-GB"/>
                        </w:rPr>
                      </w:pPr>
                      <w:r w:rsidRPr="00F44C00">
                        <w:rPr>
                          <w:color w:val="77206D" w:themeColor="accent5" w:themeShade="BF"/>
                          <w:spacing w:val="-2"/>
                          <w:sz w:val="14"/>
                          <w:szCs w:val="14"/>
                          <w:lang w:eastAsia="en-GB"/>
                        </w:rPr>
                        <w:t>P</w:t>
                      </w:r>
                      <w:r>
                        <w:rPr>
                          <w:color w:val="77206D" w:themeColor="accent5" w:themeShade="BF"/>
                          <w:spacing w:val="-2"/>
                          <w:sz w:val="14"/>
                          <w:szCs w:val="14"/>
                          <w:lang w:eastAsia="en-GB"/>
                        </w:rPr>
                        <w:t>roject Manager</w:t>
                      </w:r>
                      <w:r w:rsidRPr="00F44C00">
                        <w:rPr>
                          <w:color w:val="77206D" w:themeColor="accent5" w:themeShade="BF"/>
                          <w:spacing w:val="-2"/>
                          <w:sz w:val="14"/>
                          <w:szCs w:val="14"/>
                          <w:lang w:eastAsia="en-GB"/>
                        </w:rPr>
                        <w:t xml:space="preserve"> is to provide technical or other project documentation in support of any claim the company might have to pursue or defend.</w:t>
                      </w:r>
                    </w:p>
                    <w:p w14:paraId="62F08076" w14:textId="77777777" w:rsidR="005666F0" w:rsidRPr="00F44C00" w:rsidRDefault="005666F0" w:rsidP="005666F0">
                      <w:pPr>
                        <w:pStyle w:val="ListParagraph"/>
                        <w:numPr>
                          <w:ilvl w:val="0"/>
                          <w:numId w:val="326"/>
                        </w:numPr>
                        <w:spacing w:after="0" w:line="276" w:lineRule="auto"/>
                        <w:ind w:left="284" w:hanging="284"/>
                        <w:contextualSpacing w:val="0"/>
                        <w:rPr>
                          <w:color w:val="77206D" w:themeColor="accent5" w:themeShade="BF"/>
                          <w:spacing w:val="-2"/>
                          <w:sz w:val="14"/>
                          <w:szCs w:val="14"/>
                          <w:lang w:eastAsia="en-GB"/>
                        </w:rPr>
                      </w:pPr>
                      <w:r>
                        <w:rPr>
                          <w:color w:val="77206D" w:themeColor="accent5" w:themeShade="BF"/>
                          <w:spacing w:val="-2"/>
                          <w:sz w:val="14"/>
                          <w:szCs w:val="14"/>
                          <w:lang w:eastAsia="en-GB"/>
                        </w:rPr>
                        <w:t>A</w:t>
                      </w:r>
                      <w:r w:rsidRPr="00F44C00">
                        <w:rPr>
                          <w:color w:val="77206D" w:themeColor="accent5" w:themeShade="BF"/>
                          <w:spacing w:val="-2"/>
                          <w:sz w:val="14"/>
                          <w:szCs w:val="14"/>
                          <w:lang w:eastAsia="en-GB"/>
                        </w:rPr>
                        <w:t xml:space="preserve">ll relevant documents and records associated are stored on SharePoint in the appropriate location for ease of access and location. </w:t>
                      </w:r>
                    </w:p>
                    <w:p w14:paraId="3F7D1705" w14:textId="77777777" w:rsidR="005666F0" w:rsidRPr="00F44C00" w:rsidRDefault="005666F0" w:rsidP="005666F0">
                      <w:pPr>
                        <w:pStyle w:val="ListParagraph"/>
                        <w:spacing w:after="0" w:line="256" w:lineRule="auto"/>
                        <w:ind w:left="360"/>
                        <w:rPr>
                          <w:color w:val="EE0000"/>
                          <w:spacing w:val="-2"/>
                          <w:sz w:val="14"/>
                          <w:szCs w:val="14"/>
                          <w:lang w:eastAsia="en-GB"/>
                        </w:rPr>
                      </w:pPr>
                    </w:p>
                    <w:p w14:paraId="3CE8E0BA" w14:textId="77777777" w:rsidR="005666F0" w:rsidRPr="000412DE" w:rsidRDefault="005666F0" w:rsidP="005666F0">
                      <w:pPr>
                        <w:rPr>
                          <w:b/>
                          <w:color w:val="000000"/>
                          <w:sz w:val="14"/>
                          <w:u w:val="single"/>
                        </w:rPr>
                      </w:pPr>
                    </w:p>
                  </w:txbxContent>
                </v:textbox>
                <w10:wrap anchorx="margin"/>
              </v:shape>
            </w:pict>
          </mc:Fallback>
        </mc:AlternateContent>
      </w:r>
    </w:p>
    <w:p w14:paraId="684B3381" w14:textId="19ACECDA" w:rsidR="005666F0" w:rsidRPr="00CC26EB" w:rsidRDefault="005666F0" w:rsidP="005666F0"/>
    <w:p w14:paraId="2803BB06" w14:textId="3DF32684" w:rsidR="005666F0" w:rsidRPr="00CC26EB" w:rsidRDefault="005666F0" w:rsidP="005666F0"/>
    <w:p w14:paraId="2F00FAF3" w14:textId="353729DD" w:rsidR="005666F0" w:rsidRPr="00CC26EB" w:rsidRDefault="00CC26EB" w:rsidP="00CC26EB">
      <w:r>
        <w:rPr>
          <w:rFonts w:cs="Times New Roman"/>
          <w:noProof/>
        </w:rPr>
        <mc:AlternateContent>
          <mc:Choice Requires="wps">
            <w:drawing>
              <wp:anchor distT="0" distB="0" distL="114300" distR="114300" simplePos="0" relativeHeight="251745280" behindDoc="0" locked="0" layoutInCell="1" allowOverlap="1" wp14:anchorId="28192832" wp14:editId="33C652F0">
                <wp:simplePos x="0" y="0"/>
                <wp:positionH relativeFrom="margin">
                  <wp:posOffset>6035776</wp:posOffset>
                </wp:positionH>
                <wp:positionV relativeFrom="paragraph">
                  <wp:posOffset>115570</wp:posOffset>
                </wp:positionV>
                <wp:extent cx="2991485" cy="28575"/>
                <wp:effectExtent l="38100" t="76200" r="0" b="104775"/>
                <wp:wrapNone/>
                <wp:docPr id="1019575411" name="Straight Arrow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991485" cy="28575"/>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A757F5" id="Straight Arrow Connector 35" o:spid="_x0000_s1026" type="#_x0000_t32" style="position:absolute;margin-left:475.25pt;margin-top:9.1pt;width:235.55pt;height:2.25pt;flip:x;z-index:251745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" strokecolor="#4472c4" strokeweight="3pt">
                <v:stroke endarrow="block" joinstyle="miter"/>
                <w10:wrap anchorx="margin"/>
              </v:shape>
            </w:pict>
          </mc:Fallback>
        </mc:AlternateContent>
      </w:r>
      <w:r w:rsidR="005666F0">
        <w:rPr>
          <w:rFonts w:cs="Times New Roman"/>
          <w:noProof/>
          <w:sz w:val="40"/>
          <w:szCs w:val="40"/>
        </w:rPr>
        <mc:AlternateContent>
          <mc:Choice Requires="wps">
            <w:drawing>
              <wp:anchor distT="0" distB="0" distL="114300" distR="114300" simplePos="0" relativeHeight="251748352" behindDoc="0" locked="0" layoutInCell="1" allowOverlap="1" wp14:anchorId="203CDD98" wp14:editId="7CA1581C">
                <wp:simplePos x="0" y="0"/>
                <wp:positionH relativeFrom="column">
                  <wp:posOffset>12213590</wp:posOffset>
                </wp:positionH>
                <wp:positionV relativeFrom="paragraph">
                  <wp:posOffset>7353935</wp:posOffset>
                </wp:positionV>
                <wp:extent cx="1297305" cy="816610"/>
                <wp:effectExtent l="33020" t="26670" r="22225" b="90170"/>
                <wp:wrapNone/>
                <wp:docPr id="1334054995" name="Connector: Elbow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V="1">
                          <a:off x="0" y="0"/>
                          <a:ext cx="1297305" cy="816610"/>
                        </a:xfrm>
                        <a:prstGeom prst="bentConnector3">
                          <a:avLst>
                            <a:gd name="adj1" fmla="val 46"/>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9065FE" id="Connector: Elbow 166" o:spid="_x0000_s1026" type="#_x0000_t34" style="position:absolute;margin-left:961.7pt;margin-top:579.05pt;width:102.15pt;height:64.3pt;rotation:180;flip:y;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" adj="10" strokecolor="#4472c4" strokeweight="3pt">
                <v:stroke endarrow="block"/>
              </v:shape>
            </w:pict>
          </mc:Fallback>
        </mc:AlternateContent>
      </w:r>
      <w:r w:rsidR="005666F0">
        <w:rPr>
          <w:noProof/>
        </w:rPr>
        <mc:AlternateContent>
          <mc:Choice Requires="wps">
            <w:drawing>
              <wp:anchor distT="0" distB="0" distL="114300" distR="114300" simplePos="0" relativeHeight="251750400" behindDoc="0" locked="0" layoutInCell="1" allowOverlap="1" wp14:anchorId="63929AF1" wp14:editId="0A4F002C">
                <wp:simplePos x="0" y="0"/>
                <wp:positionH relativeFrom="column">
                  <wp:posOffset>12213590</wp:posOffset>
                </wp:positionH>
                <wp:positionV relativeFrom="paragraph">
                  <wp:posOffset>7353935</wp:posOffset>
                </wp:positionV>
                <wp:extent cx="1297305" cy="816610"/>
                <wp:effectExtent l="33020" t="26670" r="22225" b="90170"/>
                <wp:wrapNone/>
                <wp:docPr id="803284105" name="Connector: Elbow 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V="1">
                          <a:off x="0" y="0"/>
                          <a:ext cx="1297305" cy="816610"/>
                        </a:xfrm>
                        <a:prstGeom prst="bentConnector3">
                          <a:avLst>
                            <a:gd name="adj1" fmla="val 46"/>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DFD597" id="Connector: Elbow 168" o:spid="_x0000_s1026" type="#_x0000_t34" style="position:absolute;margin-left:961.7pt;margin-top:579.05pt;width:102.15pt;height:64.3pt;rotation:180;flip:y;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" adj="10" strokecolor="#4472c4" strokeweight="3pt">
                <v:stroke endarrow="block"/>
              </v:shape>
            </w:pict>
          </mc:Fallback>
        </mc:AlternateContent>
      </w:r>
      <w:r w:rsidR="005666F0">
        <w:rPr>
          <w:noProof/>
        </w:rPr>
        <mc:AlternateContent>
          <mc:Choice Requires="wps">
            <w:drawing>
              <wp:anchor distT="0" distB="0" distL="114300" distR="114300" simplePos="0" relativeHeight="251747328" behindDoc="0" locked="0" layoutInCell="1" allowOverlap="1" wp14:anchorId="13C64BB0" wp14:editId="39525F27">
                <wp:simplePos x="0" y="0"/>
                <wp:positionH relativeFrom="column">
                  <wp:posOffset>12213590</wp:posOffset>
                </wp:positionH>
                <wp:positionV relativeFrom="paragraph">
                  <wp:posOffset>7353935</wp:posOffset>
                </wp:positionV>
                <wp:extent cx="1297305" cy="816610"/>
                <wp:effectExtent l="33020" t="26670" r="22225" b="90170"/>
                <wp:wrapNone/>
                <wp:docPr id="314593946" name="Connector: Elbow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V="1">
                          <a:off x="0" y="0"/>
                          <a:ext cx="1297305" cy="816610"/>
                        </a:xfrm>
                        <a:prstGeom prst="bentConnector3">
                          <a:avLst>
                            <a:gd name="adj1" fmla="val 46"/>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2E94C1" id="Connector: Elbow 165" o:spid="_x0000_s1026" type="#_x0000_t34" style="position:absolute;margin-left:961.7pt;margin-top:579.05pt;width:102.15pt;height:64.3pt;rotation:180;flip:y;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" adj="10" strokecolor="#4472c4" strokeweight="3pt">
                <v:stroke endarrow="block"/>
              </v:shape>
            </w:pict>
          </mc:Fallback>
        </mc:AlternateContent>
      </w:r>
    </w:p>
    <w:p w14:paraId="53A81717" w14:textId="204DC440" w:rsidR="005666F0" w:rsidRPr="00CC26EB" w:rsidRDefault="00CE26D7" w:rsidP="005666F0">
      <w:r>
        <w:rPr>
          <w:rFonts w:cs="Times New Roman"/>
          <w:noProof/>
        </w:rPr>
        <mc:AlternateContent>
          <mc:Choice Requires="wps">
            <w:drawing>
              <wp:anchor distT="0" distB="0" distL="114300" distR="114300" simplePos="0" relativeHeight="251743232" behindDoc="0" locked="0" layoutInCell="1" allowOverlap="1" wp14:anchorId="650C873B" wp14:editId="665A26E6">
                <wp:simplePos x="0" y="0"/>
                <wp:positionH relativeFrom="column">
                  <wp:posOffset>3316605</wp:posOffset>
                </wp:positionH>
                <wp:positionV relativeFrom="paragraph">
                  <wp:posOffset>160774</wp:posOffset>
                </wp:positionV>
                <wp:extent cx="2694940" cy="709295"/>
                <wp:effectExtent l="0" t="0" r="10160" b="14605"/>
                <wp:wrapNone/>
                <wp:docPr id="1975031075" name="AutoShape 6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94940" cy="709295"/>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18AA5DD" w14:textId="77777777" w:rsidR="005666F0" w:rsidRPr="00395CB7" w:rsidRDefault="005666F0" w:rsidP="00CC26EB">
                            <w:pPr>
                              <w:spacing w:after="0"/>
                              <w:rPr>
                                <w:sz w:val="14"/>
                              </w:rPr>
                            </w:pPr>
                            <w:r w:rsidRPr="00395CB7">
                              <w:rPr>
                                <w:sz w:val="14"/>
                              </w:rPr>
                              <w:t xml:space="preserve">  02-04-22 – Project Final Account Statement</w:t>
                            </w:r>
                          </w:p>
                          <w:p w14:paraId="1F09ECF3" w14:textId="77777777" w:rsidR="005666F0" w:rsidRPr="00395CB7" w:rsidRDefault="005666F0" w:rsidP="00CC26EB">
                            <w:pPr>
                              <w:spacing w:after="0"/>
                              <w:rPr>
                                <w:sz w:val="14"/>
                              </w:rPr>
                            </w:pPr>
                            <w:r w:rsidRPr="00395CB7">
                              <w:rPr>
                                <w:sz w:val="14"/>
                              </w:rPr>
                              <w:t xml:space="preserve">  02-04-16 – Sub-Contractor Final Account Statement</w:t>
                            </w:r>
                          </w:p>
                          <w:p w14:paraId="5AD3DBB3" w14:textId="77777777" w:rsidR="005666F0" w:rsidRPr="00395CB7" w:rsidRDefault="005666F0" w:rsidP="00CC26EB">
                            <w:pPr>
                              <w:spacing w:after="0"/>
                              <w:rPr>
                                <w:sz w:val="14"/>
                              </w:rPr>
                            </w:pPr>
                            <w:r w:rsidRPr="00395CB7">
                              <w:rPr>
                                <w:sz w:val="14"/>
                              </w:rPr>
                              <w:t xml:space="preserve">  02-04-54 - Completion Notice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50C873B" id="_x0000_s1061" type="#_x0000_t114" style="position:absolute;margin-left:261.15pt;margin-top:12.65pt;width:212.2pt;height:55.8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" filled="f" strokeweight="1.5pt">
                <v:textbox>
                  <w:txbxContent>
                    <w:p w14:paraId="618AA5DD" w14:textId="77777777" w:rsidR="005666F0" w:rsidRPr="00395CB7" w:rsidRDefault="005666F0" w:rsidP="00CC26EB">
                      <w:pPr>
                        <w:spacing w:after="0"/>
                        <w:rPr>
                          <w:sz w:val="14"/>
                        </w:rPr>
                      </w:pPr>
                      <w:r w:rsidRPr="00395CB7">
                        <w:rPr>
                          <w:sz w:val="14"/>
                        </w:rPr>
                        <w:t xml:space="preserve">  02-04-22 – Project Final Account Statement</w:t>
                      </w:r>
                    </w:p>
                    <w:p w14:paraId="1F09ECF3" w14:textId="77777777" w:rsidR="005666F0" w:rsidRPr="00395CB7" w:rsidRDefault="005666F0" w:rsidP="00CC26EB">
                      <w:pPr>
                        <w:spacing w:after="0"/>
                        <w:rPr>
                          <w:sz w:val="14"/>
                        </w:rPr>
                      </w:pPr>
                      <w:r w:rsidRPr="00395CB7">
                        <w:rPr>
                          <w:sz w:val="14"/>
                        </w:rPr>
                        <w:t xml:space="preserve">  02-04-16 – Sub-Contractor Final Account Statement</w:t>
                      </w:r>
                    </w:p>
                    <w:p w14:paraId="5AD3DBB3" w14:textId="77777777" w:rsidR="005666F0" w:rsidRPr="00395CB7" w:rsidRDefault="005666F0" w:rsidP="00CC26EB">
                      <w:pPr>
                        <w:spacing w:after="0"/>
                        <w:rPr>
                          <w:sz w:val="14"/>
                        </w:rPr>
                      </w:pPr>
                      <w:r w:rsidRPr="00395CB7">
                        <w:rPr>
                          <w:sz w:val="14"/>
                        </w:rPr>
                        <w:t xml:space="preserve">  02-04-54 - Completion Notice</w:t>
                      </w:r>
                    </w:p>
                  </w:txbxContent>
                </v:textbox>
              </v:shape>
            </w:pict>
          </mc:Fallback>
        </mc:AlternateContent>
      </w:r>
    </w:p>
    <w:p w14:paraId="033EDBE0" w14:textId="3BF80CDA" w:rsidR="00A75221" w:rsidRPr="00A75221" w:rsidRDefault="00603F21" w:rsidP="00207361">
      <w:pPr>
        <w:pStyle w:val="Heading2"/>
        <w:ind w:left="-709"/>
        <w:rPr>
          <w:rFonts w:asciiTheme="minorHAnsi" w:eastAsiaTheme="minorHAnsi" w:hAnsiTheme="minorHAnsi" w:cs="Times New Roman"/>
          <w:noProof/>
          <w:color w:val="auto"/>
          <w:sz w:val="40"/>
          <w:szCs w:val="40"/>
        </w:rPr>
      </w:pPr>
      <w:bookmarkStart w:id="149" w:name="_Toc171666719"/>
      <w:bookmarkStart w:id="150" w:name="_Toc232964154"/>
      <w:r w:rsidRPr="00A75221">
        <w:rPr>
          <w:rFonts w:asciiTheme="minorHAnsi" w:eastAsiaTheme="minorHAnsi" w:hAnsiTheme="minorHAnsi" w:cs="Times New Roman"/>
          <w:noProof/>
          <w:color w:val="auto"/>
          <w:sz w:val="40"/>
          <w:szCs w:val="40"/>
        </w:rPr>
        <w:lastRenderedPageBreak/>
        <mc:AlternateContent>
          <mc:Choice Requires="wps">
            <w:drawing>
              <wp:anchor distT="0" distB="0" distL="114300" distR="114300" simplePos="0" relativeHeight="251763712" behindDoc="0" locked="0" layoutInCell="1" allowOverlap="1" wp14:anchorId="1CB95B63" wp14:editId="6B194A7C">
                <wp:simplePos x="0" y="0"/>
                <wp:positionH relativeFrom="column">
                  <wp:posOffset>11664714</wp:posOffset>
                </wp:positionH>
                <wp:positionV relativeFrom="paragraph">
                  <wp:posOffset>179646</wp:posOffset>
                </wp:positionV>
                <wp:extent cx="2447925" cy="2905228"/>
                <wp:effectExtent l="0" t="0" r="28575" b="28575"/>
                <wp:wrapNone/>
                <wp:docPr id="321557989" name="AutoShape 7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47925" cy="2905228"/>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0F446B0" w14:textId="2FB51471" w:rsidR="00A75221" w:rsidRPr="00603F21" w:rsidRDefault="00A75221" w:rsidP="00603F21">
                            <w:pPr>
                              <w:rPr>
                                <w:b/>
                                <w:color w:val="000000"/>
                                <w:sz w:val="14"/>
                              </w:rPr>
                            </w:pPr>
                            <w:r>
                              <w:rPr>
                                <w:b/>
                                <w:color w:val="000000"/>
                                <w:sz w:val="14"/>
                              </w:rPr>
                              <w:t>5</w:t>
                            </w:r>
                            <w:r w:rsidRPr="000412DE">
                              <w:rPr>
                                <w:b/>
                                <w:color w:val="000000"/>
                                <w:sz w:val="14"/>
                              </w:rPr>
                              <w:t xml:space="preserve">. </w:t>
                            </w:r>
                            <w:r>
                              <w:rPr>
                                <w:b/>
                                <w:color w:val="000000"/>
                                <w:sz w:val="14"/>
                              </w:rPr>
                              <w:t xml:space="preserve">       Generate the Variation</w:t>
                            </w:r>
                          </w:p>
                          <w:p w14:paraId="480C607F" w14:textId="5F0C92BA" w:rsidR="00A75221" w:rsidRPr="00603F21" w:rsidRDefault="00A75221" w:rsidP="00603F21">
                            <w:pPr>
                              <w:rPr>
                                <w:b/>
                                <w:color w:val="000000"/>
                                <w:sz w:val="14"/>
                              </w:rPr>
                            </w:pPr>
                            <w:r w:rsidRPr="00EC1AF6">
                              <w:rPr>
                                <w:b/>
                                <w:color w:val="000000"/>
                                <w:sz w:val="14"/>
                              </w:rPr>
                              <w:t>The greater the detail and breakdown we can provide in the variation, the greater success we will have in recovering the full value of the variation.</w:t>
                            </w:r>
                          </w:p>
                          <w:p w14:paraId="0684FCD5" w14:textId="317B49C1" w:rsidR="00A75221" w:rsidRPr="00EC1AF6" w:rsidRDefault="00A75221" w:rsidP="003E551F">
                            <w:pPr>
                              <w:rPr>
                                <w:b/>
                                <w:color w:val="000000"/>
                                <w:sz w:val="14"/>
                              </w:rPr>
                            </w:pPr>
                            <w:r w:rsidRPr="00EC1AF6">
                              <w:rPr>
                                <w:b/>
                                <w:color w:val="000000"/>
                                <w:sz w:val="14"/>
                              </w:rPr>
                              <w:t xml:space="preserve">The process we should follow when collating the information for the variation is: </w:t>
                            </w:r>
                          </w:p>
                          <w:p w14:paraId="36E422D7" w14:textId="77777777" w:rsidR="00A75221" w:rsidRPr="00EC1AF6" w:rsidRDefault="00A75221" w:rsidP="00A75221">
                            <w:pPr>
                              <w:numPr>
                                <w:ilvl w:val="0"/>
                                <w:numId w:val="333"/>
                              </w:numPr>
                              <w:spacing w:after="0" w:line="276" w:lineRule="auto"/>
                              <w:ind w:left="426"/>
                              <w:rPr>
                                <w:bCs/>
                                <w:color w:val="000000"/>
                                <w:sz w:val="14"/>
                              </w:rPr>
                            </w:pPr>
                            <w:r w:rsidRPr="00EC1AF6">
                              <w:rPr>
                                <w:bCs/>
                                <w:color w:val="000000"/>
                                <w:sz w:val="14"/>
                              </w:rPr>
                              <w:t>Agree the internal design input costs with the Design Manager (if required)</w:t>
                            </w:r>
                          </w:p>
                          <w:p w14:paraId="69195311" w14:textId="77777777" w:rsidR="00A75221" w:rsidRPr="00EC1AF6" w:rsidRDefault="00A75221" w:rsidP="00A75221">
                            <w:pPr>
                              <w:numPr>
                                <w:ilvl w:val="0"/>
                                <w:numId w:val="333"/>
                              </w:numPr>
                              <w:spacing w:after="0" w:line="276" w:lineRule="auto"/>
                              <w:ind w:left="426"/>
                              <w:rPr>
                                <w:bCs/>
                                <w:color w:val="000000"/>
                                <w:sz w:val="14"/>
                              </w:rPr>
                            </w:pPr>
                            <w:r w:rsidRPr="00EC1AF6">
                              <w:rPr>
                                <w:bCs/>
                                <w:color w:val="000000"/>
                                <w:sz w:val="14"/>
                              </w:rPr>
                              <w:t>Send our enquiries to our suppliers and sub-contractors</w:t>
                            </w:r>
                          </w:p>
                          <w:p w14:paraId="0B949F87" w14:textId="77777777" w:rsidR="00A75221" w:rsidRPr="00EC1AF6" w:rsidRDefault="00A75221" w:rsidP="00A75221">
                            <w:pPr>
                              <w:numPr>
                                <w:ilvl w:val="0"/>
                                <w:numId w:val="333"/>
                              </w:numPr>
                              <w:spacing w:after="0" w:line="276" w:lineRule="auto"/>
                              <w:ind w:left="426"/>
                              <w:rPr>
                                <w:bCs/>
                                <w:color w:val="000000"/>
                                <w:sz w:val="14"/>
                              </w:rPr>
                            </w:pPr>
                            <w:r w:rsidRPr="00EC1AF6">
                              <w:rPr>
                                <w:bCs/>
                                <w:color w:val="000000"/>
                                <w:sz w:val="14"/>
                              </w:rPr>
                              <w:t>Log all enquiries and response in the variation file from our suppliers and sub-contractors</w:t>
                            </w:r>
                          </w:p>
                          <w:p w14:paraId="5FB8A42E" w14:textId="77777777" w:rsidR="00A75221" w:rsidRPr="00EC1AF6" w:rsidRDefault="00A75221" w:rsidP="00A75221">
                            <w:pPr>
                              <w:numPr>
                                <w:ilvl w:val="0"/>
                                <w:numId w:val="333"/>
                              </w:numPr>
                              <w:spacing w:after="0" w:line="276" w:lineRule="auto"/>
                              <w:ind w:left="426"/>
                              <w:rPr>
                                <w:bCs/>
                                <w:color w:val="000000"/>
                                <w:sz w:val="14"/>
                              </w:rPr>
                            </w:pPr>
                            <w:r w:rsidRPr="00EC1AF6">
                              <w:rPr>
                                <w:bCs/>
                                <w:color w:val="000000"/>
                                <w:sz w:val="14"/>
                              </w:rPr>
                              <w:t>Complete the vari</w:t>
                            </w:r>
                            <w:r>
                              <w:rPr>
                                <w:bCs/>
                                <w:color w:val="000000"/>
                                <w:sz w:val="14"/>
                              </w:rPr>
                              <w:t>ation template</w:t>
                            </w:r>
                            <w:r w:rsidRPr="00EC1AF6">
                              <w:rPr>
                                <w:bCs/>
                                <w:color w:val="000000"/>
                                <w:sz w:val="14"/>
                              </w:rPr>
                              <w:t xml:space="preserve"> </w:t>
                            </w:r>
                          </w:p>
                          <w:p w14:paraId="497F6402" w14:textId="77777777" w:rsidR="00A75221" w:rsidRPr="00EC1AF6" w:rsidRDefault="00A75221" w:rsidP="00A75221">
                            <w:pPr>
                              <w:numPr>
                                <w:ilvl w:val="0"/>
                                <w:numId w:val="333"/>
                              </w:numPr>
                              <w:spacing w:after="0" w:line="276" w:lineRule="auto"/>
                              <w:ind w:left="426"/>
                              <w:rPr>
                                <w:bCs/>
                                <w:color w:val="000000"/>
                                <w:sz w:val="14"/>
                              </w:rPr>
                            </w:pPr>
                            <w:r w:rsidRPr="00EC1AF6">
                              <w:rPr>
                                <w:bCs/>
                                <w:color w:val="000000"/>
                                <w:sz w:val="14"/>
                              </w:rPr>
                              <w:t>Ensure the correct level of prelims have been accounted for</w:t>
                            </w:r>
                          </w:p>
                          <w:p w14:paraId="372C7EC3" w14:textId="77777777" w:rsidR="00A75221" w:rsidRPr="00EC1AF6" w:rsidRDefault="00A75221" w:rsidP="00A75221">
                            <w:pPr>
                              <w:numPr>
                                <w:ilvl w:val="0"/>
                                <w:numId w:val="333"/>
                              </w:numPr>
                              <w:spacing w:after="0" w:line="276" w:lineRule="auto"/>
                              <w:ind w:left="426"/>
                              <w:rPr>
                                <w:bCs/>
                                <w:color w:val="000000"/>
                                <w:sz w:val="14"/>
                              </w:rPr>
                            </w:pPr>
                            <w:r w:rsidRPr="00EC1AF6">
                              <w:rPr>
                                <w:bCs/>
                                <w:color w:val="000000"/>
                                <w:sz w:val="14"/>
                              </w:rPr>
                              <w:t xml:space="preserve">Ensure the correct level of profit margin has been added to the variation </w:t>
                            </w:r>
                            <w:r>
                              <w:rPr>
                                <w:bCs/>
                                <w:color w:val="000000"/>
                                <w:sz w:val="14"/>
                              </w:rPr>
                              <w:t>template</w:t>
                            </w:r>
                          </w:p>
                          <w:p w14:paraId="4107D71B" w14:textId="77777777" w:rsidR="00A75221" w:rsidRPr="00EC1AF6" w:rsidRDefault="00A75221" w:rsidP="00A75221">
                            <w:pPr>
                              <w:numPr>
                                <w:ilvl w:val="0"/>
                                <w:numId w:val="333"/>
                              </w:numPr>
                              <w:spacing w:after="0" w:line="276" w:lineRule="auto"/>
                              <w:ind w:left="426"/>
                              <w:rPr>
                                <w:bCs/>
                                <w:color w:val="000000"/>
                                <w:sz w:val="14"/>
                              </w:rPr>
                            </w:pPr>
                            <w:r w:rsidRPr="00EC1AF6">
                              <w:rPr>
                                <w:bCs/>
                                <w:color w:val="000000"/>
                                <w:sz w:val="14"/>
                              </w:rPr>
                              <w:t>Ensure an</w:t>
                            </w:r>
                            <w:r>
                              <w:rPr>
                                <w:bCs/>
                                <w:color w:val="000000"/>
                                <w:sz w:val="14"/>
                              </w:rPr>
                              <w:t>y</w:t>
                            </w:r>
                            <w:r w:rsidRPr="00EC1AF6">
                              <w:rPr>
                                <w:bCs/>
                                <w:color w:val="000000"/>
                                <w:sz w:val="14"/>
                              </w:rPr>
                              <w:t xml:space="preserve"> agreed discounts/MCD i</w:t>
                            </w:r>
                            <w:r>
                              <w:rPr>
                                <w:bCs/>
                                <w:color w:val="000000"/>
                                <w:sz w:val="14"/>
                              </w:rPr>
                              <w:t>s</w:t>
                            </w:r>
                            <w:r w:rsidRPr="00EC1AF6">
                              <w:rPr>
                                <w:bCs/>
                                <w:color w:val="000000"/>
                                <w:sz w:val="14"/>
                              </w:rPr>
                              <w:t xml:space="preserve"> included</w:t>
                            </w:r>
                          </w:p>
                          <w:p w14:paraId="64D3FF99" w14:textId="77777777" w:rsidR="00A75221" w:rsidRPr="00EC1AF6" w:rsidRDefault="00A75221" w:rsidP="00A75221">
                            <w:pPr>
                              <w:numPr>
                                <w:ilvl w:val="0"/>
                                <w:numId w:val="333"/>
                              </w:numPr>
                              <w:spacing w:after="0" w:line="276" w:lineRule="auto"/>
                              <w:ind w:left="426"/>
                              <w:rPr>
                                <w:bCs/>
                                <w:color w:val="000000"/>
                                <w:sz w:val="14"/>
                              </w:rPr>
                            </w:pPr>
                            <w:r w:rsidRPr="00EC1AF6">
                              <w:rPr>
                                <w:bCs/>
                                <w:color w:val="000000"/>
                                <w:sz w:val="14"/>
                              </w:rPr>
                              <w:t xml:space="preserve">Update the variation </w:t>
                            </w:r>
                            <w:r>
                              <w:rPr>
                                <w:bCs/>
                                <w:color w:val="000000"/>
                                <w:sz w:val="14"/>
                              </w:rPr>
                              <w:t>register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CB95B63" id="AutoShape 711" o:spid="_x0000_s1062" type="#_x0000_t109" style="position:absolute;left:0;text-align:left;margin-left:918.5pt;margin-top:14.15pt;width:192.75pt;height:228.7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" filled="f" strokeweight="1.5pt">
                <v:textbox>
                  <w:txbxContent>
                    <w:p w14:paraId="30F446B0" w14:textId="2FB51471" w:rsidR="00A75221" w:rsidRPr="00603F21" w:rsidRDefault="00A75221" w:rsidP="00603F21">
                      <w:pPr>
                        <w:rPr>
                          <w:b/>
                          <w:color w:val="000000"/>
                          <w:sz w:val="14"/>
                        </w:rPr>
                      </w:pPr>
                      <w:r>
                        <w:rPr>
                          <w:b/>
                          <w:color w:val="000000"/>
                          <w:sz w:val="14"/>
                        </w:rPr>
                        <w:t>5</w:t>
                      </w:r>
                      <w:r w:rsidRPr="000412DE">
                        <w:rPr>
                          <w:b/>
                          <w:color w:val="000000"/>
                          <w:sz w:val="14"/>
                        </w:rPr>
                        <w:t xml:space="preserve">. </w:t>
                      </w:r>
                      <w:r>
                        <w:rPr>
                          <w:b/>
                          <w:color w:val="000000"/>
                          <w:sz w:val="14"/>
                        </w:rPr>
                        <w:t xml:space="preserve">       Generate the Variation</w:t>
                      </w:r>
                    </w:p>
                    <w:p w14:paraId="480C607F" w14:textId="5F0C92BA" w:rsidR="00A75221" w:rsidRPr="00603F21" w:rsidRDefault="00A75221" w:rsidP="00603F21">
                      <w:pPr>
                        <w:rPr>
                          <w:b/>
                          <w:color w:val="000000"/>
                          <w:sz w:val="14"/>
                        </w:rPr>
                      </w:pPr>
                      <w:r w:rsidRPr="00EC1AF6">
                        <w:rPr>
                          <w:b/>
                          <w:color w:val="000000"/>
                          <w:sz w:val="14"/>
                        </w:rPr>
                        <w:t>The greater the detail and breakdown we can provide in the variation, the greater success we will have in recovering the full value of the variation.</w:t>
                      </w:r>
                    </w:p>
                    <w:p w14:paraId="0684FCD5" w14:textId="317B49C1" w:rsidR="00A75221" w:rsidRPr="00EC1AF6" w:rsidRDefault="00A75221" w:rsidP="003E551F">
                      <w:pPr>
                        <w:rPr>
                          <w:b/>
                          <w:color w:val="000000"/>
                          <w:sz w:val="14"/>
                        </w:rPr>
                      </w:pPr>
                      <w:r w:rsidRPr="00EC1AF6">
                        <w:rPr>
                          <w:b/>
                          <w:color w:val="000000"/>
                          <w:sz w:val="14"/>
                        </w:rPr>
                        <w:t xml:space="preserve">The process we should follow when collating the information for the variation is: </w:t>
                      </w:r>
                    </w:p>
                    <w:p w14:paraId="36E422D7" w14:textId="77777777" w:rsidR="00A75221" w:rsidRPr="00EC1AF6" w:rsidRDefault="00A75221" w:rsidP="00A75221">
                      <w:pPr>
                        <w:numPr>
                          <w:ilvl w:val="0"/>
                          <w:numId w:val="333"/>
                        </w:numPr>
                        <w:spacing w:after="0" w:line="276" w:lineRule="auto"/>
                        <w:ind w:left="426"/>
                        <w:rPr>
                          <w:bCs/>
                          <w:color w:val="000000"/>
                          <w:sz w:val="14"/>
                        </w:rPr>
                      </w:pPr>
                      <w:r w:rsidRPr="00EC1AF6">
                        <w:rPr>
                          <w:bCs/>
                          <w:color w:val="000000"/>
                          <w:sz w:val="14"/>
                        </w:rPr>
                        <w:t>Agree the internal design input costs with the Design Manager (if required)</w:t>
                      </w:r>
                    </w:p>
                    <w:p w14:paraId="69195311" w14:textId="77777777" w:rsidR="00A75221" w:rsidRPr="00EC1AF6" w:rsidRDefault="00A75221" w:rsidP="00A75221">
                      <w:pPr>
                        <w:numPr>
                          <w:ilvl w:val="0"/>
                          <w:numId w:val="333"/>
                        </w:numPr>
                        <w:spacing w:after="0" w:line="276" w:lineRule="auto"/>
                        <w:ind w:left="426"/>
                        <w:rPr>
                          <w:bCs/>
                          <w:color w:val="000000"/>
                          <w:sz w:val="14"/>
                        </w:rPr>
                      </w:pPr>
                      <w:r w:rsidRPr="00EC1AF6">
                        <w:rPr>
                          <w:bCs/>
                          <w:color w:val="000000"/>
                          <w:sz w:val="14"/>
                        </w:rPr>
                        <w:t>Send our enquiries to our suppliers and sub-contractors</w:t>
                      </w:r>
                    </w:p>
                    <w:p w14:paraId="0B949F87" w14:textId="77777777" w:rsidR="00A75221" w:rsidRPr="00EC1AF6" w:rsidRDefault="00A75221" w:rsidP="00A75221">
                      <w:pPr>
                        <w:numPr>
                          <w:ilvl w:val="0"/>
                          <w:numId w:val="333"/>
                        </w:numPr>
                        <w:spacing w:after="0" w:line="276" w:lineRule="auto"/>
                        <w:ind w:left="426"/>
                        <w:rPr>
                          <w:bCs/>
                          <w:color w:val="000000"/>
                          <w:sz w:val="14"/>
                        </w:rPr>
                      </w:pPr>
                      <w:r w:rsidRPr="00EC1AF6">
                        <w:rPr>
                          <w:bCs/>
                          <w:color w:val="000000"/>
                          <w:sz w:val="14"/>
                        </w:rPr>
                        <w:t>Log all enquiries and response in the variation file from our suppliers and sub-contractors</w:t>
                      </w:r>
                    </w:p>
                    <w:p w14:paraId="5FB8A42E" w14:textId="77777777" w:rsidR="00A75221" w:rsidRPr="00EC1AF6" w:rsidRDefault="00A75221" w:rsidP="00A75221">
                      <w:pPr>
                        <w:numPr>
                          <w:ilvl w:val="0"/>
                          <w:numId w:val="333"/>
                        </w:numPr>
                        <w:spacing w:after="0" w:line="276" w:lineRule="auto"/>
                        <w:ind w:left="426"/>
                        <w:rPr>
                          <w:bCs/>
                          <w:color w:val="000000"/>
                          <w:sz w:val="14"/>
                        </w:rPr>
                      </w:pPr>
                      <w:r w:rsidRPr="00EC1AF6">
                        <w:rPr>
                          <w:bCs/>
                          <w:color w:val="000000"/>
                          <w:sz w:val="14"/>
                        </w:rPr>
                        <w:t>Complete the vari</w:t>
                      </w:r>
                      <w:r>
                        <w:rPr>
                          <w:bCs/>
                          <w:color w:val="000000"/>
                          <w:sz w:val="14"/>
                        </w:rPr>
                        <w:t>ation template</w:t>
                      </w:r>
                      <w:r w:rsidRPr="00EC1AF6">
                        <w:rPr>
                          <w:bCs/>
                          <w:color w:val="000000"/>
                          <w:sz w:val="14"/>
                        </w:rPr>
                        <w:t xml:space="preserve"> </w:t>
                      </w:r>
                    </w:p>
                    <w:p w14:paraId="497F6402" w14:textId="77777777" w:rsidR="00A75221" w:rsidRPr="00EC1AF6" w:rsidRDefault="00A75221" w:rsidP="00A75221">
                      <w:pPr>
                        <w:numPr>
                          <w:ilvl w:val="0"/>
                          <w:numId w:val="333"/>
                        </w:numPr>
                        <w:spacing w:after="0" w:line="276" w:lineRule="auto"/>
                        <w:ind w:left="426"/>
                        <w:rPr>
                          <w:bCs/>
                          <w:color w:val="000000"/>
                          <w:sz w:val="14"/>
                        </w:rPr>
                      </w:pPr>
                      <w:r w:rsidRPr="00EC1AF6">
                        <w:rPr>
                          <w:bCs/>
                          <w:color w:val="000000"/>
                          <w:sz w:val="14"/>
                        </w:rPr>
                        <w:t>Ensure the correct level of prelims have been accounted for</w:t>
                      </w:r>
                    </w:p>
                    <w:p w14:paraId="372C7EC3" w14:textId="77777777" w:rsidR="00A75221" w:rsidRPr="00EC1AF6" w:rsidRDefault="00A75221" w:rsidP="00A75221">
                      <w:pPr>
                        <w:numPr>
                          <w:ilvl w:val="0"/>
                          <w:numId w:val="333"/>
                        </w:numPr>
                        <w:spacing w:after="0" w:line="276" w:lineRule="auto"/>
                        <w:ind w:left="426"/>
                        <w:rPr>
                          <w:bCs/>
                          <w:color w:val="000000"/>
                          <w:sz w:val="14"/>
                        </w:rPr>
                      </w:pPr>
                      <w:r w:rsidRPr="00EC1AF6">
                        <w:rPr>
                          <w:bCs/>
                          <w:color w:val="000000"/>
                          <w:sz w:val="14"/>
                        </w:rPr>
                        <w:t xml:space="preserve">Ensure the correct level of profit margin has been added to the variation </w:t>
                      </w:r>
                      <w:r>
                        <w:rPr>
                          <w:bCs/>
                          <w:color w:val="000000"/>
                          <w:sz w:val="14"/>
                        </w:rPr>
                        <w:t>template</w:t>
                      </w:r>
                    </w:p>
                    <w:p w14:paraId="4107D71B" w14:textId="77777777" w:rsidR="00A75221" w:rsidRPr="00EC1AF6" w:rsidRDefault="00A75221" w:rsidP="00A75221">
                      <w:pPr>
                        <w:numPr>
                          <w:ilvl w:val="0"/>
                          <w:numId w:val="333"/>
                        </w:numPr>
                        <w:spacing w:after="0" w:line="276" w:lineRule="auto"/>
                        <w:ind w:left="426"/>
                        <w:rPr>
                          <w:bCs/>
                          <w:color w:val="000000"/>
                          <w:sz w:val="14"/>
                        </w:rPr>
                      </w:pPr>
                      <w:r w:rsidRPr="00EC1AF6">
                        <w:rPr>
                          <w:bCs/>
                          <w:color w:val="000000"/>
                          <w:sz w:val="14"/>
                        </w:rPr>
                        <w:t>Ensure an</w:t>
                      </w:r>
                      <w:r>
                        <w:rPr>
                          <w:bCs/>
                          <w:color w:val="000000"/>
                          <w:sz w:val="14"/>
                        </w:rPr>
                        <w:t>y</w:t>
                      </w:r>
                      <w:r w:rsidRPr="00EC1AF6">
                        <w:rPr>
                          <w:bCs/>
                          <w:color w:val="000000"/>
                          <w:sz w:val="14"/>
                        </w:rPr>
                        <w:t xml:space="preserve"> agreed discounts/MCD i</w:t>
                      </w:r>
                      <w:r>
                        <w:rPr>
                          <w:bCs/>
                          <w:color w:val="000000"/>
                          <w:sz w:val="14"/>
                        </w:rPr>
                        <w:t>s</w:t>
                      </w:r>
                      <w:r w:rsidRPr="00EC1AF6">
                        <w:rPr>
                          <w:bCs/>
                          <w:color w:val="000000"/>
                          <w:sz w:val="14"/>
                        </w:rPr>
                        <w:t xml:space="preserve"> included</w:t>
                      </w:r>
                    </w:p>
                    <w:p w14:paraId="64D3FF99" w14:textId="77777777" w:rsidR="00A75221" w:rsidRPr="00EC1AF6" w:rsidRDefault="00A75221" w:rsidP="00A75221">
                      <w:pPr>
                        <w:numPr>
                          <w:ilvl w:val="0"/>
                          <w:numId w:val="333"/>
                        </w:numPr>
                        <w:spacing w:after="0" w:line="276" w:lineRule="auto"/>
                        <w:ind w:left="426"/>
                        <w:rPr>
                          <w:bCs/>
                          <w:color w:val="000000"/>
                          <w:sz w:val="14"/>
                        </w:rPr>
                      </w:pPr>
                      <w:r w:rsidRPr="00EC1AF6">
                        <w:rPr>
                          <w:bCs/>
                          <w:color w:val="000000"/>
                          <w:sz w:val="14"/>
                        </w:rPr>
                        <w:t xml:space="preserve">Update the variation </w:t>
                      </w:r>
                      <w:r>
                        <w:rPr>
                          <w:bCs/>
                          <w:color w:val="000000"/>
                          <w:sz w:val="14"/>
                        </w:rPr>
                        <w:t>register</w:t>
                      </w:r>
                    </w:p>
                  </w:txbxContent>
                </v:textbox>
              </v:shape>
            </w:pict>
          </mc:Fallback>
        </mc:AlternateContent>
      </w:r>
      <w:r w:rsidR="00A75221" w:rsidRPr="00DE5BD6">
        <w:rPr>
          <w:rFonts w:cs="Times New Roman"/>
          <w:b/>
          <w:bCs/>
          <w:sz w:val="28"/>
          <w:szCs w:val="28"/>
        </w:rPr>
        <w:t>CHANGE MANAGEMENT PROCEDUR</w:t>
      </w:r>
      <w:r w:rsidR="0098522E" w:rsidRPr="00DE5BD6">
        <w:rPr>
          <w:rFonts w:cs="Times New Roman"/>
          <w:b/>
          <w:bCs/>
          <w:sz w:val="28"/>
          <w:szCs w:val="28"/>
        </w:rPr>
        <w:t>E FLOWCHART</w:t>
      </w:r>
      <w:bookmarkEnd w:id="149"/>
      <w:bookmarkEnd w:id="150"/>
    </w:p>
    <w:p w14:paraId="1D85CA43" w14:textId="143CA086" w:rsidR="00A75221" w:rsidRPr="00DE5BD6" w:rsidRDefault="003E551F" w:rsidP="00A75221">
      <w:pPr>
        <w:jc w:val="right"/>
        <w:rPr>
          <w:rFonts w:cs="Times New Roman"/>
          <w:sz w:val="16"/>
          <w:szCs w:val="16"/>
          <w:lang w:eastAsia="en-GB"/>
        </w:rPr>
      </w:pPr>
      <w:r>
        <w:rPr>
          <w:rFonts w:cs="Times New Roman"/>
          <w:noProof/>
          <w:sz w:val="40"/>
          <w:szCs w:val="40"/>
        </w:rPr>
        <mc:AlternateContent>
          <mc:Choice Requires="wps">
            <w:drawing>
              <wp:anchor distT="0" distB="0" distL="114300" distR="114300" simplePos="0" relativeHeight="251761664" behindDoc="0" locked="0" layoutInCell="1" allowOverlap="1" wp14:anchorId="5A19DFF3" wp14:editId="660808C2">
                <wp:simplePos x="0" y="0"/>
                <wp:positionH relativeFrom="column">
                  <wp:posOffset>9122735</wp:posOffset>
                </wp:positionH>
                <wp:positionV relativeFrom="paragraph">
                  <wp:posOffset>27349</wp:posOffset>
                </wp:positionV>
                <wp:extent cx="2049145" cy="2415658"/>
                <wp:effectExtent l="0" t="0" r="27305" b="22860"/>
                <wp:wrapNone/>
                <wp:docPr id="2099526839" name="AutoShape 1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49145" cy="2415658"/>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1788C02" w14:textId="246E05B1" w:rsidR="00A75221" w:rsidRPr="00603F21" w:rsidRDefault="00A75221" w:rsidP="00603F21">
                            <w:pPr>
                              <w:rPr>
                                <w:b/>
                                <w:color w:val="000000"/>
                                <w:sz w:val="14"/>
                              </w:rPr>
                            </w:pPr>
                            <w:r>
                              <w:rPr>
                                <w:b/>
                                <w:color w:val="000000"/>
                                <w:sz w:val="14"/>
                              </w:rPr>
                              <w:t>4</w:t>
                            </w:r>
                            <w:r w:rsidRPr="000412DE">
                              <w:rPr>
                                <w:b/>
                                <w:color w:val="000000"/>
                                <w:sz w:val="14"/>
                              </w:rPr>
                              <w:t xml:space="preserve">. </w:t>
                            </w:r>
                            <w:r>
                              <w:rPr>
                                <w:b/>
                                <w:color w:val="000000"/>
                                <w:sz w:val="14"/>
                              </w:rPr>
                              <w:t xml:space="preserve">       Internal Support Required</w:t>
                            </w:r>
                          </w:p>
                          <w:p w14:paraId="0756CDFF" w14:textId="24DEA79D" w:rsidR="00A75221" w:rsidRPr="00F029BE" w:rsidRDefault="00A75221" w:rsidP="003E551F">
                            <w:pPr>
                              <w:rPr>
                                <w:b/>
                                <w:color w:val="000000"/>
                                <w:sz w:val="14"/>
                              </w:rPr>
                            </w:pPr>
                            <w:r w:rsidRPr="00F029BE">
                              <w:rPr>
                                <w:b/>
                                <w:color w:val="000000"/>
                                <w:sz w:val="14"/>
                              </w:rPr>
                              <w:t>Confirmation is required on the level of internal support required – This could be in the form of:</w:t>
                            </w:r>
                          </w:p>
                          <w:p w14:paraId="2829764C" w14:textId="77777777" w:rsidR="00A75221" w:rsidRPr="00F029BE" w:rsidRDefault="00A75221" w:rsidP="00A75221">
                            <w:pPr>
                              <w:numPr>
                                <w:ilvl w:val="0"/>
                                <w:numId w:val="332"/>
                              </w:numPr>
                              <w:spacing w:after="0" w:line="276" w:lineRule="auto"/>
                              <w:ind w:left="426"/>
                              <w:rPr>
                                <w:b/>
                                <w:color w:val="000000"/>
                                <w:sz w:val="14"/>
                              </w:rPr>
                            </w:pPr>
                            <w:r w:rsidRPr="00F029BE">
                              <w:rPr>
                                <w:b/>
                                <w:color w:val="000000"/>
                                <w:sz w:val="14"/>
                              </w:rPr>
                              <w:t>Design Engineers</w:t>
                            </w:r>
                          </w:p>
                          <w:p w14:paraId="59AC0019" w14:textId="77777777" w:rsidR="00A75221" w:rsidRPr="00F029BE" w:rsidRDefault="00A75221" w:rsidP="00A75221">
                            <w:pPr>
                              <w:numPr>
                                <w:ilvl w:val="0"/>
                                <w:numId w:val="332"/>
                              </w:numPr>
                              <w:spacing w:after="0" w:line="276" w:lineRule="auto"/>
                              <w:ind w:left="426"/>
                              <w:rPr>
                                <w:b/>
                                <w:color w:val="000000"/>
                                <w:sz w:val="14"/>
                              </w:rPr>
                            </w:pPr>
                            <w:r w:rsidRPr="00F029BE">
                              <w:rPr>
                                <w:b/>
                                <w:color w:val="000000"/>
                                <w:sz w:val="14"/>
                              </w:rPr>
                              <w:t>Design Manager</w:t>
                            </w:r>
                          </w:p>
                          <w:p w14:paraId="368CABA7" w14:textId="77777777" w:rsidR="00A75221" w:rsidRPr="00F029BE" w:rsidRDefault="00A75221" w:rsidP="00A75221">
                            <w:pPr>
                              <w:numPr>
                                <w:ilvl w:val="0"/>
                                <w:numId w:val="332"/>
                              </w:numPr>
                              <w:spacing w:after="0" w:line="276" w:lineRule="auto"/>
                              <w:ind w:left="426"/>
                              <w:rPr>
                                <w:b/>
                                <w:color w:val="000000"/>
                                <w:sz w:val="14"/>
                              </w:rPr>
                            </w:pPr>
                            <w:r w:rsidRPr="00F029BE">
                              <w:rPr>
                                <w:b/>
                                <w:color w:val="000000"/>
                                <w:sz w:val="14"/>
                              </w:rPr>
                              <w:t>Estimator</w:t>
                            </w:r>
                          </w:p>
                          <w:p w14:paraId="4DA20713" w14:textId="77777777" w:rsidR="00A75221" w:rsidRPr="00F029BE" w:rsidRDefault="00A75221" w:rsidP="00A75221">
                            <w:pPr>
                              <w:numPr>
                                <w:ilvl w:val="0"/>
                                <w:numId w:val="332"/>
                              </w:numPr>
                              <w:spacing w:after="0" w:line="276" w:lineRule="auto"/>
                              <w:ind w:left="426"/>
                              <w:rPr>
                                <w:b/>
                                <w:color w:val="000000"/>
                                <w:sz w:val="14"/>
                              </w:rPr>
                            </w:pPr>
                            <w:r w:rsidRPr="00F029BE">
                              <w:rPr>
                                <w:b/>
                                <w:color w:val="000000"/>
                                <w:sz w:val="14"/>
                              </w:rPr>
                              <w:t>Ops Manager/Procurement</w:t>
                            </w:r>
                          </w:p>
                          <w:p w14:paraId="5BF642D6" w14:textId="77777777" w:rsidR="00A75221" w:rsidRPr="00F029BE" w:rsidRDefault="00A75221" w:rsidP="00A75221">
                            <w:pPr>
                              <w:numPr>
                                <w:ilvl w:val="0"/>
                                <w:numId w:val="332"/>
                              </w:numPr>
                              <w:spacing w:after="0" w:line="276" w:lineRule="auto"/>
                              <w:ind w:left="426"/>
                              <w:rPr>
                                <w:b/>
                                <w:color w:val="000000"/>
                                <w:sz w:val="14"/>
                              </w:rPr>
                            </w:pPr>
                            <w:r w:rsidRPr="00F029BE">
                              <w:rPr>
                                <w:b/>
                                <w:color w:val="000000"/>
                                <w:sz w:val="14"/>
                              </w:rPr>
                              <w:t>Commercial</w:t>
                            </w:r>
                          </w:p>
                          <w:p w14:paraId="67366D9E" w14:textId="5BE40BB0" w:rsidR="00A75221" w:rsidRDefault="00A75221" w:rsidP="00603F21">
                            <w:pPr>
                              <w:numPr>
                                <w:ilvl w:val="0"/>
                                <w:numId w:val="332"/>
                              </w:numPr>
                              <w:spacing w:after="0" w:line="276" w:lineRule="auto"/>
                              <w:ind w:left="426"/>
                              <w:rPr>
                                <w:b/>
                                <w:color w:val="000000"/>
                                <w:sz w:val="14"/>
                              </w:rPr>
                            </w:pPr>
                            <w:r w:rsidRPr="00F029BE">
                              <w:rPr>
                                <w:b/>
                                <w:color w:val="000000"/>
                                <w:sz w:val="14"/>
                              </w:rPr>
                              <w:t>Director</w:t>
                            </w:r>
                          </w:p>
                          <w:p w14:paraId="063C2BBB" w14:textId="77777777" w:rsidR="00603F21" w:rsidRPr="00603F21" w:rsidRDefault="00603F21" w:rsidP="00603F21">
                            <w:pPr>
                              <w:spacing w:after="0" w:line="276" w:lineRule="auto"/>
                              <w:ind w:left="66"/>
                              <w:rPr>
                                <w:b/>
                                <w:color w:val="000000"/>
                                <w:sz w:val="14"/>
                              </w:rPr>
                            </w:pPr>
                          </w:p>
                          <w:p w14:paraId="2E182E1A" w14:textId="77777777" w:rsidR="00A75221" w:rsidRPr="00F029BE" w:rsidRDefault="00A75221" w:rsidP="00A75221">
                            <w:pPr>
                              <w:rPr>
                                <w:b/>
                                <w:color w:val="000000"/>
                                <w:sz w:val="14"/>
                              </w:rPr>
                            </w:pPr>
                            <w:r w:rsidRPr="00F029BE">
                              <w:rPr>
                                <w:b/>
                                <w:color w:val="000000"/>
                                <w:sz w:val="14"/>
                              </w:rPr>
                              <w:t>The workloads of individual’s should be taken into consideration.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A19DFF3" id="AutoShape 190" o:spid="_x0000_s1063" type="#_x0000_t109" style="position:absolute;left:0;text-align:left;margin-left:718.35pt;margin-top:2.15pt;width:161.35pt;height:190.2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" filled="f" strokeweight="1.5pt">
                <v:textbox>
                  <w:txbxContent>
                    <w:p w14:paraId="11788C02" w14:textId="246E05B1" w:rsidR="00A75221" w:rsidRPr="00603F21" w:rsidRDefault="00A75221" w:rsidP="00603F21">
                      <w:pPr>
                        <w:rPr>
                          <w:b/>
                          <w:color w:val="000000"/>
                          <w:sz w:val="14"/>
                        </w:rPr>
                      </w:pPr>
                      <w:r>
                        <w:rPr>
                          <w:b/>
                          <w:color w:val="000000"/>
                          <w:sz w:val="14"/>
                        </w:rPr>
                        <w:t>4</w:t>
                      </w:r>
                      <w:r w:rsidRPr="000412DE">
                        <w:rPr>
                          <w:b/>
                          <w:color w:val="000000"/>
                          <w:sz w:val="14"/>
                        </w:rPr>
                        <w:t xml:space="preserve">. </w:t>
                      </w:r>
                      <w:r>
                        <w:rPr>
                          <w:b/>
                          <w:color w:val="000000"/>
                          <w:sz w:val="14"/>
                        </w:rPr>
                        <w:t xml:space="preserve">       Internal Support Required</w:t>
                      </w:r>
                    </w:p>
                    <w:p w14:paraId="0756CDFF" w14:textId="24DEA79D" w:rsidR="00A75221" w:rsidRPr="00F029BE" w:rsidRDefault="00A75221" w:rsidP="003E551F">
                      <w:pPr>
                        <w:rPr>
                          <w:b/>
                          <w:color w:val="000000"/>
                          <w:sz w:val="14"/>
                        </w:rPr>
                      </w:pPr>
                      <w:r w:rsidRPr="00F029BE">
                        <w:rPr>
                          <w:b/>
                          <w:color w:val="000000"/>
                          <w:sz w:val="14"/>
                        </w:rPr>
                        <w:t>Confirmation is required on the level of internal support required – This could be in the form of:</w:t>
                      </w:r>
                    </w:p>
                    <w:p w14:paraId="2829764C" w14:textId="77777777" w:rsidR="00A75221" w:rsidRPr="00F029BE" w:rsidRDefault="00A75221" w:rsidP="00A75221">
                      <w:pPr>
                        <w:numPr>
                          <w:ilvl w:val="0"/>
                          <w:numId w:val="332"/>
                        </w:numPr>
                        <w:spacing w:after="0" w:line="276" w:lineRule="auto"/>
                        <w:ind w:left="426"/>
                        <w:rPr>
                          <w:b/>
                          <w:color w:val="000000"/>
                          <w:sz w:val="14"/>
                        </w:rPr>
                      </w:pPr>
                      <w:r w:rsidRPr="00F029BE">
                        <w:rPr>
                          <w:b/>
                          <w:color w:val="000000"/>
                          <w:sz w:val="14"/>
                        </w:rPr>
                        <w:t>Design Engineers</w:t>
                      </w:r>
                    </w:p>
                    <w:p w14:paraId="59AC0019" w14:textId="77777777" w:rsidR="00A75221" w:rsidRPr="00F029BE" w:rsidRDefault="00A75221" w:rsidP="00A75221">
                      <w:pPr>
                        <w:numPr>
                          <w:ilvl w:val="0"/>
                          <w:numId w:val="332"/>
                        </w:numPr>
                        <w:spacing w:after="0" w:line="276" w:lineRule="auto"/>
                        <w:ind w:left="426"/>
                        <w:rPr>
                          <w:b/>
                          <w:color w:val="000000"/>
                          <w:sz w:val="14"/>
                        </w:rPr>
                      </w:pPr>
                      <w:r w:rsidRPr="00F029BE">
                        <w:rPr>
                          <w:b/>
                          <w:color w:val="000000"/>
                          <w:sz w:val="14"/>
                        </w:rPr>
                        <w:t>Design Manager</w:t>
                      </w:r>
                    </w:p>
                    <w:p w14:paraId="368CABA7" w14:textId="77777777" w:rsidR="00A75221" w:rsidRPr="00F029BE" w:rsidRDefault="00A75221" w:rsidP="00A75221">
                      <w:pPr>
                        <w:numPr>
                          <w:ilvl w:val="0"/>
                          <w:numId w:val="332"/>
                        </w:numPr>
                        <w:spacing w:after="0" w:line="276" w:lineRule="auto"/>
                        <w:ind w:left="426"/>
                        <w:rPr>
                          <w:b/>
                          <w:color w:val="000000"/>
                          <w:sz w:val="14"/>
                        </w:rPr>
                      </w:pPr>
                      <w:r w:rsidRPr="00F029BE">
                        <w:rPr>
                          <w:b/>
                          <w:color w:val="000000"/>
                          <w:sz w:val="14"/>
                        </w:rPr>
                        <w:t>Estimator</w:t>
                      </w:r>
                    </w:p>
                    <w:p w14:paraId="4DA20713" w14:textId="77777777" w:rsidR="00A75221" w:rsidRPr="00F029BE" w:rsidRDefault="00A75221" w:rsidP="00A75221">
                      <w:pPr>
                        <w:numPr>
                          <w:ilvl w:val="0"/>
                          <w:numId w:val="332"/>
                        </w:numPr>
                        <w:spacing w:after="0" w:line="276" w:lineRule="auto"/>
                        <w:ind w:left="426"/>
                        <w:rPr>
                          <w:b/>
                          <w:color w:val="000000"/>
                          <w:sz w:val="14"/>
                        </w:rPr>
                      </w:pPr>
                      <w:r w:rsidRPr="00F029BE">
                        <w:rPr>
                          <w:b/>
                          <w:color w:val="000000"/>
                          <w:sz w:val="14"/>
                        </w:rPr>
                        <w:t>Ops Manager/Procurement</w:t>
                      </w:r>
                    </w:p>
                    <w:p w14:paraId="5BF642D6" w14:textId="77777777" w:rsidR="00A75221" w:rsidRPr="00F029BE" w:rsidRDefault="00A75221" w:rsidP="00A75221">
                      <w:pPr>
                        <w:numPr>
                          <w:ilvl w:val="0"/>
                          <w:numId w:val="332"/>
                        </w:numPr>
                        <w:spacing w:after="0" w:line="276" w:lineRule="auto"/>
                        <w:ind w:left="426"/>
                        <w:rPr>
                          <w:b/>
                          <w:color w:val="000000"/>
                          <w:sz w:val="14"/>
                        </w:rPr>
                      </w:pPr>
                      <w:r w:rsidRPr="00F029BE">
                        <w:rPr>
                          <w:b/>
                          <w:color w:val="000000"/>
                          <w:sz w:val="14"/>
                        </w:rPr>
                        <w:t>Commercial</w:t>
                      </w:r>
                    </w:p>
                    <w:p w14:paraId="67366D9E" w14:textId="5BE40BB0" w:rsidR="00A75221" w:rsidRDefault="00A75221" w:rsidP="00603F21">
                      <w:pPr>
                        <w:numPr>
                          <w:ilvl w:val="0"/>
                          <w:numId w:val="332"/>
                        </w:numPr>
                        <w:spacing w:after="0" w:line="276" w:lineRule="auto"/>
                        <w:ind w:left="426"/>
                        <w:rPr>
                          <w:b/>
                          <w:color w:val="000000"/>
                          <w:sz w:val="14"/>
                        </w:rPr>
                      </w:pPr>
                      <w:r w:rsidRPr="00F029BE">
                        <w:rPr>
                          <w:b/>
                          <w:color w:val="000000"/>
                          <w:sz w:val="14"/>
                        </w:rPr>
                        <w:t>Director</w:t>
                      </w:r>
                    </w:p>
                    <w:p w14:paraId="063C2BBB" w14:textId="77777777" w:rsidR="00603F21" w:rsidRPr="00603F21" w:rsidRDefault="00603F21" w:rsidP="00603F21">
                      <w:pPr>
                        <w:spacing w:after="0" w:line="276" w:lineRule="auto"/>
                        <w:ind w:left="66"/>
                        <w:rPr>
                          <w:b/>
                          <w:color w:val="000000"/>
                          <w:sz w:val="14"/>
                        </w:rPr>
                      </w:pPr>
                    </w:p>
                    <w:p w14:paraId="2E182E1A" w14:textId="77777777" w:rsidR="00A75221" w:rsidRPr="00F029BE" w:rsidRDefault="00A75221" w:rsidP="00A75221">
                      <w:pPr>
                        <w:rPr>
                          <w:b/>
                          <w:color w:val="000000"/>
                          <w:sz w:val="14"/>
                        </w:rPr>
                      </w:pPr>
                      <w:r w:rsidRPr="00F029BE">
                        <w:rPr>
                          <w:b/>
                          <w:color w:val="000000"/>
                          <w:sz w:val="14"/>
                        </w:rPr>
                        <w:t>The workloads of individual’s should be taken into consideration.</w:t>
                      </w:r>
                    </w:p>
                  </w:txbxContent>
                </v:textbox>
              </v:shape>
            </w:pict>
          </mc:Fallback>
        </mc:AlternateContent>
      </w:r>
      <w:r>
        <w:rPr>
          <w:rFonts w:cs="Times New Roman"/>
          <w:noProof/>
        </w:rPr>
        <mc:AlternateContent>
          <mc:Choice Requires="wps">
            <w:drawing>
              <wp:anchor distT="0" distB="0" distL="114300" distR="114300" simplePos="0" relativeHeight="251756544" behindDoc="0" locked="0" layoutInCell="1" allowOverlap="1" wp14:anchorId="040806D3" wp14:editId="6525F5C5">
                <wp:simplePos x="0" y="0"/>
                <wp:positionH relativeFrom="column">
                  <wp:posOffset>5380074</wp:posOffset>
                </wp:positionH>
                <wp:positionV relativeFrom="paragraph">
                  <wp:posOffset>27348</wp:posOffset>
                </wp:positionV>
                <wp:extent cx="3297555" cy="2299291"/>
                <wp:effectExtent l="0" t="0" r="17145" b="25400"/>
                <wp:wrapNone/>
                <wp:docPr id="357579085" name="AutoShape 1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97555" cy="2299291"/>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6427A74" w14:textId="2952EE11" w:rsidR="00A75221" w:rsidRPr="00603F21" w:rsidRDefault="00A75221" w:rsidP="00603F21">
                            <w:pPr>
                              <w:rPr>
                                <w:b/>
                                <w:color w:val="000000"/>
                                <w:sz w:val="14"/>
                              </w:rPr>
                            </w:pPr>
                            <w:r>
                              <w:rPr>
                                <w:b/>
                                <w:color w:val="000000"/>
                                <w:sz w:val="14"/>
                              </w:rPr>
                              <w:t>3</w:t>
                            </w:r>
                            <w:r w:rsidRPr="000412DE">
                              <w:rPr>
                                <w:b/>
                                <w:color w:val="000000"/>
                                <w:sz w:val="14"/>
                              </w:rPr>
                              <w:t xml:space="preserve">. </w:t>
                            </w:r>
                            <w:r>
                              <w:rPr>
                                <w:b/>
                                <w:color w:val="000000"/>
                                <w:sz w:val="14"/>
                              </w:rPr>
                              <w:t xml:space="preserve">       Initial Early Warning Notice</w:t>
                            </w:r>
                          </w:p>
                          <w:p w14:paraId="1F608E82" w14:textId="0B70001A" w:rsidR="00A75221" w:rsidRPr="00F029BE" w:rsidRDefault="00A75221" w:rsidP="00A75221">
                            <w:pPr>
                              <w:pStyle w:val="ListParagraph"/>
                              <w:spacing w:line="256" w:lineRule="auto"/>
                              <w:ind w:left="0"/>
                              <w:rPr>
                                <w:b/>
                                <w:bCs/>
                                <w:sz w:val="14"/>
                              </w:rPr>
                            </w:pPr>
                            <w:r>
                              <w:rPr>
                                <w:b/>
                                <w:bCs/>
                                <w:sz w:val="14"/>
                              </w:rPr>
                              <w:t>It is the Project Manager responsibility to complete and i</w:t>
                            </w:r>
                            <w:r w:rsidR="00014936">
                              <w:rPr>
                                <w:b/>
                                <w:bCs/>
                                <w:sz w:val="14"/>
                              </w:rPr>
                              <w:t>ssue</w:t>
                            </w:r>
                            <w:r w:rsidR="004C4DB7">
                              <w:rPr>
                                <w:b/>
                                <w:bCs/>
                                <w:sz w:val="14"/>
                              </w:rPr>
                              <w:t xml:space="preserve"> </w:t>
                            </w:r>
                            <w:r>
                              <w:rPr>
                                <w:b/>
                                <w:bCs/>
                                <w:sz w:val="14"/>
                              </w:rPr>
                              <w:t>Early Warning Notice</w:t>
                            </w:r>
                            <w:r w:rsidRPr="00F029BE">
                              <w:rPr>
                                <w:b/>
                                <w:bCs/>
                                <w:sz w:val="14"/>
                              </w:rPr>
                              <w:t>.</w:t>
                            </w:r>
                          </w:p>
                          <w:p w14:paraId="5647C6F3" w14:textId="77777777" w:rsidR="00A75221" w:rsidRDefault="00A75221" w:rsidP="00A75221">
                            <w:pPr>
                              <w:pStyle w:val="ListParagraph"/>
                              <w:spacing w:line="256" w:lineRule="auto"/>
                              <w:ind w:left="0"/>
                              <w:rPr>
                                <w:sz w:val="14"/>
                              </w:rPr>
                            </w:pPr>
                          </w:p>
                          <w:p w14:paraId="1AA83B2F" w14:textId="77777777" w:rsidR="00A75221" w:rsidRDefault="00A75221" w:rsidP="00A75221">
                            <w:pPr>
                              <w:pStyle w:val="ListParagraph"/>
                              <w:spacing w:line="256" w:lineRule="auto"/>
                              <w:ind w:left="0"/>
                              <w:rPr>
                                <w:b/>
                                <w:bCs/>
                                <w:sz w:val="14"/>
                              </w:rPr>
                            </w:pPr>
                            <w:r w:rsidRPr="00F029BE">
                              <w:rPr>
                                <w:b/>
                                <w:bCs/>
                                <w:sz w:val="14"/>
                              </w:rPr>
                              <w:t>The proposed change needs to be assessed for the following points:</w:t>
                            </w:r>
                          </w:p>
                          <w:p w14:paraId="42F34AEC" w14:textId="77777777" w:rsidR="00A75221" w:rsidRPr="00F029BE" w:rsidRDefault="00A75221" w:rsidP="00A75221">
                            <w:pPr>
                              <w:pStyle w:val="ListParagraph"/>
                              <w:spacing w:line="256" w:lineRule="auto"/>
                              <w:ind w:left="0"/>
                              <w:rPr>
                                <w:b/>
                                <w:bCs/>
                                <w:sz w:val="14"/>
                              </w:rPr>
                            </w:pPr>
                          </w:p>
                          <w:p w14:paraId="0A8E1934" w14:textId="77777777" w:rsidR="00A75221" w:rsidRDefault="00A75221" w:rsidP="00A75221">
                            <w:pPr>
                              <w:pStyle w:val="ListParagraph"/>
                              <w:numPr>
                                <w:ilvl w:val="0"/>
                                <w:numId w:val="331"/>
                              </w:numPr>
                              <w:spacing w:after="0" w:line="256" w:lineRule="auto"/>
                              <w:ind w:left="426"/>
                              <w:contextualSpacing w:val="0"/>
                              <w:rPr>
                                <w:sz w:val="14"/>
                              </w:rPr>
                            </w:pPr>
                            <w:r w:rsidRPr="00F029BE">
                              <w:rPr>
                                <w:sz w:val="14"/>
                              </w:rPr>
                              <w:t>Time (this could be increased design, procurement)</w:t>
                            </w:r>
                          </w:p>
                          <w:p w14:paraId="08698EB9" w14:textId="77777777" w:rsidR="00A75221" w:rsidRPr="00F029BE" w:rsidRDefault="00A75221" w:rsidP="00A75221">
                            <w:pPr>
                              <w:pStyle w:val="ListParagraph"/>
                              <w:numPr>
                                <w:ilvl w:val="0"/>
                                <w:numId w:val="331"/>
                              </w:numPr>
                              <w:spacing w:after="0" w:line="256" w:lineRule="auto"/>
                              <w:ind w:left="426"/>
                              <w:contextualSpacing w:val="0"/>
                              <w:rPr>
                                <w:sz w:val="14"/>
                              </w:rPr>
                            </w:pPr>
                            <w:r w:rsidRPr="00F029BE">
                              <w:rPr>
                                <w:sz w:val="14"/>
                              </w:rPr>
                              <w:t>Costs (this could a cost increase, neutral or a saving)</w:t>
                            </w:r>
                          </w:p>
                          <w:p w14:paraId="549516D6" w14:textId="77777777" w:rsidR="00A75221" w:rsidRPr="00F029BE" w:rsidRDefault="00A75221" w:rsidP="00A75221">
                            <w:pPr>
                              <w:pStyle w:val="ListParagraph"/>
                              <w:numPr>
                                <w:ilvl w:val="0"/>
                                <w:numId w:val="331"/>
                              </w:numPr>
                              <w:spacing w:after="0" w:line="256" w:lineRule="auto"/>
                              <w:ind w:left="426"/>
                              <w:contextualSpacing w:val="0"/>
                              <w:rPr>
                                <w:sz w:val="14"/>
                              </w:rPr>
                            </w:pPr>
                            <w:r w:rsidRPr="00F029BE">
                              <w:rPr>
                                <w:sz w:val="14"/>
                              </w:rPr>
                              <w:t xml:space="preserve">Resource </w:t>
                            </w:r>
                          </w:p>
                          <w:p w14:paraId="769A0274" w14:textId="77777777" w:rsidR="00A75221" w:rsidRDefault="00A75221" w:rsidP="00A75221">
                            <w:pPr>
                              <w:pStyle w:val="ListParagraph"/>
                              <w:numPr>
                                <w:ilvl w:val="0"/>
                                <w:numId w:val="331"/>
                              </w:numPr>
                              <w:spacing w:after="0" w:line="256" w:lineRule="auto"/>
                              <w:ind w:left="426"/>
                              <w:contextualSpacing w:val="0"/>
                              <w:rPr>
                                <w:sz w:val="14"/>
                              </w:rPr>
                            </w:pPr>
                            <w:r w:rsidRPr="00F029BE">
                              <w:rPr>
                                <w:sz w:val="14"/>
                              </w:rPr>
                              <w:t>Programme</w:t>
                            </w:r>
                          </w:p>
                          <w:p w14:paraId="0D5D1FDE" w14:textId="77777777" w:rsidR="00A75221" w:rsidRDefault="00A75221" w:rsidP="00A75221">
                            <w:pPr>
                              <w:pStyle w:val="ListParagraph"/>
                              <w:spacing w:line="256" w:lineRule="auto"/>
                              <w:ind w:left="0"/>
                              <w:rPr>
                                <w:sz w:val="14"/>
                              </w:rPr>
                            </w:pPr>
                          </w:p>
                          <w:p w14:paraId="489C47B6" w14:textId="77777777" w:rsidR="00A75221" w:rsidRPr="00F029BE" w:rsidRDefault="00A75221" w:rsidP="00A75221">
                            <w:pPr>
                              <w:pStyle w:val="ListParagraph"/>
                              <w:spacing w:line="256" w:lineRule="auto"/>
                              <w:ind w:left="0"/>
                              <w:rPr>
                                <w:b/>
                                <w:bCs/>
                                <w:sz w:val="14"/>
                              </w:rPr>
                            </w:pPr>
                            <w:r w:rsidRPr="00F029BE">
                              <w:rPr>
                                <w:b/>
                                <w:bCs/>
                                <w:sz w:val="14"/>
                              </w:rPr>
                              <w:t>The above needs to be formally communicated to our client to provide an early warning on the cause and effect of the proposed change.</w:t>
                            </w:r>
                          </w:p>
                          <w:p w14:paraId="2E77F692" w14:textId="77777777" w:rsidR="00A75221" w:rsidRPr="00F029BE" w:rsidRDefault="00A75221" w:rsidP="00A75221">
                            <w:pPr>
                              <w:pStyle w:val="ListParagraph"/>
                              <w:spacing w:line="256" w:lineRule="auto"/>
                              <w:ind w:left="0"/>
                              <w:rPr>
                                <w:b/>
                                <w:bCs/>
                                <w:sz w:val="14"/>
                              </w:rPr>
                            </w:pPr>
                          </w:p>
                          <w:p w14:paraId="4B3B16A1" w14:textId="77777777" w:rsidR="00A75221" w:rsidRPr="00F029BE" w:rsidRDefault="00A75221" w:rsidP="00A75221">
                            <w:pPr>
                              <w:pStyle w:val="ListParagraph"/>
                              <w:spacing w:line="256" w:lineRule="auto"/>
                              <w:ind w:left="0"/>
                              <w:rPr>
                                <w:b/>
                                <w:bCs/>
                                <w:sz w:val="14"/>
                              </w:rPr>
                            </w:pPr>
                            <w:r w:rsidRPr="00F029BE">
                              <w:rPr>
                                <w:b/>
                                <w:bCs/>
                                <w:sz w:val="14"/>
                              </w:rPr>
                              <w:t>At this point we can also ascertain if the proposed change constitutes a variation to the contract.</w:t>
                            </w:r>
                          </w:p>
                          <w:p w14:paraId="34E0054A" w14:textId="77777777" w:rsidR="00A75221" w:rsidRPr="00F029BE" w:rsidRDefault="00A75221" w:rsidP="00A75221">
                            <w:pPr>
                              <w:pStyle w:val="ListParagraph"/>
                              <w:spacing w:after="0" w:line="256" w:lineRule="auto"/>
                              <w:ind w:left="0"/>
                              <w:rPr>
                                <w:sz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40806D3" id="AutoShape 176" o:spid="_x0000_s1064" type="#_x0000_t109" style="position:absolute;left:0;text-align:left;margin-left:423.65pt;margin-top:2.15pt;width:259.65pt;height:181.0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" filled="f" strokeweight="1.5pt">
                <v:textbox>
                  <w:txbxContent>
                    <w:p w14:paraId="66427A74" w14:textId="2952EE11" w:rsidR="00A75221" w:rsidRPr="00603F21" w:rsidRDefault="00A75221" w:rsidP="00603F21">
                      <w:pPr>
                        <w:rPr>
                          <w:b/>
                          <w:color w:val="000000"/>
                          <w:sz w:val="14"/>
                        </w:rPr>
                      </w:pPr>
                      <w:r>
                        <w:rPr>
                          <w:b/>
                          <w:color w:val="000000"/>
                          <w:sz w:val="14"/>
                        </w:rPr>
                        <w:t>3</w:t>
                      </w:r>
                      <w:r w:rsidRPr="000412DE">
                        <w:rPr>
                          <w:b/>
                          <w:color w:val="000000"/>
                          <w:sz w:val="14"/>
                        </w:rPr>
                        <w:t xml:space="preserve">. </w:t>
                      </w:r>
                      <w:r>
                        <w:rPr>
                          <w:b/>
                          <w:color w:val="000000"/>
                          <w:sz w:val="14"/>
                        </w:rPr>
                        <w:t xml:space="preserve">       Initial Early Warning Notice</w:t>
                      </w:r>
                    </w:p>
                    <w:p w14:paraId="1F608E82" w14:textId="0B70001A" w:rsidR="00A75221" w:rsidRPr="00F029BE" w:rsidRDefault="00A75221" w:rsidP="00A75221">
                      <w:pPr>
                        <w:pStyle w:val="ListParagraph"/>
                        <w:spacing w:line="256" w:lineRule="auto"/>
                        <w:ind w:left="0"/>
                        <w:rPr>
                          <w:b/>
                          <w:bCs/>
                          <w:sz w:val="14"/>
                        </w:rPr>
                      </w:pPr>
                      <w:r>
                        <w:rPr>
                          <w:b/>
                          <w:bCs/>
                          <w:sz w:val="14"/>
                        </w:rPr>
                        <w:t>It is the Project Manager responsibility to complete and i</w:t>
                      </w:r>
                      <w:r w:rsidR="00014936">
                        <w:rPr>
                          <w:b/>
                          <w:bCs/>
                          <w:sz w:val="14"/>
                        </w:rPr>
                        <w:t>ssue</w:t>
                      </w:r>
                      <w:r w:rsidR="004C4DB7">
                        <w:rPr>
                          <w:b/>
                          <w:bCs/>
                          <w:sz w:val="14"/>
                        </w:rPr>
                        <w:t xml:space="preserve"> </w:t>
                      </w:r>
                      <w:r>
                        <w:rPr>
                          <w:b/>
                          <w:bCs/>
                          <w:sz w:val="14"/>
                        </w:rPr>
                        <w:t>Early Warning Notice</w:t>
                      </w:r>
                      <w:r w:rsidRPr="00F029BE">
                        <w:rPr>
                          <w:b/>
                          <w:bCs/>
                          <w:sz w:val="14"/>
                        </w:rPr>
                        <w:t>.</w:t>
                      </w:r>
                    </w:p>
                    <w:p w14:paraId="5647C6F3" w14:textId="77777777" w:rsidR="00A75221" w:rsidRDefault="00A75221" w:rsidP="00A75221">
                      <w:pPr>
                        <w:pStyle w:val="ListParagraph"/>
                        <w:spacing w:line="256" w:lineRule="auto"/>
                        <w:ind w:left="0"/>
                        <w:rPr>
                          <w:sz w:val="14"/>
                        </w:rPr>
                      </w:pPr>
                    </w:p>
                    <w:p w14:paraId="1AA83B2F" w14:textId="77777777" w:rsidR="00A75221" w:rsidRDefault="00A75221" w:rsidP="00A75221">
                      <w:pPr>
                        <w:pStyle w:val="ListParagraph"/>
                        <w:spacing w:line="256" w:lineRule="auto"/>
                        <w:ind w:left="0"/>
                        <w:rPr>
                          <w:b/>
                          <w:bCs/>
                          <w:sz w:val="14"/>
                        </w:rPr>
                      </w:pPr>
                      <w:r w:rsidRPr="00F029BE">
                        <w:rPr>
                          <w:b/>
                          <w:bCs/>
                          <w:sz w:val="14"/>
                        </w:rPr>
                        <w:t>The proposed change needs to be assessed for the following points:</w:t>
                      </w:r>
                    </w:p>
                    <w:p w14:paraId="42F34AEC" w14:textId="77777777" w:rsidR="00A75221" w:rsidRPr="00F029BE" w:rsidRDefault="00A75221" w:rsidP="00A75221">
                      <w:pPr>
                        <w:pStyle w:val="ListParagraph"/>
                        <w:spacing w:line="256" w:lineRule="auto"/>
                        <w:ind w:left="0"/>
                        <w:rPr>
                          <w:b/>
                          <w:bCs/>
                          <w:sz w:val="14"/>
                        </w:rPr>
                      </w:pPr>
                    </w:p>
                    <w:p w14:paraId="0A8E1934" w14:textId="77777777" w:rsidR="00A75221" w:rsidRDefault="00A75221" w:rsidP="00A75221">
                      <w:pPr>
                        <w:pStyle w:val="ListParagraph"/>
                        <w:numPr>
                          <w:ilvl w:val="0"/>
                          <w:numId w:val="331"/>
                        </w:numPr>
                        <w:spacing w:after="0" w:line="256" w:lineRule="auto"/>
                        <w:ind w:left="426"/>
                        <w:contextualSpacing w:val="0"/>
                        <w:rPr>
                          <w:sz w:val="14"/>
                        </w:rPr>
                      </w:pPr>
                      <w:r w:rsidRPr="00F029BE">
                        <w:rPr>
                          <w:sz w:val="14"/>
                        </w:rPr>
                        <w:t>Time (this could be increased design, procurement)</w:t>
                      </w:r>
                    </w:p>
                    <w:p w14:paraId="08698EB9" w14:textId="77777777" w:rsidR="00A75221" w:rsidRPr="00F029BE" w:rsidRDefault="00A75221" w:rsidP="00A75221">
                      <w:pPr>
                        <w:pStyle w:val="ListParagraph"/>
                        <w:numPr>
                          <w:ilvl w:val="0"/>
                          <w:numId w:val="331"/>
                        </w:numPr>
                        <w:spacing w:after="0" w:line="256" w:lineRule="auto"/>
                        <w:ind w:left="426"/>
                        <w:contextualSpacing w:val="0"/>
                        <w:rPr>
                          <w:sz w:val="14"/>
                        </w:rPr>
                      </w:pPr>
                      <w:r w:rsidRPr="00F029BE">
                        <w:rPr>
                          <w:sz w:val="14"/>
                        </w:rPr>
                        <w:t>Costs (this could a cost increase, neutral or a saving)</w:t>
                      </w:r>
                    </w:p>
                    <w:p w14:paraId="549516D6" w14:textId="77777777" w:rsidR="00A75221" w:rsidRPr="00F029BE" w:rsidRDefault="00A75221" w:rsidP="00A75221">
                      <w:pPr>
                        <w:pStyle w:val="ListParagraph"/>
                        <w:numPr>
                          <w:ilvl w:val="0"/>
                          <w:numId w:val="331"/>
                        </w:numPr>
                        <w:spacing w:after="0" w:line="256" w:lineRule="auto"/>
                        <w:ind w:left="426"/>
                        <w:contextualSpacing w:val="0"/>
                        <w:rPr>
                          <w:sz w:val="14"/>
                        </w:rPr>
                      </w:pPr>
                      <w:r w:rsidRPr="00F029BE">
                        <w:rPr>
                          <w:sz w:val="14"/>
                        </w:rPr>
                        <w:t xml:space="preserve">Resource </w:t>
                      </w:r>
                    </w:p>
                    <w:p w14:paraId="769A0274" w14:textId="77777777" w:rsidR="00A75221" w:rsidRDefault="00A75221" w:rsidP="00A75221">
                      <w:pPr>
                        <w:pStyle w:val="ListParagraph"/>
                        <w:numPr>
                          <w:ilvl w:val="0"/>
                          <w:numId w:val="331"/>
                        </w:numPr>
                        <w:spacing w:after="0" w:line="256" w:lineRule="auto"/>
                        <w:ind w:left="426"/>
                        <w:contextualSpacing w:val="0"/>
                        <w:rPr>
                          <w:sz w:val="14"/>
                        </w:rPr>
                      </w:pPr>
                      <w:r w:rsidRPr="00F029BE">
                        <w:rPr>
                          <w:sz w:val="14"/>
                        </w:rPr>
                        <w:t>Programme</w:t>
                      </w:r>
                    </w:p>
                    <w:p w14:paraId="0D5D1FDE" w14:textId="77777777" w:rsidR="00A75221" w:rsidRDefault="00A75221" w:rsidP="00A75221">
                      <w:pPr>
                        <w:pStyle w:val="ListParagraph"/>
                        <w:spacing w:line="256" w:lineRule="auto"/>
                        <w:ind w:left="0"/>
                        <w:rPr>
                          <w:sz w:val="14"/>
                        </w:rPr>
                      </w:pPr>
                    </w:p>
                    <w:p w14:paraId="489C47B6" w14:textId="77777777" w:rsidR="00A75221" w:rsidRPr="00F029BE" w:rsidRDefault="00A75221" w:rsidP="00A75221">
                      <w:pPr>
                        <w:pStyle w:val="ListParagraph"/>
                        <w:spacing w:line="256" w:lineRule="auto"/>
                        <w:ind w:left="0"/>
                        <w:rPr>
                          <w:b/>
                          <w:bCs/>
                          <w:sz w:val="14"/>
                        </w:rPr>
                      </w:pPr>
                      <w:r w:rsidRPr="00F029BE">
                        <w:rPr>
                          <w:b/>
                          <w:bCs/>
                          <w:sz w:val="14"/>
                        </w:rPr>
                        <w:t>The above needs to be formally communicated to our client to provide an early warning on the cause and effect of the proposed change.</w:t>
                      </w:r>
                    </w:p>
                    <w:p w14:paraId="2E77F692" w14:textId="77777777" w:rsidR="00A75221" w:rsidRPr="00F029BE" w:rsidRDefault="00A75221" w:rsidP="00A75221">
                      <w:pPr>
                        <w:pStyle w:val="ListParagraph"/>
                        <w:spacing w:line="256" w:lineRule="auto"/>
                        <w:ind w:left="0"/>
                        <w:rPr>
                          <w:b/>
                          <w:bCs/>
                          <w:sz w:val="14"/>
                        </w:rPr>
                      </w:pPr>
                    </w:p>
                    <w:p w14:paraId="4B3B16A1" w14:textId="77777777" w:rsidR="00A75221" w:rsidRPr="00F029BE" w:rsidRDefault="00A75221" w:rsidP="00A75221">
                      <w:pPr>
                        <w:pStyle w:val="ListParagraph"/>
                        <w:spacing w:line="256" w:lineRule="auto"/>
                        <w:ind w:left="0"/>
                        <w:rPr>
                          <w:b/>
                          <w:bCs/>
                          <w:sz w:val="14"/>
                        </w:rPr>
                      </w:pPr>
                      <w:r w:rsidRPr="00F029BE">
                        <w:rPr>
                          <w:b/>
                          <w:bCs/>
                          <w:sz w:val="14"/>
                        </w:rPr>
                        <w:t>At this point we can also ascertain if the proposed change constitutes a variation to the contract.</w:t>
                      </w:r>
                    </w:p>
                    <w:p w14:paraId="34E0054A" w14:textId="77777777" w:rsidR="00A75221" w:rsidRPr="00F029BE" w:rsidRDefault="00A75221" w:rsidP="00A75221">
                      <w:pPr>
                        <w:pStyle w:val="ListParagraph"/>
                        <w:spacing w:after="0" w:line="256" w:lineRule="auto"/>
                        <w:ind w:left="0"/>
                        <w:rPr>
                          <w:sz w:val="14"/>
                        </w:rPr>
                      </w:pPr>
                    </w:p>
                  </w:txbxContent>
                </v:textbox>
              </v:shape>
            </w:pict>
          </mc:Fallback>
        </mc:AlternateContent>
      </w:r>
      <w:r w:rsidR="00D56081">
        <w:rPr>
          <w:rFonts w:cs="Times New Roman"/>
          <w:noProof/>
        </w:rPr>
        <mc:AlternateContent>
          <mc:Choice Requires="wps">
            <w:drawing>
              <wp:anchor distT="0" distB="0" distL="114300" distR="114300" simplePos="0" relativeHeight="251754496" behindDoc="0" locked="0" layoutInCell="1" allowOverlap="1" wp14:anchorId="345816EB" wp14:editId="2F24A1E7">
                <wp:simplePos x="0" y="0"/>
                <wp:positionH relativeFrom="column">
                  <wp:posOffset>2493896</wp:posOffset>
                </wp:positionH>
                <wp:positionV relativeFrom="paragraph">
                  <wp:posOffset>23864</wp:posOffset>
                </wp:positionV>
                <wp:extent cx="2398395" cy="1731276"/>
                <wp:effectExtent l="0" t="0" r="20955" b="21590"/>
                <wp:wrapNone/>
                <wp:docPr id="225072996" name="AutoShape 1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98395" cy="1731276"/>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0C45497" w14:textId="77777777" w:rsidR="00A75221" w:rsidRPr="000412DE" w:rsidRDefault="00A75221" w:rsidP="00A75221">
                            <w:pPr>
                              <w:pStyle w:val="ListParagraph"/>
                              <w:numPr>
                                <w:ilvl w:val="0"/>
                                <w:numId w:val="338"/>
                              </w:numPr>
                              <w:spacing w:after="0" w:line="256" w:lineRule="auto"/>
                              <w:ind w:left="426"/>
                              <w:rPr>
                                <w:b/>
                                <w:color w:val="000000"/>
                                <w:sz w:val="14"/>
                              </w:rPr>
                            </w:pPr>
                            <w:r>
                              <w:rPr>
                                <w:b/>
                                <w:color w:val="000000"/>
                                <w:sz w:val="14"/>
                              </w:rPr>
                              <w:t>Logging the Change</w:t>
                            </w:r>
                          </w:p>
                          <w:p w14:paraId="26EDEA51" w14:textId="77777777" w:rsidR="00A75221" w:rsidRDefault="00A75221" w:rsidP="00A75221">
                            <w:pPr>
                              <w:pStyle w:val="ListParagraph"/>
                              <w:spacing w:after="0" w:line="256" w:lineRule="auto"/>
                              <w:ind w:left="0"/>
                              <w:rPr>
                                <w:color w:val="FF0000"/>
                                <w:sz w:val="14"/>
                              </w:rPr>
                            </w:pPr>
                          </w:p>
                          <w:p w14:paraId="1042E784" w14:textId="77777777" w:rsidR="00A75221" w:rsidRPr="00EB05D3" w:rsidRDefault="00A75221" w:rsidP="00A75221">
                            <w:pPr>
                              <w:pStyle w:val="ListParagraph"/>
                              <w:spacing w:line="256" w:lineRule="auto"/>
                              <w:ind w:left="0"/>
                              <w:rPr>
                                <w:b/>
                                <w:bCs/>
                                <w:sz w:val="14"/>
                              </w:rPr>
                            </w:pPr>
                            <w:r w:rsidRPr="006F4595">
                              <w:rPr>
                                <w:b/>
                                <w:bCs/>
                                <w:sz w:val="14"/>
                              </w:rPr>
                              <w:t>One of the most important elements to managing change is the collation of information and record keeping.</w:t>
                            </w:r>
                          </w:p>
                          <w:p w14:paraId="71B86E5E" w14:textId="77777777" w:rsidR="00A75221" w:rsidRPr="00EB05D3" w:rsidRDefault="00A75221" w:rsidP="00A75221">
                            <w:pPr>
                              <w:pStyle w:val="ListParagraph"/>
                              <w:spacing w:line="256" w:lineRule="auto"/>
                              <w:ind w:left="0"/>
                              <w:rPr>
                                <w:sz w:val="14"/>
                              </w:rPr>
                            </w:pPr>
                          </w:p>
                          <w:p w14:paraId="4B6F0DED" w14:textId="77777777" w:rsidR="00A75221" w:rsidRDefault="00A75221" w:rsidP="00A75221">
                            <w:pPr>
                              <w:pStyle w:val="ListParagraph"/>
                              <w:spacing w:line="256" w:lineRule="auto"/>
                              <w:ind w:left="0"/>
                              <w:rPr>
                                <w:b/>
                                <w:bCs/>
                                <w:sz w:val="14"/>
                              </w:rPr>
                            </w:pPr>
                            <w:r w:rsidRPr="006F4595">
                              <w:rPr>
                                <w:b/>
                                <w:bCs/>
                                <w:sz w:val="14"/>
                              </w:rPr>
                              <w:t xml:space="preserve">The process we should follow when collating the information is: </w:t>
                            </w:r>
                          </w:p>
                          <w:p w14:paraId="7E7607A6" w14:textId="77777777" w:rsidR="00A75221" w:rsidRPr="00EB05D3" w:rsidRDefault="00A75221" w:rsidP="00A75221">
                            <w:pPr>
                              <w:pStyle w:val="ListParagraph"/>
                              <w:spacing w:line="256" w:lineRule="auto"/>
                              <w:ind w:left="0"/>
                              <w:rPr>
                                <w:b/>
                                <w:bCs/>
                                <w:sz w:val="14"/>
                              </w:rPr>
                            </w:pPr>
                          </w:p>
                          <w:p w14:paraId="1110613F" w14:textId="77777777" w:rsidR="00A75221" w:rsidRPr="00EB05D3" w:rsidRDefault="00A75221" w:rsidP="00A75221">
                            <w:pPr>
                              <w:pStyle w:val="ListParagraph"/>
                              <w:numPr>
                                <w:ilvl w:val="0"/>
                                <w:numId w:val="330"/>
                              </w:numPr>
                              <w:spacing w:after="0" w:line="256" w:lineRule="auto"/>
                              <w:ind w:left="426"/>
                              <w:contextualSpacing w:val="0"/>
                              <w:rPr>
                                <w:sz w:val="14"/>
                              </w:rPr>
                            </w:pPr>
                            <w:r w:rsidRPr="00EB05D3">
                              <w:rPr>
                                <w:sz w:val="14"/>
                              </w:rPr>
                              <w:t>Setting up variation folder on the Q file/C file</w:t>
                            </w:r>
                          </w:p>
                          <w:p w14:paraId="3C6F5DC4" w14:textId="77777777" w:rsidR="00A75221" w:rsidRPr="00EB05D3" w:rsidRDefault="00A75221" w:rsidP="00A75221">
                            <w:pPr>
                              <w:pStyle w:val="ListParagraph"/>
                              <w:numPr>
                                <w:ilvl w:val="0"/>
                                <w:numId w:val="330"/>
                              </w:numPr>
                              <w:spacing w:after="0" w:line="256" w:lineRule="auto"/>
                              <w:ind w:left="426"/>
                              <w:contextualSpacing w:val="0"/>
                              <w:rPr>
                                <w:sz w:val="14"/>
                              </w:rPr>
                            </w:pPr>
                            <w:r w:rsidRPr="00EB05D3">
                              <w:rPr>
                                <w:sz w:val="14"/>
                              </w:rPr>
                              <w:t xml:space="preserve">Setting up the variation </w:t>
                            </w:r>
                            <w:r>
                              <w:rPr>
                                <w:sz w:val="14"/>
                              </w:rPr>
                              <w:t>register</w:t>
                            </w:r>
                          </w:p>
                          <w:p w14:paraId="176D04AB" w14:textId="77777777" w:rsidR="00A75221" w:rsidRPr="00EB05D3" w:rsidRDefault="00A75221" w:rsidP="00A75221">
                            <w:pPr>
                              <w:pStyle w:val="ListParagraph"/>
                              <w:numPr>
                                <w:ilvl w:val="0"/>
                                <w:numId w:val="330"/>
                              </w:numPr>
                              <w:spacing w:after="0" w:line="256" w:lineRule="auto"/>
                              <w:ind w:left="426"/>
                              <w:contextualSpacing w:val="0"/>
                              <w:rPr>
                                <w:sz w:val="14"/>
                              </w:rPr>
                            </w:pPr>
                            <w:r w:rsidRPr="00EB05D3">
                              <w:rPr>
                                <w:sz w:val="14"/>
                              </w:rPr>
                              <w:t>Collating the emails/drawings/information</w:t>
                            </w:r>
                          </w:p>
                          <w:p w14:paraId="4C58CD24" w14:textId="77777777" w:rsidR="00A75221" w:rsidRPr="00EB05D3" w:rsidRDefault="00A75221" w:rsidP="00A75221">
                            <w:pPr>
                              <w:pStyle w:val="ListParagraph"/>
                              <w:numPr>
                                <w:ilvl w:val="0"/>
                                <w:numId w:val="330"/>
                              </w:numPr>
                              <w:spacing w:after="0" w:line="256" w:lineRule="auto"/>
                              <w:ind w:left="426"/>
                              <w:contextualSpacing w:val="0"/>
                              <w:rPr>
                                <w:sz w:val="14"/>
                              </w:rPr>
                            </w:pPr>
                            <w:r w:rsidRPr="00EB05D3">
                              <w:rPr>
                                <w:sz w:val="14"/>
                              </w:rPr>
                              <w:t>Re-confirming verbal conversations back via email</w:t>
                            </w:r>
                          </w:p>
                          <w:p w14:paraId="05C2C0B0" w14:textId="77777777" w:rsidR="00A75221" w:rsidRPr="00882928" w:rsidRDefault="00A75221" w:rsidP="00A75221">
                            <w:pPr>
                              <w:pStyle w:val="ListParagraph"/>
                              <w:spacing w:after="0" w:line="256" w:lineRule="auto"/>
                              <w:ind w:left="0"/>
                              <w:rPr>
                                <w:color w:val="FF0000"/>
                                <w:sz w:val="14"/>
                              </w:rPr>
                            </w:pPr>
                            <w:r w:rsidRPr="00882928">
                              <w:rPr>
                                <w:color w:val="FF0000"/>
                                <w:sz w:val="14"/>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45816EB" id="AutoShape 172" o:spid="_x0000_s1065" type="#_x0000_t109" style="position:absolute;left:0;text-align:left;margin-left:196.35pt;margin-top:1.9pt;width:188.85pt;height:136.3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" filled="f" strokeweight="1.5pt">
                <v:textbox>
                  <w:txbxContent>
                    <w:p w14:paraId="20C45497" w14:textId="77777777" w:rsidR="00A75221" w:rsidRPr="000412DE" w:rsidRDefault="00A75221" w:rsidP="00A75221">
                      <w:pPr>
                        <w:pStyle w:val="ListParagraph"/>
                        <w:numPr>
                          <w:ilvl w:val="0"/>
                          <w:numId w:val="338"/>
                        </w:numPr>
                        <w:spacing w:after="0" w:line="256" w:lineRule="auto"/>
                        <w:ind w:left="426"/>
                        <w:rPr>
                          <w:b/>
                          <w:color w:val="000000"/>
                          <w:sz w:val="14"/>
                        </w:rPr>
                      </w:pPr>
                      <w:r>
                        <w:rPr>
                          <w:b/>
                          <w:color w:val="000000"/>
                          <w:sz w:val="14"/>
                        </w:rPr>
                        <w:t>Logging the Change</w:t>
                      </w:r>
                    </w:p>
                    <w:p w14:paraId="26EDEA51" w14:textId="77777777" w:rsidR="00A75221" w:rsidRDefault="00A75221" w:rsidP="00A75221">
                      <w:pPr>
                        <w:pStyle w:val="ListParagraph"/>
                        <w:spacing w:after="0" w:line="256" w:lineRule="auto"/>
                        <w:ind w:left="0"/>
                        <w:rPr>
                          <w:color w:val="FF0000"/>
                          <w:sz w:val="14"/>
                        </w:rPr>
                      </w:pPr>
                    </w:p>
                    <w:p w14:paraId="1042E784" w14:textId="77777777" w:rsidR="00A75221" w:rsidRPr="00EB05D3" w:rsidRDefault="00A75221" w:rsidP="00A75221">
                      <w:pPr>
                        <w:pStyle w:val="ListParagraph"/>
                        <w:spacing w:line="256" w:lineRule="auto"/>
                        <w:ind w:left="0"/>
                        <w:rPr>
                          <w:b/>
                          <w:bCs/>
                          <w:sz w:val="14"/>
                        </w:rPr>
                      </w:pPr>
                      <w:r w:rsidRPr="006F4595">
                        <w:rPr>
                          <w:b/>
                          <w:bCs/>
                          <w:sz w:val="14"/>
                        </w:rPr>
                        <w:t>One of the most important elements to managing change is the collation of information and record keeping.</w:t>
                      </w:r>
                    </w:p>
                    <w:p w14:paraId="71B86E5E" w14:textId="77777777" w:rsidR="00A75221" w:rsidRPr="00EB05D3" w:rsidRDefault="00A75221" w:rsidP="00A75221">
                      <w:pPr>
                        <w:pStyle w:val="ListParagraph"/>
                        <w:spacing w:line="256" w:lineRule="auto"/>
                        <w:ind w:left="0"/>
                        <w:rPr>
                          <w:sz w:val="14"/>
                        </w:rPr>
                      </w:pPr>
                    </w:p>
                    <w:p w14:paraId="4B6F0DED" w14:textId="77777777" w:rsidR="00A75221" w:rsidRDefault="00A75221" w:rsidP="00A75221">
                      <w:pPr>
                        <w:pStyle w:val="ListParagraph"/>
                        <w:spacing w:line="256" w:lineRule="auto"/>
                        <w:ind w:left="0"/>
                        <w:rPr>
                          <w:b/>
                          <w:bCs/>
                          <w:sz w:val="14"/>
                        </w:rPr>
                      </w:pPr>
                      <w:r w:rsidRPr="006F4595">
                        <w:rPr>
                          <w:b/>
                          <w:bCs/>
                          <w:sz w:val="14"/>
                        </w:rPr>
                        <w:t xml:space="preserve">The process we should follow when collating the information is: </w:t>
                      </w:r>
                    </w:p>
                    <w:p w14:paraId="7E7607A6" w14:textId="77777777" w:rsidR="00A75221" w:rsidRPr="00EB05D3" w:rsidRDefault="00A75221" w:rsidP="00A75221">
                      <w:pPr>
                        <w:pStyle w:val="ListParagraph"/>
                        <w:spacing w:line="256" w:lineRule="auto"/>
                        <w:ind w:left="0"/>
                        <w:rPr>
                          <w:b/>
                          <w:bCs/>
                          <w:sz w:val="14"/>
                        </w:rPr>
                      </w:pPr>
                    </w:p>
                    <w:p w14:paraId="1110613F" w14:textId="77777777" w:rsidR="00A75221" w:rsidRPr="00EB05D3" w:rsidRDefault="00A75221" w:rsidP="00A75221">
                      <w:pPr>
                        <w:pStyle w:val="ListParagraph"/>
                        <w:numPr>
                          <w:ilvl w:val="0"/>
                          <w:numId w:val="330"/>
                        </w:numPr>
                        <w:spacing w:after="0" w:line="256" w:lineRule="auto"/>
                        <w:ind w:left="426"/>
                        <w:contextualSpacing w:val="0"/>
                        <w:rPr>
                          <w:sz w:val="14"/>
                        </w:rPr>
                      </w:pPr>
                      <w:r w:rsidRPr="00EB05D3">
                        <w:rPr>
                          <w:sz w:val="14"/>
                        </w:rPr>
                        <w:t>Setting up variation folder on the Q file/C file</w:t>
                      </w:r>
                    </w:p>
                    <w:p w14:paraId="3C6F5DC4" w14:textId="77777777" w:rsidR="00A75221" w:rsidRPr="00EB05D3" w:rsidRDefault="00A75221" w:rsidP="00A75221">
                      <w:pPr>
                        <w:pStyle w:val="ListParagraph"/>
                        <w:numPr>
                          <w:ilvl w:val="0"/>
                          <w:numId w:val="330"/>
                        </w:numPr>
                        <w:spacing w:after="0" w:line="256" w:lineRule="auto"/>
                        <w:ind w:left="426"/>
                        <w:contextualSpacing w:val="0"/>
                        <w:rPr>
                          <w:sz w:val="14"/>
                        </w:rPr>
                      </w:pPr>
                      <w:r w:rsidRPr="00EB05D3">
                        <w:rPr>
                          <w:sz w:val="14"/>
                        </w:rPr>
                        <w:t xml:space="preserve">Setting up the variation </w:t>
                      </w:r>
                      <w:r>
                        <w:rPr>
                          <w:sz w:val="14"/>
                        </w:rPr>
                        <w:t>register</w:t>
                      </w:r>
                    </w:p>
                    <w:p w14:paraId="176D04AB" w14:textId="77777777" w:rsidR="00A75221" w:rsidRPr="00EB05D3" w:rsidRDefault="00A75221" w:rsidP="00A75221">
                      <w:pPr>
                        <w:pStyle w:val="ListParagraph"/>
                        <w:numPr>
                          <w:ilvl w:val="0"/>
                          <w:numId w:val="330"/>
                        </w:numPr>
                        <w:spacing w:after="0" w:line="256" w:lineRule="auto"/>
                        <w:ind w:left="426"/>
                        <w:contextualSpacing w:val="0"/>
                        <w:rPr>
                          <w:sz w:val="14"/>
                        </w:rPr>
                      </w:pPr>
                      <w:r w:rsidRPr="00EB05D3">
                        <w:rPr>
                          <w:sz w:val="14"/>
                        </w:rPr>
                        <w:t>Collating the emails/drawings/information</w:t>
                      </w:r>
                    </w:p>
                    <w:p w14:paraId="4C58CD24" w14:textId="77777777" w:rsidR="00A75221" w:rsidRPr="00EB05D3" w:rsidRDefault="00A75221" w:rsidP="00A75221">
                      <w:pPr>
                        <w:pStyle w:val="ListParagraph"/>
                        <w:numPr>
                          <w:ilvl w:val="0"/>
                          <w:numId w:val="330"/>
                        </w:numPr>
                        <w:spacing w:after="0" w:line="256" w:lineRule="auto"/>
                        <w:ind w:left="426"/>
                        <w:contextualSpacing w:val="0"/>
                        <w:rPr>
                          <w:sz w:val="14"/>
                        </w:rPr>
                      </w:pPr>
                      <w:r w:rsidRPr="00EB05D3">
                        <w:rPr>
                          <w:sz w:val="14"/>
                        </w:rPr>
                        <w:t>Re-confirming verbal conversations back via email</w:t>
                      </w:r>
                    </w:p>
                    <w:p w14:paraId="05C2C0B0" w14:textId="77777777" w:rsidR="00A75221" w:rsidRPr="00882928" w:rsidRDefault="00A75221" w:rsidP="00A75221">
                      <w:pPr>
                        <w:pStyle w:val="ListParagraph"/>
                        <w:spacing w:after="0" w:line="256" w:lineRule="auto"/>
                        <w:ind w:left="0"/>
                        <w:rPr>
                          <w:color w:val="FF0000"/>
                          <w:sz w:val="14"/>
                        </w:rPr>
                      </w:pPr>
                      <w:r w:rsidRPr="00882928">
                        <w:rPr>
                          <w:color w:val="FF0000"/>
                          <w:sz w:val="14"/>
                        </w:rPr>
                        <w:t xml:space="preserve"> </w:t>
                      </w:r>
                    </w:p>
                  </w:txbxContent>
                </v:textbox>
              </v:shape>
            </w:pict>
          </mc:Fallback>
        </mc:AlternateContent>
      </w:r>
      <w:r w:rsidR="00D56081">
        <w:rPr>
          <w:rFonts w:cs="Times New Roman"/>
          <w:noProof/>
        </w:rPr>
        <mc:AlternateContent>
          <mc:Choice Requires="wps">
            <w:drawing>
              <wp:anchor distT="0" distB="0" distL="114300" distR="114300" simplePos="0" relativeHeight="251753472" behindDoc="0" locked="0" layoutInCell="1" allowOverlap="1" wp14:anchorId="20FDCD8C" wp14:editId="624F5D8A">
                <wp:simplePos x="0" y="0"/>
                <wp:positionH relativeFrom="column">
                  <wp:posOffset>-1108</wp:posOffset>
                </wp:positionH>
                <wp:positionV relativeFrom="paragraph">
                  <wp:posOffset>23864</wp:posOffset>
                </wp:positionV>
                <wp:extent cx="2046605" cy="2755472"/>
                <wp:effectExtent l="0" t="0" r="10795" b="26035"/>
                <wp:wrapNone/>
                <wp:docPr id="1869361845" name="AutoShape 1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46605" cy="2755472"/>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44619EA" w14:textId="77777777" w:rsidR="00A75221" w:rsidRPr="000412DE" w:rsidRDefault="00A75221" w:rsidP="00A75221">
                            <w:pPr>
                              <w:pStyle w:val="ListParagraph"/>
                              <w:numPr>
                                <w:ilvl w:val="0"/>
                                <w:numId w:val="337"/>
                              </w:numPr>
                              <w:spacing w:after="0" w:line="256" w:lineRule="auto"/>
                              <w:ind w:left="426"/>
                              <w:rPr>
                                <w:b/>
                                <w:color w:val="000000"/>
                                <w:sz w:val="14"/>
                              </w:rPr>
                            </w:pPr>
                            <w:r>
                              <w:rPr>
                                <w:b/>
                                <w:color w:val="000000"/>
                                <w:sz w:val="14"/>
                              </w:rPr>
                              <w:t>Proposed Change</w:t>
                            </w:r>
                          </w:p>
                          <w:p w14:paraId="305CE852" w14:textId="77777777" w:rsidR="00A75221" w:rsidRDefault="00A75221" w:rsidP="00A75221">
                            <w:pPr>
                              <w:pStyle w:val="ListParagraph"/>
                              <w:spacing w:after="0" w:line="256" w:lineRule="auto"/>
                              <w:ind w:left="0"/>
                              <w:rPr>
                                <w:color w:val="000000"/>
                                <w:sz w:val="14"/>
                              </w:rPr>
                            </w:pPr>
                          </w:p>
                          <w:p w14:paraId="7749621C" w14:textId="77777777" w:rsidR="00A75221" w:rsidRDefault="00A75221" w:rsidP="00A75221">
                            <w:pPr>
                              <w:pStyle w:val="ListParagraph"/>
                              <w:spacing w:after="0" w:line="256" w:lineRule="auto"/>
                              <w:ind w:left="0"/>
                              <w:rPr>
                                <w:b/>
                                <w:bCs/>
                                <w:color w:val="000000"/>
                                <w:sz w:val="14"/>
                              </w:rPr>
                            </w:pPr>
                            <w:r w:rsidRPr="00E60634">
                              <w:rPr>
                                <w:b/>
                                <w:bCs/>
                                <w:color w:val="000000"/>
                                <w:sz w:val="14"/>
                              </w:rPr>
                              <w:t>A change can be proposed from the following:</w:t>
                            </w:r>
                          </w:p>
                          <w:p w14:paraId="5545C195" w14:textId="77777777" w:rsidR="00A75221" w:rsidRPr="00E60634" w:rsidRDefault="00A75221" w:rsidP="00A75221">
                            <w:pPr>
                              <w:pStyle w:val="ListParagraph"/>
                              <w:spacing w:after="0" w:line="256" w:lineRule="auto"/>
                              <w:ind w:left="0"/>
                              <w:rPr>
                                <w:b/>
                                <w:bCs/>
                                <w:color w:val="000000"/>
                                <w:sz w:val="14"/>
                              </w:rPr>
                            </w:pPr>
                          </w:p>
                          <w:p w14:paraId="7020633E" w14:textId="77777777" w:rsidR="00A75221" w:rsidRPr="00E60634" w:rsidRDefault="00A75221" w:rsidP="00A75221">
                            <w:pPr>
                              <w:pStyle w:val="ListParagraph"/>
                              <w:numPr>
                                <w:ilvl w:val="0"/>
                                <w:numId w:val="329"/>
                              </w:numPr>
                              <w:spacing w:after="0" w:line="256" w:lineRule="auto"/>
                              <w:ind w:left="426"/>
                              <w:rPr>
                                <w:color w:val="000000"/>
                                <w:sz w:val="14"/>
                              </w:rPr>
                            </w:pPr>
                            <w:r w:rsidRPr="00E60634">
                              <w:rPr>
                                <w:color w:val="000000"/>
                                <w:sz w:val="14"/>
                              </w:rPr>
                              <w:t>Client</w:t>
                            </w:r>
                          </w:p>
                          <w:p w14:paraId="258C33DE" w14:textId="77777777" w:rsidR="00A75221" w:rsidRPr="00E60634" w:rsidRDefault="00A75221" w:rsidP="00A75221">
                            <w:pPr>
                              <w:pStyle w:val="ListParagraph"/>
                              <w:numPr>
                                <w:ilvl w:val="0"/>
                                <w:numId w:val="329"/>
                              </w:numPr>
                              <w:spacing w:after="0" w:line="256" w:lineRule="auto"/>
                              <w:ind w:left="426"/>
                              <w:rPr>
                                <w:color w:val="000000"/>
                                <w:sz w:val="14"/>
                              </w:rPr>
                            </w:pPr>
                            <w:r w:rsidRPr="00E60634">
                              <w:rPr>
                                <w:color w:val="000000"/>
                                <w:sz w:val="14"/>
                              </w:rPr>
                              <w:t>Architect</w:t>
                            </w:r>
                          </w:p>
                          <w:p w14:paraId="0EAE8652" w14:textId="77777777" w:rsidR="00A75221" w:rsidRPr="00E60634" w:rsidRDefault="00A75221" w:rsidP="00A75221">
                            <w:pPr>
                              <w:pStyle w:val="ListParagraph"/>
                              <w:numPr>
                                <w:ilvl w:val="0"/>
                                <w:numId w:val="329"/>
                              </w:numPr>
                              <w:spacing w:after="0" w:line="256" w:lineRule="auto"/>
                              <w:ind w:left="426"/>
                              <w:rPr>
                                <w:color w:val="000000"/>
                                <w:sz w:val="14"/>
                              </w:rPr>
                            </w:pPr>
                            <w:r w:rsidRPr="00E60634">
                              <w:rPr>
                                <w:color w:val="000000"/>
                                <w:sz w:val="14"/>
                              </w:rPr>
                              <w:t>Structural Engineer</w:t>
                            </w:r>
                          </w:p>
                          <w:p w14:paraId="5863B3E1" w14:textId="5B868D4C" w:rsidR="00A75221" w:rsidRPr="00E60634" w:rsidRDefault="006E6C18" w:rsidP="00A75221">
                            <w:pPr>
                              <w:pStyle w:val="ListParagraph"/>
                              <w:numPr>
                                <w:ilvl w:val="0"/>
                                <w:numId w:val="329"/>
                              </w:numPr>
                              <w:spacing w:after="0" w:line="256" w:lineRule="auto"/>
                              <w:ind w:left="426"/>
                              <w:rPr>
                                <w:color w:val="000000"/>
                                <w:sz w:val="14"/>
                              </w:rPr>
                            </w:pPr>
                            <w:r w:rsidRPr="00E60634">
                              <w:rPr>
                                <w:color w:val="000000"/>
                                <w:sz w:val="14"/>
                              </w:rPr>
                              <w:t>Main contractor</w:t>
                            </w:r>
                            <w:r w:rsidR="00A75221" w:rsidRPr="00E60634">
                              <w:rPr>
                                <w:color w:val="000000"/>
                                <w:sz w:val="14"/>
                              </w:rPr>
                              <w:t xml:space="preserve"> / PM / Site</w:t>
                            </w:r>
                          </w:p>
                          <w:p w14:paraId="03F8B282" w14:textId="77777777" w:rsidR="00A75221" w:rsidRPr="00E60634" w:rsidRDefault="00A75221" w:rsidP="00A75221">
                            <w:pPr>
                              <w:pStyle w:val="ListParagraph"/>
                              <w:numPr>
                                <w:ilvl w:val="0"/>
                                <w:numId w:val="329"/>
                              </w:numPr>
                              <w:spacing w:after="0" w:line="256" w:lineRule="auto"/>
                              <w:ind w:left="426"/>
                              <w:rPr>
                                <w:color w:val="000000"/>
                                <w:sz w:val="14"/>
                              </w:rPr>
                            </w:pPr>
                            <w:r w:rsidRPr="00E60634">
                              <w:rPr>
                                <w:color w:val="000000"/>
                                <w:sz w:val="14"/>
                              </w:rPr>
                              <w:t>Design Team Members</w:t>
                            </w:r>
                          </w:p>
                          <w:p w14:paraId="76E4CAB0" w14:textId="77777777" w:rsidR="00A75221" w:rsidRPr="00E60634" w:rsidRDefault="00A75221" w:rsidP="00A75221">
                            <w:pPr>
                              <w:pStyle w:val="ListParagraph"/>
                              <w:spacing w:after="0" w:line="256" w:lineRule="auto"/>
                              <w:ind w:left="360"/>
                              <w:rPr>
                                <w:color w:val="000000"/>
                                <w:sz w:val="14"/>
                              </w:rPr>
                            </w:pPr>
                          </w:p>
                          <w:p w14:paraId="4240BB3F" w14:textId="77777777" w:rsidR="00A75221" w:rsidRDefault="00A75221" w:rsidP="00A75221">
                            <w:pPr>
                              <w:pStyle w:val="ListParagraph"/>
                              <w:spacing w:after="0" w:line="256" w:lineRule="auto"/>
                              <w:ind w:left="0"/>
                              <w:rPr>
                                <w:b/>
                                <w:bCs/>
                                <w:color w:val="000000"/>
                                <w:sz w:val="14"/>
                              </w:rPr>
                            </w:pPr>
                            <w:r w:rsidRPr="00E60634">
                              <w:rPr>
                                <w:b/>
                                <w:bCs/>
                                <w:color w:val="000000"/>
                                <w:sz w:val="14"/>
                              </w:rPr>
                              <w:t>The change could be issued in various formats:</w:t>
                            </w:r>
                          </w:p>
                          <w:p w14:paraId="485C3CB9" w14:textId="77777777" w:rsidR="00A75221" w:rsidRPr="00E60634" w:rsidRDefault="00A75221" w:rsidP="00A75221">
                            <w:pPr>
                              <w:pStyle w:val="ListParagraph"/>
                              <w:spacing w:after="0" w:line="256" w:lineRule="auto"/>
                              <w:ind w:left="0"/>
                              <w:rPr>
                                <w:b/>
                                <w:bCs/>
                                <w:color w:val="000000"/>
                                <w:sz w:val="14"/>
                              </w:rPr>
                            </w:pPr>
                          </w:p>
                          <w:p w14:paraId="15926112" w14:textId="77777777" w:rsidR="00A75221" w:rsidRPr="00E60634" w:rsidRDefault="00A75221" w:rsidP="00A75221">
                            <w:pPr>
                              <w:pStyle w:val="ListParagraph"/>
                              <w:numPr>
                                <w:ilvl w:val="0"/>
                                <w:numId w:val="328"/>
                              </w:numPr>
                              <w:spacing w:after="0" w:line="256" w:lineRule="auto"/>
                              <w:ind w:left="426"/>
                              <w:rPr>
                                <w:color w:val="000000"/>
                                <w:sz w:val="14"/>
                              </w:rPr>
                            </w:pPr>
                            <w:r w:rsidRPr="00E60634">
                              <w:rPr>
                                <w:color w:val="000000"/>
                                <w:sz w:val="14"/>
                              </w:rPr>
                              <w:t>Email</w:t>
                            </w:r>
                          </w:p>
                          <w:p w14:paraId="2BA2BD8A" w14:textId="77777777" w:rsidR="00A75221" w:rsidRPr="00E60634" w:rsidRDefault="00A75221" w:rsidP="00A75221">
                            <w:pPr>
                              <w:pStyle w:val="ListParagraph"/>
                              <w:numPr>
                                <w:ilvl w:val="0"/>
                                <w:numId w:val="328"/>
                              </w:numPr>
                              <w:spacing w:after="0" w:line="256" w:lineRule="auto"/>
                              <w:ind w:left="426"/>
                              <w:rPr>
                                <w:color w:val="000000"/>
                                <w:sz w:val="14"/>
                              </w:rPr>
                            </w:pPr>
                            <w:r w:rsidRPr="00E60634">
                              <w:rPr>
                                <w:color w:val="000000"/>
                                <w:sz w:val="14"/>
                              </w:rPr>
                              <w:t>Upload to a file sharing site</w:t>
                            </w:r>
                          </w:p>
                          <w:p w14:paraId="1D4E3459" w14:textId="77777777" w:rsidR="00A75221" w:rsidRPr="00E60634" w:rsidRDefault="00A75221" w:rsidP="00A75221">
                            <w:pPr>
                              <w:pStyle w:val="ListParagraph"/>
                              <w:numPr>
                                <w:ilvl w:val="0"/>
                                <w:numId w:val="328"/>
                              </w:numPr>
                              <w:spacing w:after="0" w:line="256" w:lineRule="auto"/>
                              <w:ind w:left="426"/>
                              <w:rPr>
                                <w:color w:val="000000"/>
                                <w:sz w:val="14"/>
                              </w:rPr>
                            </w:pPr>
                            <w:r w:rsidRPr="00E60634">
                              <w:rPr>
                                <w:color w:val="000000"/>
                                <w:sz w:val="14"/>
                              </w:rPr>
                              <w:t xml:space="preserve">Verbal </w:t>
                            </w:r>
                          </w:p>
                          <w:p w14:paraId="5C3AEC4F" w14:textId="77777777" w:rsidR="00A75221" w:rsidRPr="00E60634" w:rsidRDefault="00A75221" w:rsidP="00A75221">
                            <w:pPr>
                              <w:pStyle w:val="ListParagraph"/>
                              <w:spacing w:after="0" w:line="256" w:lineRule="auto"/>
                              <w:ind w:left="360"/>
                              <w:rPr>
                                <w:color w:val="000000"/>
                                <w:sz w:val="14"/>
                              </w:rPr>
                            </w:pPr>
                          </w:p>
                          <w:p w14:paraId="5B887275" w14:textId="77777777" w:rsidR="00A75221" w:rsidRPr="00E60634" w:rsidRDefault="00A75221" w:rsidP="00A75221">
                            <w:pPr>
                              <w:pStyle w:val="ListParagraph"/>
                              <w:spacing w:after="0" w:line="256" w:lineRule="auto"/>
                              <w:ind w:left="0"/>
                              <w:rPr>
                                <w:b/>
                                <w:bCs/>
                                <w:color w:val="000000"/>
                                <w:sz w:val="14"/>
                              </w:rPr>
                            </w:pPr>
                            <w:r w:rsidRPr="00E60634">
                              <w:rPr>
                                <w:b/>
                                <w:bCs/>
                                <w:color w:val="000000"/>
                                <w:sz w:val="14"/>
                              </w:rPr>
                              <w:t>It is the Design Manager/Operations Manager/Project Manager (dependent who has project responsibility) to keep a track of drawing uploads to file sharing sites on a weekly basis.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0FDCD8C" id="AutoShape 171" o:spid="_x0000_s1066" type="#_x0000_t109" style="position:absolute;left:0;text-align:left;margin-left:-.1pt;margin-top:1.9pt;width:161.15pt;height:216.9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" filled="f" strokeweight="1.5pt">
                <v:textbox>
                  <w:txbxContent>
                    <w:p w14:paraId="244619EA" w14:textId="77777777" w:rsidR="00A75221" w:rsidRPr="000412DE" w:rsidRDefault="00A75221" w:rsidP="00A75221">
                      <w:pPr>
                        <w:pStyle w:val="ListParagraph"/>
                        <w:numPr>
                          <w:ilvl w:val="0"/>
                          <w:numId w:val="337"/>
                        </w:numPr>
                        <w:spacing w:after="0" w:line="256" w:lineRule="auto"/>
                        <w:ind w:left="426"/>
                        <w:rPr>
                          <w:b/>
                          <w:color w:val="000000"/>
                          <w:sz w:val="14"/>
                        </w:rPr>
                      </w:pPr>
                      <w:r>
                        <w:rPr>
                          <w:b/>
                          <w:color w:val="000000"/>
                          <w:sz w:val="14"/>
                        </w:rPr>
                        <w:t>Proposed Change</w:t>
                      </w:r>
                    </w:p>
                    <w:p w14:paraId="305CE852" w14:textId="77777777" w:rsidR="00A75221" w:rsidRDefault="00A75221" w:rsidP="00A75221">
                      <w:pPr>
                        <w:pStyle w:val="ListParagraph"/>
                        <w:spacing w:after="0" w:line="256" w:lineRule="auto"/>
                        <w:ind w:left="0"/>
                        <w:rPr>
                          <w:color w:val="000000"/>
                          <w:sz w:val="14"/>
                        </w:rPr>
                      </w:pPr>
                    </w:p>
                    <w:p w14:paraId="7749621C" w14:textId="77777777" w:rsidR="00A75221" w:rsidRDefault="00A75221" w:rsidP="00A75221">
                      <w:pPr>
                        <w:pStyle w:val="ListParagraph"/>
                        <w:spacing w:after="0" w:line="256" w:lineRule="auto"/>
                        <w:ind w:left="0"/>
                        <w:rPr>
                          <w:b/>
                          <w:bCs/>
                          <w:color w:val="000000"/>
                          <w:sz w:val="14"/>
                        </w:rPr>
                      </w:pPr>
                      <w:r w:rsidRPr="00E60634">
                        <w:rPr>
                          <w:b/>
                          <w:bCs/>
                          <w:color w:val="000000"/>
                          <w:sz w:val="14"/>
                        </w:rPr>
                        <w:t>A change can be proposed from the following:</w:t>
                      </w:r>
                    </w:p>
                    <w:p w14:paraId="5545C195" w14:textId="77777777" w:rsidR="00A75221" w:rsidRPr="00E60634" w:rsidRDefault="00A75221" w:rsidP="00A75221">
                      <w:pPr>
                        <w:pStyle w:val="ListParagraph"/>
                        <w:spacing w:after="0" w:line="256" w:lineRule="auto"/>
                        <w:ind w:left="0"/>
                        <w:rPr>
                          <w:b/>
                          <w:bCs/>
                          <w:color w:val="000000"/>
                          <w:sz w:val="14"/>
                        </w:rPr>
                      </w:pPr>
                    </w:p>
                    <w:p w14:paraId="7020633E" w14:textId="77777777" w:rsidR="00A75221" w:rsidRPr="00E60634" w:rsidRDefault="00A75221" w:rsidP="00A75221">
                      <w:pPr>
                        <w:pStyle w:val="ListParagraph"/>
                        <w:numPr>
                          <w:ilvl w:val="0"/>
                          <w:numId w:val="329"/>
                        </w:numPr>
                        <w:spacing w:after="0" w:line="256" w:lineRule="auto"/>
                        <w:ind w:left="426"/>
                        <w:rPr>
                          <w:color w:val="000000"/>
                          <w:sz w:val="14"/>
                        </w:rPr>
                      </w:pPr>
                      <w:r w:rsidRPr="00E60634">
                        <w:rPr>
                          <w:color w:val="000000"/>
                          <w:sz w:val="14"/>
                        </w:rPr>
                        <w:t>Client</w:t>
                      </w:r>
                    </w:p>
                    <w:p w14:paraId="258C33DE" w14:textId="77777777" w:rsidR="00A75221" w:rsidRPr="00E60634" w:rsidRDefault="00A75221" w:rsidP="00A75221">
                      <w:pPr>
                        <w:pStyle w:val="ListParagraph"/>
                        <w:numPr>
                          <w:ilvl w:val="0"/>
                          <w:numId w:val="329"/>
                        </w:numPr>
                        <w:spacing w:after="0" w:line="256" w:lineRule="auto"/>
                        <w:ind w:left="426"/>
                        <w:rPr>
                          <w:color w:val="000000"/>
                          <w:sz w:val="14"/>
                        </w:rPr>
                      </w:pPr>
                      <w:r w:rsidRPr="00E60634">
                        <w:rPr>
                          <w:color w:val="000000"/>
                          <w:sz w:val="14"/>
                        </w:rPr>
                        <w:t>Architect</w:t>
                      </w:r>
                    </w:p>
                    <w:p w14:paraId="0EAE8652" w14:textId="77777777" w:rsidR="00A75221" w:rsidRPr="00E60634" w:rsidRDefault="00A75221" w:rsidP="00A75221">
                      <w:pPr>
                        <w:pStyle w:val="ListParagraph"/>
                        <w:numPr>
                          <w:ilvl w:val="0"/>
                          <w:numId w:val="329"/>
                        </w:numPr>
                        <w:spacing w:after="0" w:line="256" w:lineRule="auto"/>
                        <w:ind w:left="426"/>
                        <w:rPr>
                          <w:color w:val="000000"/>
                          <w:sz w:val="14"/>
                        </w:rPr>
                      </w:pPr>
                      <w:r w:rsidRPr="00E60634">
                        <w:rPr>
                          <w:color w:val="000000"/>
                          <w:sz w:val="14"/>
                        </w:rPr>
                        <w:t>Structural Engineer</w:t>
                      </w:r>
                    </w:p>
                    <w:p w14:paraId="5863B3E1" w14:textId="5B868D4C" w:rsidR="00A75221" w:rsidRPr="00E60634" w:rsidRDefault="006E6C18" w:rsidP="00A75221">
                      <w:pPr>
                        <w:pStyle w:val="ListParagraph"/>
                        <w:numPr>
                          <w:ilvl w:val="0"/>
                          <w:numId w:val="329"/>
                        </w:numPr>
                        <w:spacing w:after="0" w:line="256" w:lineRule="auto"/>
                        <w:ind w:left="426"/>
                        <w:rPr>
                          <w:color w:val="000000"/>
                          <w:sz w:val="14"/>
                        </w:rPr>
                      </w:pPr>
                      <w:r w:rsidRPr="00E60634">
                        <w:rPr>
                          <w:color w:val="000000"/>
                          <w:sz w:val="14"/>
                        </w:rPr>
                        <w:t>Main contractor</w:t>
                      </w:r>
                      <w:r w:rsidR="00A75221" w:rsidRPr="00E60634">
                        <w:rPr>
                          <w:color w:val="000000"/>
                          <w:sz w:val="14"/>
                        </w:rPr>
                        <w:t xml:space="preserve"> / PM / Site</w:t>
                      </w:r>
                    </w:p>
                    <w:p w14:paraId="03F8B282" w14:textId="77777777" w:rsidR="00A75221" w:rsidRPr="00E60634" w:rsidRDefault="00A75221" w:rsidP="00A75221">
                      <w:pPr>
                        <w:pStyle w:val="ListParagraph"/>
                        <w:numPr>
                          <w:ilvl w:val="0"/>
                          <w:numId w:val="329"/>
                        </w:numPr>
                        <w:spacing w:after="0" w:line="256" w:lineRule="auto"/>
                        <w:ind w:left="426"/>
                        <w:rPr>
                          <w:color w:val="000000"/>
                          <w:sz w:val="14"/>
                        </w:rPr>
                      </w:pPr>
                      <w:r w:rsidRPr="00E60634">
                        <w:rPr>
                          <w:color w:val="000000"/>
                          <w:sz w:val="14"/>
                        </w:rPr>
                        <w:t>Design Team Members</w:t>
                      </w:r>
                    </w:p>
                    <w:p w14:paraId="76E4CAB0" w14:textId="77777777" w:rsidR="00A75221" w:rsidRPr="00E60634" w:rsidRDefault="00A75221" w:rsidP="00A75221">
                      <w:pPr>
                        <w:pStyle w:val="ListParagraph"/>
                        <w:spacing w:after="0" w:line="256" w:lineRule="auto"/>
                        <w:ind w:left="360"/>
                        <w:rPr>
                          <w:color w:val="000000"/>
                          <w:sz w:val="14"/>
                        </w:rPr>
                      </w:pPr>
                    </w:p>
                    <w:p w14:paraId="4240BB3F" w14:textId="77777777" w:rsidR="00A75221" w:rsidRDefault="00A75221" w:rsidP="00A75221">
                      <w:pPr>
                        <w:pStyle w:val="ListParagraph"/>
                        <w:spacing w:after="0" w:line="256" w:lineRule="auto"/>
                        <w:ind w:left="0"/>
                        <w:rPr>
                          <w:b/>
                          <w:bCs/>
                          <w:color w:val="000000"/>
                          <w:sz w:val="14"/>
                        </w:rPr>
                      </w:pPr>
                      <w:r w:rsidRPr="00E60634">
                        <w:rPr>
                          <w:b/>
                          <w:bCs/>
                          <w:color w:val="000000"/>
                          <w:sz w:val="14"/>
                        </w:rPr>
                        <w:t>The change could be issued in various formats:</w:t>
                      </w:r>
                    </w:p>
                    <w:p w14:paraId="485C3CB9" w14:textId="77777777" w:rsidR="00A75221" w:rsidRPr="00E60634" w:rsidRDefault="00A75221" w:rsidP="00A75221">
                      <w:pPr>
                        <w:pStyle w:val="ListParagraph"/>
                        <w:spacing w:after="0" w:line="256" w:lineRule="auto"/>
                        <w:ind w:left="0"/>
                        <w:rPr>
                          <w:b/>
                          <w:bCs/>
                          <w:color w:val="000000"/>
                          <w:sz w:val="14"/>
                        </w:rPr>
                      </w:pPr>
                    </w:p>
                    <w:p w14:paraId="15926112" w14:textId="77777777" w:rsidR="00A75221" w:rsidRPr="00E60634" w:rsidRDefault="00A75221" w:rsidP="00A75221">
                      <w:pPr>
                        <w:pStyle w:val="ListParagraph"/>
                        <w:numPr>
                          <w:ilvl w:val="0"/>
                          <w:numId w:val="328"/>
                        </w:numPr>
                        <w:spacing w:after="0" w:line="256" w:lineRule="auto"/>
                        <w:ind w:left="426"/>
                        <w:rPr>
                          <w:color w:val="000000"/>
                          <w:sz w:val="14"/>
                        </w:rPr>
                      </w:pPr>
                      <w:r w:rsidRPr="00E60634">
                        <w:rPr>
                          <w:color w:val="000000"/>
                          <w:sz w:val="14"/>
                        </w:rPr>
                        <w:t>Email</w:t>
                      </w:r>
                    </w:p>
                    <w:p w14:paraId="2BA2BD8A" w14:textId="77777777" w:rsidR="00A75221" w:rsidRPr="00E60634" w:rsidRDefault="00A75221" w:rsidP="00A75221">
                      <w:pPr>
                        <w:pStyle w:val="ListParagraph"/>
                        <w:numPr>
                          <w:ilvl w:val="0"/>
                          <w:numId w:val="328"/>
                        </w:numPr>
                        <w:spacing w:after="0" w:line="256" w:lineRule="auto"/>
                        <w:ind w:left="426"/>
                        <w:rPr>
                          <w:color w:val="000000"/>
                          <w:sz w:val="14"/>
                        </w:rPr>
                      </w:pPr>
                      <w:r w:rsidRPr="00E60634">
                        <w:rPr>
                          <w:color w:val="000000"/>
                          <w:sz w:val="14"/>
                        </w:rPr>
                        <w:t>Upload to a file sharing site</w:t>
                      </w:r>
                    </w:p>
                    <w:p w14:paraId="1D4E3459" w14:textId="77777777" w:rsidR="00A75221" w:rsidRPr="00E60634" w:rsidRDefault="00A75221" w:rsidP="00A75221">
                      <w:pPr>
                        <w:pStyle w:val="ListParagraph"/>
                        <w:numPr>
                          <w:ilvl w:val="0"/>
                          <w:numId w:val="328"/>
                        </w:numPr>
                        <w:spacing w:after="0" w:line="256" w:lineRule="auto"/>
                        <w:ind w:left="426"/>
                        <w:rPr>
                          <w:color w:val="000000"/>
                          <w:sz w:val="14"/>
                        </w:rPr>
                      </w:pPr>
                      <w:r w:rsidRPr="00E60634">
                        <w:rPr>
                          <w:color w:val="000000"/>
                          <w:sz w:val="14"/>
                        </w:rPr>
                        <w:t xml:space="preserve">Verbal </w:t>
                      </w:r>
                    </w:p>
                    <w:p w14:paraId="5C3AEC4F" w14:textId="77777777" w:rsidR="00A75221" w:rsidRPr="00E60634" w:rsidRDefault="00A75221" w:rsidP="00A75221">
                      <w:pPr>
                        <w:pStyle w:val="ListParagraph"/>
                        <w:spacing w:after="0" w:line="256" w:lineRule="auto"/>
                        <w:ind w:left="360"/>
                        <w:rPr>
                          <w:color w:val="000000"/>
                          <w:sz w:val="14"/>
                        </w:rPr>
                      </w:pPr>
                    </w:p>
                    <w:p w14:paraId="5B887275" w14:textId="77777777" w:rsidR="00A75221" w:rsidRPr="00E60634" w:rsidRDefault="00A75221" w:rsidP="00A75221">
                      <w:pPr>
                        <w:pStyle w:val="ListParagraph"/>
                        <w:spacing w:after="0" w:line="256" w:lineRule="auto"/>
                        <w:ind w:left="0"/>
                        <w:rPr>
                          <w:b/>
                          <w:bCs/>
                          <w:color w:val="000000"/>
                          <w:sz w:val="14"/>
                        </w:rPr>
                      </w:pPr>
                      <w:r w:rsidRPr="00E60634">
                        <w:rPr>
                          <w:b/>
                          <w:bCs/>
                          <w:color w:val="000000"/>
                          <w:sz w:val="14"/>
                        </w:rPr>
                        <w:t>It is the Design Manager/Operations Manager/Project Manager (dependent who has project responsibility) to keep a track of drawing uploads to file sharing sites on a weekly basis.</w:t>
                      </w:r>
                    </w:p>
                  </w:txbxContent>
                </v:textbox>
              </v:shape>
            </w:pict>
          </mc:Fallback>
        </mc:AlternateContent>
      </w:r>
    </w:p>
    <w:p w14:paraId="30AD346D" w14:textId="77777777" w:rsidR="00A75221" w:rsidRPr="00DE5BD6" w:rsidRDefault="00A75221" w:rsidP="00A75221">
      <w:pPr>
        <w:rPr>
          <w:b/>
          <w:sz w:val="40"/>
          <w:szCs w:val="40"/>
        </w:rPr>
      </w:pPr>
      <w:r>
        <w:rPr>
          <w:rFonts w:cs="Times New Roman"/>
          <w:noProof/>
        </w:rPr>
        <mc:AlternateContent>
          <mc:Choice Requires="wps">
            <w:drawing>
              <wp:anchor distT="0" distB="0" distL="114300" distR="114300" simplePos="0" relativeHeight="251759616" behindDoc="0" locked="0" layoutInCell="1" allowOverlap="1" wp14:anchorId="2919808F" wp14:editId="5265B5E1">
                <wp:simplePos x="0" y="0"/>
                <wp:positionH relativeFrom="column">
                  <wp:posOffset>8724900</wp:posOffset>
                </wp:positionH>
                <wp:positionV relativeFrom="paragraph">
                  <wp:posOffset>342900</wp:posOffset>
                </wp:positionV>
                <wp:extent cx="351790" cy="0"/>
                <wp:effectExtent l="26670" t="90805" r="31115" b="90170"/>
                <wp:wrapNone/>
                <wp:docPr id="1582521798" name="AutoShape 1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B0BB0E" id="AutoShape 184" o:spid="_x0000_s1026" type="#_x0000_t32" style="position:absolute;margin-left:687pt;margin-top:27pt;width:27.7pt;height:0;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" strokecolor="#4472c4" strokeweight="3pt">
                <v:stroke endarrow="block" joinstyle="miter"/>
              </v:shape>
            </w:pict>
          </mc:Fallback>
        </mc:AlternateContent>
      </w:r>
      <w:r>
        <w:rPr>
          <w:rFonts w:cs="Times New Roman"/>
          <w:noProof/>
        </w:rPr>
        <mc:AlternateContent>
          <mc:Choice Requires="wps">
            <w:drawing>
              <wp:anchor distT="0" distB="0" distL="114300" distR="114300" simplePos="0" relativeHeight="251758592" behindDoc="0" locked="0" layoutInCell="1" allowOverlap="1" wp14:anchorId="22FF60F7" wp14:editId="3A37B09C">
                <wp:simplePos x="0" y="0"/>
                <wp:positionH relativeFrom="column">
                  <wp:posOffset>2098675</wp:posOffset>
                </wp:positionH>
                <wp:positionV relativeFrom="paragraph">
                  <wp:posOffset>330200</wp:posOffset>
                </wp:positionV>
                <wp:extent cx="351790" cy="0"/>
                <wp:effectExtent l="20320" t="87630" r="37465" b="93345"/>
                <wp:wrapNone/>
                <wp:docPr id="1991000348" name="AutoShape 1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39DDD8" id="AutoShape 182" o:spid="_x0000_s1026" type="#_x0000_t32" style="position:absolute;margin-left:165.25pt;margin-top:26pt;width:27.7pt;height:0;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" strokecolor="#4472c4" strokeweight="3pt">
                <v:stroke endarrow="block" joinstyle="miter"/>
              </v:shape>
            </w:pict>
          </mc:Fallback>
        </mc:AlternateContent>
      </w:r>
      <w:r>
        <w:rPr>
          <w:rFonts w:cs="Times New Roman"/>
          <w:noProof/>
        </w:rPr>
        <mc:AlternateContent>
          <mc:Choice Requires="wps">
            <w:drawing>
              <wp:anchor distT="0" distB="0" distL="114300" distR="114300" simplePos="0" relativeHeight="251762688" behindDoc="0" locked="0" layoutInCell="1" allowOverlap="1" wp14:anchorId="057F1217" wp14:editId="76E59F6B">
                <wp:simplePos x="0" y="0"/>
                <wp:positionH relativeFrom="column">
                  <wp:posOffset>11246485</wp:posOffset>
                </wp:positionH>
                <wp:positionV relativeFrom="paragraph">
                  <wp:posOffset>330200</wp:posOffset>
                </wp:positionV>
                <wp:extent cx="351790" cy="0"/>
                <wp:effectExtent l="24130" t="87630" r="33655" b="93345"/>
                <wp:wrapNone/>
                <wp:docPr id="1576850979" name="AutoShape 1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5A677B" id="AutoShape 191" o:spid="_x0000_s1026" type="#_x0000_t32" style="position:absolute;margin-left:885.55pt;margin-top:26pt;width:27.7pt;height:0;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" strokecolor="#4472c4" strokeweight="3pt">
                <v:stroke endarrow="block" joinstyle="miter"/>
              </v:shape>
            </w:pict>
          </mc:Fallback>
        </mc:AlternateContent>
      </w:r>
      <w:r>
        <w:rPr>
          <w:rFonts w:cs="Times New Roman"/>
          <w:noProof/>
        </w:rPr>
        <mc:AlternateContent>
          <mc:Choice Requires="wps">
            <w:drawing>
              <wp:anchor distT="0" distB="0" distL="114300" distR="114300" simplePos="0" relativeHeight="251760640" behindDoc="0" locked="0" layoutInCell="1" allowOverlap="1" wp14:anchorId="6221CC5F" wp14:editId="45AA4622">
                <wp:simplePos x="0" y="0"/>
                <wp:positionH relativeFrom="column">
                  <wp:posOffset>4959350</wp:posOffset>
                </wp:positionH>
                <wp:positionV relativeFrom="paragraph">
                  <wp:posOffset>330200</wp:posOffset>
                </wp:positionV>
                <wp:extent cx="351790" cy="0"/>
                <wp:effectExtent l="23495" t="87630" r="34290" b="93345"/>
                <wp:wrapNone/>
                <wp:docPr id="1333486501" name="AutoShape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1D86A0" id="AutoShape 185" o:spid="_x0000_s1026" type="#_x0000_t32" style="position:absolute;margin-left:390.5pt;margin-top:26pt;width:27.7pt;height:0;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" strokecolor="#4472c4" strokeweight="3pt">
                <v:stroke endarrow="block" joinstyle="miter"/>
              </v:shape>
            </w:pict>
          </mc:Fallback>
        </mc:AlternateContent>
      </w:r>
    </w:p>
    <w:p w14:paraId="7FC0FA08" w14:textId="77777777" w:rsidR="00A75221" w:rsidRPr="00DE5BD6" w:rsidRDefault="00A75221" w:rsidP="00A75221">
      <w:pPr>
        <w:rPr>
          <w:sz w:val="40"/>
          <w:szCs w:val="40"/>
        </w:rPr>
      </w:pPr>
    </w:p>
    <w:p w14:paraId="29450D34" w14:textId="77777777" w:rsidR="00A75221" w:rsidRPr="00DE5BD6" w:rsidRDefault="00A75221" w:rsidP="00A75221">
      <w:pPr>
        <w:rPr>
          <w:sz w:val="40"/>
          <w:szCs w:val="40"/>
        </w:rPr>
      </w:pPr>
    </w:p>
    <w:p w14:paraId="591846F3" w14:textId="6A14D7E4" w:rsidR="00A75221" w:rsidRPr="00DE5BD6" w:rsidRDefault="0098522E" w:rsidP="00A75221">
      <w:pPr>
        <w:rPr>
          <w:sz w:val="40"/>
          <w:szCs w:val="40"/>
        </w:rPr>
      </w:pPr>
      <w:r>
        <w:rPr>
          <w:rFonts w:cs="Times New Roman"/>
          <w:noProof/>
        </w:rPr>
        <mc:AlternateContent>
          <mc:Choice Requires="wps">
            <w:drawing>
              <wp:anchor distT="0" distB="0" distL="114300" distR="114300" simplePos="0" relativeHeight="251755520" behindDoc="0" locked="0" layoutInCell="1" allowOverlap="1" wp14:anchorId="3051563A" wp14:editId="7BBEF36E">
                <wp:simplePos x="0" y="0"/>
                <wp:positionH relativeFrom="column">
                  <wp:posOffset>2493896</wp:posOffset>
                </wp:positionH>
                <wp:positionV relativeFrom="paragraph">
                  <wp:posOffset>230711</wp:posOffset>
                </wp:positionV>
                <wp:extent cx="2394585" cy="354123"/>
                <wp:effectExtent l="0" t="0" r="24765" b="27305"/>
                <wp:wrapNone/>
                <wp:docPr id="1705779152" name="AutoShape 1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94585" cy="354123"/>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302D898" w14:textId="77777777" w:rsidR="00A75221" w:rsidRPr="006F4595" w:rsidRDefault="00A75221" w:rsidP="00A75221">
                            <w:pPr>
                              <w:rPr>
                                <w:sz w:val="14"/>
                              </w:rPr>
                            </w:pPr>
                            <w:bookmarkStart w:id="151" w:name="_Hlk171682404"/>
                            <w:bookmarkStart w:id="152" w:name="_Hlk171682405"/>
                            <w:r w:rsidRPr="006F4595">
                              <w:rPr>
                                <w:sz w:val="14"/>
                              </w:rPr>
                              <w:t>02-04-34 – Variation Register</w:t>
                            </w:r>
                            <w:bookmarkEnd w:id="151"/>
                            <w:bookmarkEnd w:id="152"/>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051563A" id="AutoShape 173" o:spid="_x0000_s1067" type="#_x0000_t114" style="position:absolute;margin-left:196.35pt;margin-top:18.15pt;width:188.55pt;height:27.9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" filled="f" strokeweight="1.5pt">
                <v:textbox>
                  <w:txbxContent>
                    <w:p w14:paraId="5302D898" w14:textId="77777777" w:rsidR="00A75221" w:rsidRPr="006F4595" w:rsidRDefault="00A75221" w:rsidP="00A75221">
                      <w:pPr>
                        <w:rPr>
                          <w:sz w:val="14"/>
                        </w:rPr>
                      </w:pPr>
                      <w:bookmarkStart w:id="153" w:name="_Hlk171682404"/>
                      <w:bookmarkStart w:id="154" w:name="_Hlk171682405"/>
                      <w:r w:rsidRPr="006F4595">
                        <w:rPr>
                          <w:sz w:val="14"/>
                        </w:rPr>
                        <w:t>02-04-34 – Variation Register</w:t>
                      </w:r>
                      <w:bookmarkEnd w:id="153"/>
                      <w:bookmarkEnd w:id="154"/>
                    </w:p>
                  </w:txbxContent>
                </v:textbox>
              </v:shape>
            </w:pict>
          </mc:Fallback>
        </mc:AlternateContent>
      </w:r>
    </w:p>
    <w:p w14:paraId="1366C7EC" w14:textId="015886D6" w:rsidR="00A75221" w:rsidRPr="00DE5BD6" w:rsidRDefault="0098522E" w:rsidP="00A75221">
      <w:pPr>
        <w:rPr>
          <w:sz w:val="40"/>
          <w:szCs w:val="40"/>
        </w:rPr>
      </w:pPr>
      <w:r>
        <w:rPr>
          <w:noProof/>
          <w:sz w:val="40"/>
          <w:szCs w:val="40"/>
        </w:rPr>
        <mc:AlternateContent>
          <mc:Choice Requires="wps">
            <w:drawing>
              <wp:anchor distT="0" distB="0" distL="114300" distR="114300" simplePos="0" relativeHeight="251768832" behindDoc="0" locked="0" layoutInCell="1" allowOverlap="1" wp14:anchorId="48B73CE3" wp14:editId="43BA1FD0">
                <wp:simplePos x="0" y="0"/>
                <wp:positionH relativeFrom="column">
                  <wp:posOffset>5372779</wp:posOffset>
                </wp:positionH>
                <wp:positionV relativeFrom="paragraph">
                  <wp:posOffset>354491</wp:posOffset>
                </wp:positionV>
                <wp:extent cx="3297555" cy="339607"/>
                <wp:effectExtent l="0" t="0" r="17145" b="22860"/>
                <wp:wrapNone/>
                <wp:docPr id="596988123" name="AutoShape 7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97555" cy="339607"/>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EAE70BA" w14:textId="77777777" w:rsidR="00A75221" w:rsidRPr="006F4595" w:rsidRDefault="00A75221" w:rsidP="00A75221">
                            <w:pPr>
                              <w:rPr>
                                <w:sz w:val="14"/>
                              </w:rPr>
                            </w:pPr>
                            <w:r w:rsidRPr="006F4595">
                              <w:rPr>
                                <w:sz w:val="14"/>
                              </w:rPr>
                              <w:t>02-04-3</w:t>
                            </w:r>
                            <w:r>
                              <w:rPr>
                                <w:sz w:val="14"/>
                              </w:rPr>
                              <w:t>9</w:t>
                            </w:r>
                            <w:r w:rsidRPr="006F4595">
                              <w:rPr>
                                <w:sz w:val="14"/>
                              </w:rPr>
                              <w:t xml:space="preserve"> – </w:t>
                            </w:r>
                            <w:r>
                              <w:rPr>
                                <w:sz w:val="14"/>
                              </w:rPr>
                              <w:t>Early Warning Notice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8B73CE3" id="AutoShape 716" o:spid="_x0000_s1068" type="#_x0000_t114" style="position:absolute;margin-left:423.05pt;margin-top:27.9pt;width:259.65pt;height:26.7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" filled="f" strokeweight="1.5pt">
                <v:textbox>
                  <w:txbxContent>
                    <w:p w14:paraId="2EAE70BA" w14:textId="77777777" w:rsidR="00A75221" w:rsidRPr="006F4595" w:rsidRDefault="00A75221" w:rsidP="00A75221">
                      <w:pPr>
                        <w:rPr>
                          <w:sz w:val="14"/>
                        </w:rPr>
                      </w:pPr>
                      <w:r w:rsidRPr="006F4595">
                        <w:rPr>
                          <w:sz w:val="14"/>
                        </w:rPr>
                        <w:t>02-04-3</w:t>
                      </w:r>
                      <w:r>
                        <w:rPr>
                          <w:sz w:val="14"/>
                        </w:rPr>
                        <w:t>9</w:t>
                      </w:r>
                      <w:r w:rsidRPr="006F4595">
                        <w:rPr>
                          <w:sz w:val="14"/>
                        </w:rPr>
                        <w:t xml:space="preserve"> – </w:t>
                      </w:r>
                      <w:r>
                        <w:rPr>
                          <w:sz w:val="14"/>
                        </w:rPr>
                        <w:t>Early Warning Notice</w:t>
                      </w:r>
                    </w:p>
                  </w:txbxContent>
                </v:textbox>
              </v:shape>
            </w:pict>
          </mc:Fallback>
        </mc:AlternateContent>
      </w:r>
    </w:p>
    <w:p w14:paraId="691074EF" w14:textId="372E08A2" w:rsidR="00A75221" w:rsidRPr="00DE5BD6" w:rsidRDefault="0098522E" w:rsidP="00A75221">
      <w:pPr>
        <w:rPr>
          <w:sz w:val="40"/>
          <w:szCs w:val="40"/>
        </w:rPr>
      </w:pPr>
      <w:r>
        <w:rPr>
          <w:rFonts w:cs="Times New Roman"/>
          <w:noProof/>
        </w:rPr>
        <mc:AlternateContent>
          <mc:Choice Requires="wps">
            <w:drawing>
              <wp:anchor distT="0" distB="0" distL="114300" distR="114300" simplePos="0" relativeHeight="251757568" behindDoc="0" locked="0" layoutInCell="1" allowOverlap="1" wp14:anchorId="1587A9A1" wp14:editId="63423CAA">
                <wp:simplePos x="0" y="0"/>
                <wp:positionH relativeFrom="column">
                  <wp:posOffset>11654081</wp:posOffset>
                </wp:positionH>
                <wp:positionV relativeFrom="paragraph">
                  <wp:posOffset>354492</wp:posOffset>
                </wp:positionV>
                <wp:extent cx="2447925" cy="337658"/>
                <wp:effectExtent l="0" t="0" r="28575" b="24765"/>
                <wp:wrapNone/>
                <wp:docPr id="420251572" name="AutoShape 1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47925" cy="337658"/>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2D8C045" w14:textId="77777777" w:rsidR="00A75221" w:rsidRDefault="00A75221" w:rsidP="00A75221">
                            <w:pPr>
                              <w:rPr>
                                <w:sz w:val="14"/>
                              </w:rPr>
                            </w:pPr>
                            <w:r w:rsidRPr="00EC1AF6">
                              <w:rPr>
                                <w:sz w:val="14"/>
                              </w:rPr>
                              <w:t>02-04-3</w:t>
                            </w:r>
                            <w:r>
                              <w:rPr>
                                <w:sz w:val="14"/>
                              </w:rPr>
                              <w:t>0</w:t>
                            </w:r>
                            <w:r w:rsidRPr="00EC1AF6">
                              <w:rPr>
                                <w:sz w:val="14"/>
                              </w:rPr>
                              <w:t xml:space="preserve"> – Variation </w:t>
                            </w:r>
                            <w:r>
                              <w:rPr>
                                <w:sz w:val="14"/>
                              </w:rPr>
                              <w:t>Template</w:t>
                            </w:r>
                          </w:p>
                          <w:p w14:paraId="5054D0D6" w14:textId="77777777" w:rsidR="00A75221" w:rsidRPr="00EC1AF6" w:rsidRDefault="00A75221" w:rsidP="00A75221">
                            <w:pPr>
                              <w:rPr>
                                <w:sz w:val="14"/>
                              </w:rPr>
                            </w:pPr>
                            <w:r w:rsidRPr="00EC1AF6">
                              <w:rPr>
                                <w:sz w:val="14"/>
                              </w:rPr>
                              <w:t>02-04-34 – Variation Register</w:t>
                            </w:r>
                          </w:p>
                          <w:p w14:paraId="60DC7D4E" w14:textId="77777777" w:rsidR="00A75221" w:rsidRPr="00EC1AF6" w:rsidRDefault="00A75221" w:rsidP="00A75221">
                            <w:pPr>
                              <w:rPr>
                                <w:sz w:val="14"/>
                              </w:rPr>
                            </w:pPr>
                          </w:p>
                          <w:p w14:paraId="05C008D5" w14:textId="77777777" w:rsidR="00A75221" w:rsidRPr="000412DE" w:rsidRDefault="00A75221" w:rsidP="00A75221">
                            <w:pPr>
                              <w:rPr>
                                <w:color w:val="FF0000"/>
                                <w:sz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587A9A1" id="AutoShape 179" o:spid="_x0000_s1069" type="#_x0000_t114" style="position:absolute;margin-left:917.65pt;margin-top:27.9pt;width:192.75pt;height:26.6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" filled="f" strokeweight="1.5pt">
                <v:textbox>
                  <w:txbxContent>
                    <w:p w14:paraId="02D8C045" w14:textId="77777777" w:rsidR="00A75221" w:rsidRDefault="00A75221" w:rsidP="00A75221">
                      <w:pPr>
                        <w:rPr>
                          <w:sz w:val="14"/>
                        </w:rPr>
                      </w:pPr>
                      <w:r w:rsidRPr="00EC1AF6">
                        <w:rPr>
                          <w:sz w:val="14"/>
                        </w:rPr>
                        <w:t>02-04-3</w:t>
                      </w:r>
                      <w:r>
                        <w:rPr>
                          <w:sz w:val="14"/>
                        </w:rPr>
                        <w:t>0</w:t>
                      </w:r>
                      <w:r w:rsidRPr="00EC1AF6">
                        <w:rPr>
                          <w:sz w:val="14"/>
                        </w:rPr>
                        <w:t xml:space="preserve"> – Variation </w:t>
                      </w:r>
                      <w:r>
                        <w:rPr>
                          <w:sz w:val="14"/>
                        </w:rPr>
                        <w:t>Template</w:t>
                      </w:r>
                    </w:p>
                    <w:p w14:paraId="5054D0D6" w14:textId="77777777" w:rsidR="00A75221" w:rsidRPr="00EC1AF6" w:rsidRDefault="00A75221" w:rsidP="00A75221">
                      <w:pPr>
                        <w:rPr>
                          <w:sz w:val="14"/>
                        </w:rPr>
                      </w:pPr>
                      <w:r w:rsidRPr="00EC1AF6">
                        <w:rPr>
                          <w:sz w:val="14"/>
                        </w:rPr>
                        <w:t>02-04-34 – Variation Register</w:t>
                      </w:r>
                    </w:p>
                    <w:p w14:paraId="60DC7D4E" w14:textId="77777777" w:rsidR="00A75221" w:rsidRPr="00EC1AF6" w:rsidRDefault="00A75221" w:rsidP="00A75221">
                      <w:pPr>
                        <w:rPr>
                          <w:sz w:val="14"/>
                        </w:rPr>
                      </w:pPr>
                    </w:p>
                    <w:p w14:paraId="05C008D5" w14:textId="77777777" w:rsidR="00A75221" w:rsidRPr="000412DE" w:rsidRDefault="00A75221" w:rsidP="00A75221">
                      <w:pPr>
                        <w:rPr>
                          <w:color w:val="FF0000"/>
                          <w:sz w:val="14"/>
                        </w:rPr>
                      </w:pPr>
                    </w:p>
                  </w:txbxContent>
                </v:textbox>
              </v:shape>
            </w:pict>
          </mc:Fallback>
        </mc:AlternateContent>
      </w:r>
    </w:p>
    <w:p w14:paraId="3762EA9D" w14:textId="00F155A7" w:rsidR="00A75221" w:rsidRPr="00DE5BD6" w:rsidRDefault="00A75221" w:rsidP="00A75221">
      <w:pPr>
        <w:rPr>
          <w:sz w:val="40"/>
          <w:szCs w:val="40"/>
        </w:rPr>
      </w:pPr>
    </w:p>
    <w:p w14:paraId="68CF5130" w14:textId="37A18BD7" w:rsidR="00A75221" w:rsidRPr="00DE5BD6" w:rsidRDefault="0098522E" w:rsidP="00A75221">
      <w:pPr>
        <w:rPr>
          <w:sz w:val="40"/>
          <w:szCs w:val="40"/>
        </w:rPr>
      </w:pPr>
      <w:r>
        <w:rPr>
          <w:rFonts w:cs="Times New Roman"/>
          <w:noProof/>
        </w:rPr>
        <mc:AlternateContent>
          <mc:Choice Requires="wps">
            <w:drawing>
              <wp:anchor distT="0" distB="0" distL="114300" distR="114300" simplePos="0" relativeHeight="251769856" behindDoc="0" locked="0" layoutInCell="1" allowOverlap="1" wp14:anchorId="159A687E" wp14:editId="3EDA9948">
                <wp:simplePos x="0" y="0"/>
                <wp:positionH relativeFrom="column">
                  <wp:posOffset>12591731</wp:posOffset>
                </wp:positionH>
                <wp:positionV relativeFrom="paragraph">
                  <wp:posOffset>350816</wp:posOffset>
                </wp:positionV>
                <wp:extent cx="483235" cy="0"/>
                <wp:effectExtent l="87630" t="19050" r="93345" b="31115"/>
                <wp:wrapNone/>
                <wp:docPr id="562561576" name="AutoShape 7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483235"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DB47AF" id="AutoShape 717" o:spid="_x0000_s1026" type="#_x0000_t32" style="position:absolute;margin-left:991.45pt;margin-top:27.6pt;width:38.05pt;height:0;rotation:90;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" strokecolor="#4472c4" strokeweight="3pt">
                <v:stroke endarrow="block" joinstyle="miter"/>
              </v:shape>
            </w:pict>
          </mc:Fallback>
        </mc:AlternateContent>
      </w:r>
    </w:p>
    <w:p w14:paraId="746A9B91" w14:textId="25B7C2B2" w:rsidR="00A75221" w:rsidRPr="00DE5BD6" w:rsidRDefault="0098522E" w:rsidP="00A75221">
      <w:pPr>
        <w:rPr>
          <w:sz w:val="40"/>
          <w:szCs w:val="40"/>
        </w:rPr>
      </w:pPr>
      <w:r>
        <w:rPr>
          <w:noProof/>
          <w:sz w:val="40"/>
          <w:szCs w:val="40"/>
        </w:rPr>
        <mc:AlternateContent>
          <mc:Choice Requires="wps">
            <w:drawing>
              <wp:anchor distT="0" distB="0" distL="114300" distR="114300" simplePos="0" relativeHeight="251767808" behindDoc="0" locked="0" layoutInCell="1" allowOverlap="1" wp14:anchorId="32273821" wp14:editId="7D9AA1E7">
                <wp:simplePos x="0" y="0"/>
                <wp:positionH relativeFrom="column">
                  <wp:posOffset>2753833</wp:posOffset>
                </wp:positionH>
                <wp:positionV relativeFrom="paragraph">
                  <wp:posOffset>232130</wp:posOffset>
                </wp:positionV>
                <wp:extent cx="2447925" cy="2278026"/>
                <wp:effectExtent l="0" t="0" r="28575" b="27305"/>
                <wp:wrapNone/>
                <wp:docPr id="540211788" name="AutoShape 7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47925" cy="2278026"/>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C25AE14" w14:textId="1AAF91C6" w:rsidR="00A75221" w:rsidRPr="00CE26D7" w:rsidRDefault="00A75221" w:rsidP="00CE26D7">
                            <w:pPr>
                              <w:rPr>
                                <w:b/>
                                <w:color w:val="000000"/>
                                <w:sz w:val="14"/>
                              </w:rPr>
                            </w:pPr>
                            <w:r>
                              <w:rPr>
                                <w:b/>
                                <w:color w:val="000000"/>
                                <w:sz w:val="14"/>
                              </w:rPr>
                              <w:t>9</w:t>
                            </w:r>
                            <w:r w:rsidRPr="000412DE">
                              <w:rPr>
                                <w:b/>
                                <w:color w:val="000000"/>
                                <w:sz w:val="14"/>
                              </w:rPr>
                              <w:t xml:space="preserve">. </w:t>
                            </w:r>
                            <w:r>
                              <w:rPr>
                                <w:b/>
                                <w:color w:val="000000"/>
                                <w:sz w:val="14"/>
                              </w:rPr>
                              <w:t xml:space="preserve">       Proceed With Change</w:t>
                            </w:r>
                          </w:p>
                          <w:p w14:paraId="17ACA9A1" w14:textId="78575857" w:rsidR="00A75221" w:rsidRPr="00CC088C" w:rsidRDefault="00A75221" w:rsidP="00CE26D7">
                            <w:pPr>
                              <w:rPr>
                                <w:b/>
                                <w:color w:val="000000"/>
                                <w:sz w:val="14"/>
                              </w:rPr>
                            </w:pPr>
                            <w:r w:rsidRPr="00CC088C">
                              <w:rPr>
                                <w:b/>
                                <w:color w:val="000000"/>
                                <w:sz w:val="14"/>
                              </w:rPr>
                              <w:t>Upon receipt of the instruction and completion of the items detailed in stage 8, we then complete the following:</w:t>
                            </w:r>
                          </w:p>
                          <w:p w14:paraId="55F44447" w14:textId="77777777" w:rsidR="00A75221" w:rsidRPr="00CC088C" w:rsidRDefault="00A75221" w:rsidP="00A75221">
                            <w:pPr>
                              <w:numPr>
                                <w:ilvl w:val="0"/>
                                <w:numId w:val="336"/>
                              </w:numPr>
                              <w:spacing w:after="0" w:line="276" w:lineRule="auto"/>
                              <w:ind w:left="426"/>
                              <w:rPr>
                                <w:bCs/>
                                <w:color w:val="000000"/>
                                <w:sz w:val="14"/>
                              </w:rPr>
                            </w:pPr>
                            <w:r w:rsidRPr="00CC088C">
                              <w:rPr>
                                <w:bCs/>
                                <w:color w:val="000000"/>
                                <w:sz w:val="14"/>
                              </w:rPr>
                              <w:t>Agree timescales for the required internal design output with the Design Manager (if required)</w:t>
                            </w:r>
                          </w:p>
                          <w:p w14:paraId="16EC39E0" w14:textId="46E4DABC" w:rsidR="00A75221" w:rsidRPr="00CC088C" w:rsidRDefault="00A75221" w:rsidP="00A75221">
                            <w:pPr>
                              <w:numPr>
                                <w:ilvl w:val="0"/>
                                <w:numId w:val="336"/>
                              </w:numPr>
                              <w:spacing w:after="0" w:line="276" w:lineRule="auto"/>
                              <w:ind w:left="426"/>
                              <w:rPr>
                                <w:bCs/>
                                <w:color w:val="000000"/>
                                <w:sz w:val="14"/>
                              </w:rPr>
                            </w:pPr>
                            <w:r w:rsidRPr="00CC088C">
                              <w:rPr>
                                <w:bCs/>
                                <w:color w:val="000000"/>
                                <w:sz w:val="14"/>
                              </w:rPr>
                              <w:t>Send out new</w:t>
                            </w:r>
                            <w:r w:rsidR="002121E1">
                              <w:rPr>
                                <w:bCs/>
                                <w:color w:val="000000"/>
                                <w:sz w:val="14"/>
                              </w:rPr>
                              <w:t xml:space="preserve"> </w:t>
                            </w:r>
                            <w:r w:rsidRPr="00CC088C">
                              <w:rPr>
                                <w:bCs/>
                                <w:color w:val="000000"/>
                                <w:sz w:val="14"/>
                              </w:rPr>
                              <w:t>/</w:t>
                            </w:r>
                            <w:r w:rsidR="002121E1">
                              <w:rPr>
                                <w:bCs/>
                                <w:color w:val="000000"/>
                                <w:sz w:val="14"/>
                              </w:rPr>
                              <w:t xml:space="preserve"> </w:t>
                            </w:r>
                            <w:r w:rsidRPr="00CC088C">
                              <w:rPr>
                                <w:bCs/>
                                <w:color w:val="000000"/>
                                <w:sz w:val="14"/>
                              </w:rPr>
                              <w:t>updated purchase orders to our suppliers and sub-contractors</w:t>
                            </w:r>
                          </w:p>
                          <w:p w14:paraId="7F75174B" w14:textId="77777777" w:rsidR="00A75221" w:rsidRPr="00CC088C" w:rsidRDefault="00A75221" w:rsidP="00A75221">
                            <w:pPr>
                              <w:numPr>
                                <w:ilvl w:val="0"/>
                                <w:numId w:val="336"/>
                              </w:numPr>
                              <w:spacing w:after="0" w:line="276" w:lineRule="auto"/>
                              <w:ind w:left="426"/>
                              <w:rPr>
                                <w:bCs/>
                                <w:color w:val="000000"/>
                                <w:sz w:val="14"/>
                              </w:rPr>
                            </w:pPr>
                            <w:r w:rsidRPr="00CC088C">
                              <w:rPr>
                                <w:bCs/>
                                <w:color w:val="000000"/>
                                <w:sz w:val="14"/>
                              </w:rPr>
                              <w:t>Log all purchase orders issued to our suppliers and sub-contractors in the variation file</w:t>
                            </w:r>
                          </w:p>
                          <w:p w14:paraId="4A0B9F0B" w14:textId="77777777" w:rsidR="00A75221" w:rsidRPr="00CC088C" w:rsidRDefault="00A75221" w:rsidP="00A75221">
                            <w:pPr>
                              <w:numPr>
                                <w:ilvl w:val="0"/>
                                <w:numId w:val="336"/>
                              </w:numPr>
                              <w:spacing w:after="0" w:line="276" w:lineRule="auto"/>
                              <w:ind w:left="426"/>
                              <w:rPr>
                                <w:bCs/>
                                <w:color w:val="000000"/>
                                <w:sz w:val="14"/>
                              </w:rPr>
                            </w:pPr>
                            <w:r w:rsidRPr="00CC088C">
                              <w:rPr>
                                <w:bCs/>
                                <w:color w:val="000000"/>
                                <w:sz w:val="14"/>
                              </w:rPr>
                              <w:t>Update variation section of the project analysis she</w:t>
                            </w:r>
                            <w:r w:rsidRPr="00F507B4">
                              <w:rPr>
                                <w:bCs/>
                                <w:color w:val="000000"/>
                                <w:sz w:val="14"/>
                              </w:rPr>
                              <w:t>et</w:t>
                            </w:r>
                          </w:p>
                          <w:p w14:paraId="3AE13A25" w14:textId="77777777" w:rsidR="00A75221" w:rsidRDefault="00A75221" w:rsidP="00A75221">
                            <w:pPr>
                              <w:numPr>
                                <w:ilvl w:val="0"/>
                                <w:numId w:val="336"/>
                              </w:numPr>
                              <w:spacing w:after="0" w:line="276" w:lineRule="auto"/>
                              <w:ind w:left="426"/>
                              <w:rPr>
                                <w:bCs/>
                                <w:color w:val="000000"/>
                                <w:sz w:val="14"/>
                              </w:rPr>
                            </w:pPr>
                            <w:r w:rsidRPr="00F507B4">
                              <w:rPr>
                                <w:bCs/>
                                <w:color w:val="000000"/>
                                <w:sz w:val="14"/>
                              </w:rPr>
                              <w:t>Update the variations register</w:t>
                            </w:r>
                          </w:p>
                          <w:p w14:paraId="6D806C6A" w14:textId="77777777" w:rsidR="00A75221" w:rsidRDefault="00A75221" w:rsidP="00A75221">
                            <w:pPr>
                              <w:numPr>
                                <w:ilvl w:val="0"/>
                                <w:numId w:val="336"/>
                              </w:numPr>
                              <w:spacing w:after="0" w:line="276" w:lineRule="auto"/>
                              <w:ind w:left="426"/>
                              <w:rPr>
                                <w:bCs/>
                                <w:color w:val="000000"/>
                                <w:sz w:val="14"/>
                              </w:rPr>
                            </w:pPr>
                            <w:r>
                              <w:rPr>
                                <w:bCs/>
                                <w:color w:val="000000"/>
                                <w:sz w:val="14"/>
                              </w:rPr>
                              <w:t>Update sub-contractor’s variation log</w:t>
                            </w:r>
                          </w:p>
                          <w:p w14:paraId="72CC0994" w14:textId="41F58EA9" w:rsidR="00A75221" w:rsidRPr="00F507B4" w:rsidRDefault="00A75221" w:rsidP="00A75221">
                            <w:pPr>
                              <w:numPr>
                                <w:ilvl w:val="0"/>
                                <w:numId w:val="336"/>
                              </w:numPr>
                              <w:spacing w:after="0" w:line="276" w:lineRule="auto"/>
                              <w:ind w:left="426"/>
                              <w:rPr>
                                <w:bCs/>
                                <w:color w:val="000000"/>
                                <w:sz w:val="14"/>
                              </w:rPr>
                            </w:pPr>
                            <w:r>
                              <w:rPr>
                                <w:bCs/>
                                <w:color w:val="000000"/>
                                <w:sz w:val="14"/>
                              </w:rPr>
                              <w:t xml:space="preserve">Ensure construction manager is fully </w:t>
                            </w:r>
                            <w:r w:rsidR="002121E1">
                              <w:rPr>
                                <w:bCs/>
                                <w:color w:val="000000"/>
                                <w:sz w:val="14"/>
                              </w:rPr>
                              <w:t>up to</w:t>
                            </w:r>
                            <w:r>
                              <w:rPr>
                                <w:bCs/>
                                <w:color w:val="000000"/>
                                <w:sz w:val="14"/>
                              </w:rPr>
                              <w:t xml:space="preserve"> date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2273821" id="AutoShape 715" o:spid="_x0000_s1070" type="#_x0000_t109" style="position:absolute;margin-left:216.85pt;margin-top:18.3pt;width:192.75pt;height:179.3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" filled="f" strokeweight="1.5pt">
                <v:textbox>
                  <w:txbxContent>
                    <w:p w14:paraId="2C25AE14" w14:textId="1AAF91C6" w:rsidR="00A75221" w:rsidRPr="00CE26D7" w:rsidRDefault="00A75221" w:rsidP="00CE26D7">
                      <w:pPr>
                        <w:rPr>
                          <w:b/>
                          <w:color w:val="000000"/>
                          <w:sz w:val="14"/>
                        </w:rPr>
                      </w:pPr>
                      <w:r>
                        <w:rPr>
                          <w:b/>
                          <w:color w:val="000000"/>
                          <w:sz w:val="14"/>
                        </w:rPr>
                        <w:t>9</w:t>
                      </w:r>
                      <w:r w:rsidRPr="000412DE">
                        <w:rPr>
                          <w:b/>
                          <w:color w:val="000000"/>
                          <w:sz w:val="14"/>
                        </w:rPr>
                        <w:t xml:space="preserve">. </w:t>
                      </w:r>
                      <w:r>
                        <w:rPr>
                          <w:b/>
                          <w:color w:val="000000"/>
                          <w:sz w:val="14"/>
                        </w:rPr>
                        <w:t xml:space="preserve">       Proceed With Change</w:t>
                      </w:r>
                    </w:p>
                    <w:p w14:paraId="17ACA9A1" w14:textId="78575857" w:rsidR="00A75221" w:rsidRPr="00CC088C" w:rsidRDefault="00A75221" w:rsidP="00CE26D7">
                      <w:pPr>
                        <w:rPr>
                          <w:b/>
                          <w:color w:val="000000"/>
                          <w:sz w:val="14"/>
                        </w:rPr>
                      </w:pPr>
                      <w:r w:rsidRPr="00CC088C">
                        <w:rPr>
                          <w:b/>
                          <w:color w:val="000000"/>
                          <w:sz w:val="14"/>
                        </w:rPr>
                        <w:t>Upon receipt of the instruction and completion of the items detailed in stage 8, we then complete the following:</w:t>
                      </w:r>
                    </w:p>
                    <w:p w14:paraId="55F44447" w14:textId="77777777" w:rsidR="00A75221" w:rsidRPr="00CC088C" w:rsidRDefault="00A75221" w:rsidP="00A75221">
                      <w:pPr>
                        <w:numPr>
                          <w:ilvl w:val="0"/>
                          <w:numId w:val="336"/>
                        </w:numPr>
                        <w:spacing w:after="0" w:line="276" w:lineRule="auto"/>
                        <w:ind w:left="426"/>
                        <w:rPr>
                          <w:bCs/>
                          <w:color w:val="000000"/>
                          <w:sz w:val="14"/>
                        </w:rPr>
                      </w:pPr>
                      <w:r w:rsidRPr="00CC088C">
                        <w:rPr>
                          <w:bCs/>
                          <w:color w:val="000000"/>
                          <w:sz w:val="14"/>
                        </w:rPr>
                        <w:t>Agree timescales for the required internal design output with the Design Manager (if required)</w:t>
                      </w:r>
                    </w:p>
                    <w:p w14:paraId="16EC39E0" w14:textId="46E4DABC" w:rsidR="00A75221" w:rsidRPr="00CC088C" w:rsidRDefault="00A75221" w:rsidP="00A75221">
                      <w:pPr>
                        <w:numPr>
                          <w:ilvl w:val="0"/>
                          <w:numId w:val="336"/>
                        </w:numPr>
                        <w:spacing w:after="0" w:line="276" w:lineRule="auto"/>
                        <w:ind w:left="426"/>
                        <w:rPr>
                          <w:bCs/>
                          <w:color w:val="000000"/>
                          <w:sz w:val="14"/>
                        </w:rPr>
                      </w:pPr>
                      <w:r w:rsidRPr="00CC088C">
                        <w:rPr>
                          <w:bCs/>
                          <w:color w:val="000000"/>
                          <w:sz w:val="14"/>
                        </w:rPr>
                        <w:t>Send out new</w:t>
                      </w:r>
                      <w:r w:rsidR="002121E1">
                        <w:rPr>
                          <w:bCs/>
                          <w:color w:val="000000"/>
                          <w:sz w:val="14"/>
                        </w:rPr>
                        <w:t xml:space="preserve"> </w:t>
                      </w:r>
                      <w:r w:rsidRPr="00CC088C">
                        <w:rPr>
                          <w:bCs/>
                          <w:color w:val="000000"/>
                          <w:sz w:val="14"/>
                        </w:rPr>
                        <w:t>/</w:t>
                      </w:r>
                      <w:r w:rsidR="002121E1">
                        <w:rPr>
                          <w:bCs/>
                          <w:color w:val="000000"/>
                          <w:sz w:val="14"/>
                        </w:rPr>
                        <w:t xml:space="preserve"> </w:t>
                      </w:r>
                      <w:r w:rsidRPr="00CC088C">
                        <w:rPr>
                          <w:bCs/>
                          <w:color w:val="000000"/>
                          <w:sz w:val="14"/>
                        </w:rPr>
                        <w:t>updated purchase orders to our suppliers and sub-contractors</w:t>
                      </w:r>
                    </w:p>
                    <w:p w14:paraId="7F75174B" w14:textId="77777777" w:rsidR="00A75221" w:rsidRPr="00CC088C" w:rsidRDefault="00A75221" w:rsidP="00A75221">
                      <w:pPr>
                        <w:numPr>
                          <w:ilvl w:val="0"/>
                          <w:numId w:val="336"/>
                        </w:numPr>
                        <w:spacing w:after="0" w:line="276" w:lineRule="auto"/>
                        <w:ind w:left="426"/>
                        <w:rPr>
                          <w:bCs/>
                          <w:color w:val="000000"/>
                          <w:sz w:val="14"/>
                        </w:rPr>
                      </w:pPr>
                      <w:r w:rsidRPr="00CC088C">
                        <w:rPr>
                          <w:bCs/>
                          <w:color w:val="000000"/>
                          <w:sz w:val="14"/>
                        </w:rPr>
                        <w:t>Log all purchase orders issued to our suppliers and sub-contractors in the variation file</w:t>
                      </w:r>
                    </w:p>
                    <w:p w14:paraId="4A0B9F0B" w14:textId="77777777" w:rsidR="00A75221" w:rsidRPr="00CC088C" w:rsidRDefault="00A75221" w:rsidP="00A75221">
                      <w:pPr>
                        <w:numPr>
                          <w:ilvl w:val="0"/>
                          <w:numId w:val="336"/>
                        </w:numPr>
                        <w:spacing w:after="0" w:line="276" w:lineRule="auto"/>
                        <w:ind w:left="426"/>
                        <w:rPr>
                          <w:bCs/>
                          <w:color w:val="000000"/>
                          <w:sz w:val="14"/>
                        </w:rPr>
                      </w:pPr>
                      <w:r w:rsidRPr="00CC088C">
                        <w:rPr>
                          <w:bCs/>
                          <w:color w:val="000000"/>
                          <w:sz w:val="14"/>
                        </w:rPr>
                        <w:t>Update variation section of the project analysis she</w:t>
                      </w:r>
                      <w:r w:rsidRPr="00F507B4">
                        <w:rPr>
                          <w:bCs/>
                          <w:color w:val="000000"/>
                          <w:sz w:val="14"/>
                        </w:rPr>
                        <w:t>et</w:t>
                      </w:r>
                    </w:p>
                    <w:p w14:paraId="3AE13A25" w14:textId="77777777" w:rsidR="00A75221" w:rsidRDefault="00A75221" w:rsidP="00A75221">
                      <w:pPr>
                        <w:numPr>
                          <w:ilvl w:val="0"/>
                          <w:numId w:val="336"/>
                        </w:numPr>
                        <w:spacing w:after="0" w:line="276" w:lineRule="auto"/>
                        <w:ind w:left="426"/>
                        <w:rPr>
                          <w:bCs/>
                          <w:color w:val="000000"/>
                          <w:sz w:val="14"/>
                        </w:rPr>
                      </w:pPr>
                      <w:r w:rsidRPr="00F507B4">
                        <w:rPr>
                          <w:bCs/>
                          <w:color w:val="000000"/>
                          <w:sz w:val="14"/>
                        </w:rPr>
                        <w:t>Update the variations register</w:t>
                      </w:r>
                    </w:p>
                    <w:p w14:paraId="6D806C6A" w14:textId="77777777" w:rsidR="00A75221" w:rsidRDefault="00A75221" w:rsidP="00A75221">
                      <w:pPr>
                        <w:numPr>
                          <w:ilvl w:val="0"/>
                          <w:numId w:val="336"/>
                        </w:numPr>
                        <w:spacing w:after="0" w:line="276" w:lineRule="auto"/>
                        <w:ind w:left="426"/>
                        <w:rPr>
                          <w:bCs/>
                          <w:color w:val="000000"/>
                          <w:sz w:val="14"/>
                        </w:rPr>
                      </w:pPr>
                      <w:r>
                        <w:rPr>
                          <w:bCs/>
                          <w:color w:val="000000"/>
                          <w:sz w:val="14"/>
                        </w:rPr>
                        <w:t>Update sub-contractor’s variation log</w:t>
                      </w:r>
                    </w:p>
                    <w:p w14:paraId="72CC0994" w14:textId="41F58EA9" w:rsidR="00A75221" w:rsidRPr="00F507B4" w:rsidRDefault="00A75221" w:rsidP="00A75221">
                      <w:pPr>
                        <w:numPr>
                          <w:ilvl w:val="0"/>
                          <w:numId w:val="336"/>
                        </w:numPr>
                        <w:spacing w:after="0" w:line="276" w:lineRule="auto"/>
                        <w:ind w:left="426"/>
                        <w:rPr>
                          <w:bCs/>
                          <w:color w:val="000000"/>
                          <w:sz w:val="14"/>
                        </w:rPr>
                      </w:pPr>
                      <w:r>
                        <w:rPr>
                          <w:bCs/>
                          <w:color w:val="000000"/>
                          <w:sz w:val="14"/>
                        </w:rPr>
                        <w:t xml:space="preserve">Ensure construction manager is fully </w:t>
                      </w:r>
                      <w:r w:rsidR="002121E1">
                        <w:rPr>
                          <w:bCs/>
                          <w:color w:val="000000"/>
                          <w:sz w:val="14"/>
                        </w:rPr>
                        <w:t>up to</w:t>
                      </w:r>
                      <w:r>
                        <w:rPr>
                          <w:bCs/>
                          <w:color w:val="000000"/>
                          <w:sz w:val="14"/>
                        </w:rPr>
                        <w:t xml:space="preserve"> date</w:t>
                      </w:r>
                    </w:p>
                  </w:txbxContent>
                </v:textbox>
              </v:shape>
            </w:pict>
          </mc:Fallback>
        </mc:AlternateContent>
      </w:r>
      <w:r>
        <w:rPr>
          <w:noProof/>
          <w:sz w:val="40"/>
          <w:szCs w:val="40"/>
        </w:rPr>
        <mc:AlternateContent>
          <mc:Choice Requires="wps">
            <w:drawing>
              <wp:anchor distT="0" distB="0" distL="114300" distR="114300" simplePos="0" relativeHeight="251766784" behindDoc="0" locked="0" layoutInCell="1" allowOverlap="1" wp14:anchorId="32BD041E" wp14:editId="48ED94E3">
                <wp:simplePos x="0" y="0"/>
                <wp:positionH relativeFrom="column">
                  <wp:posOffset>5776521</wp:posOffset>
                </wp:positionH>
                <wp:positionV relativeFrom="paragraph">
                  <wp:posOffset>215147</wp:posOffset>
                </wp:positionV>
                <wp:extent cx="2447925" cy="2846070"/>
                <wp:effectExtent l="11430" t="9525" r="17145" b="11430"/>
                <wp:wrapNone/>
                <wp:docPr id="368783340" name="AutoShape 7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47925" cy="2846070"/>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062F5BD" w14:textId="532AB886" w:rsidR="00A75221" w:rsidRPr="00CE26D7" w:rsidRDefault="00A75221" w:rsidP="00CE26D7">
                            <w:pPr>
                              <w:rPr>
                                <w:b/>
                                <w:color w:val="000000"/>
                                <w:sz w:val="14"/>
                              </w:rPr>
                            </w:pPr>
                            <w:r>
                              <w:rPr>
                                <w:b/>
                                <w:color w:val="000000"/>
                                <w:sz w:val="14"/>
                              </w:rPr>
                              <w:t>8</w:t>
                            </w:r>
                            <w:r w:rsidRPr="000412DE">
                              <w:rPr>
                                <w:b/>
                                <w:color w:val="000000"/>
                                <w:sz w:val="14"/>
                              </w:rPr>
                              <w:t xml:space="preserve">. </w:t>
                            </w:r>
                            <w:r>
                              <w:rPr>
                                <w:b/>
                                <w:color w:val="000000"/>
                                <w:sz w:val="14"/>
                              </w:rPr>
                              <w:t xml:space="preserve">       Upon Receipt of Instruction</w:t>
                            </w:r>
                          </w:p>
                          <w:p w14:paraId="69DD7F73" w14:textId="392F0A82" w:rsidR="00A75221" w:rsidRPr="00CE26D7" w:rsidRDefault="00A75221" w:rsidP="00CE26D7">
                            <w:pPr>
                              <w:rPr>
                                <w:b/>
                                <w:color w:val="000000"/>
                                <w:sz w:val="14"/>
                              </w:rPr>
                            </w:pPr>
                            <w:r w:rsidRPr="00CC088C">
                              <w:rPr>
                                <w:b/>
                                <w:color w:val="000000"/>
                                <w:sz w:val="14"/>
                              </w:rPr>
                              <w:t xml:space="preserve">Upon receipt of approval of the </w:t>
                            </w:r>
                            <w:r w:rsidR="002121E1" w:rsidRPr="00CC088C">
                              <w:rPr>
                                <w:b/>
                                <w:color w:val="000000"/>
                                <w:sz w:val="14"/>
                              </w:rPr>
                              <w:t>variation,</w:t>
                            </w:r>
                            <w:r w:rsidRPr="00CC088C">
                              <w:rPr>
                                <w:b/>
                                <w:color w:val="000000"/>
                                <w:sz w:val="14"/>
                              </w:rPr>
                              <w:t xml:space="preserve"> we must firstly:</w:t>
                            </w:r>
                          </w:p>
                          <w:p w14:paraId="575F6315" w14:textId="76AFE4B4" w:rsidR="00A75221" w:rsidRPr="00CE26D7" w:rsidRDefault="00A75221" w:rsidP="00CE26D7">
                            <w:pPr>
                              <w:rPr>
                                <w:b/>
                                <w:color w:val="000000"/>
                                <w:sz w:val="14"/>
                              </w:rPr>
                            </w:pPr>
                            <w:r w:rsidRPr="00CC088C">
                              <w:rPr>
                                <w:b/>
                                <w:color w:val="000000"/>
                                <w:sz w:val="14"/>
                              </w:rPr>
                              <w:t xml:space="preserve">Only accept an instruction from the nominated person detailed within the contract documentation.  </w:t>
                            </w:r>
                            <w:r>
                              <w:rPr>
                                <w:b/>
                                <w:color w:val="000000"/>
                                <w:sz w:val="14"/>
                              </w:rPr>
                              <w:t>Seek advice from the commercial manager if unsure who can approve variations according to the contract.</w:t>
                            </w:r>
                            <w:r w:rsidRPr="00CC088C">
                              <w:rPr>
                                <w:b/>
                                <w:color w:val="000000"/>
                                <w:sz w:val="14"/>
                              </w:rPr>
                              <w:t xml:space="preserve"> </w:t>
                            </w:r>
                            <w:r>
                              <w:rPr>
                                <w:b/>
                                <w:color w:val="000000"/>
                                <w:sz w:val="14"/>
                              </w:rPr>
                              <w:t>This is also detailed on the ‘Job Opening Sheet’</w:t>
                            </w:r>
                          </w:p>
                          <w:p w14:paraId="31A4B833" w14:textId="2F1E7F3A" w:rsidR="00A75221" w:rsidRPr="00CC088C" w:rsidRDefault="00A75221" w:rsidP="00CE26D7">
                            <w:pPr>
                              <w:rPr>
                                <w:b/>
                                <w:color w:val="000000"/>
                                <w:sz w:val="14"/>
                              </w:rPr>
                            </w:pPr>
                            <w:r w:rsidRPr="00CC088C">
                              <w:rPr>
                                <w:b/>
                                <w:color w:val="000000"/>
                                <w:sz w:val="14"/>
                              </w:rPr>
                              <w:t>We then need to complete the following:</w:t>
                            </w:r>
                          </w:p>
                          <w:p w14:paraId="173B4C08" w14:textId="77777777" w:rsidR="00A75221" w:rsidRPr="00CC088C" w:rsidRDefault="00A75221" w:rsidP="00A75221">
                            <w:pPr>
                              <w:numPr>
                                <w:ilvl w:val="0"/>
                                <w:numId w:val="335"/>
                              </w:numPr>
                              <w:spacing w:after="0" w:line="276" w:lineRule="auto"/>
                              <w:ind w:left="426"/>
                              <w:rPr>
                                <w:bCs/>
                                <w:color w:val="000000"/>
                                <w:sz w:val="14"/>
                              </w:rPr>
                            </w:pPr>
                            <w:r w:rsidRPr="00CC088C">
                              <w:rPr>
                                <w:bCs/>
                                <w:color w:val="000000"/>
                                <w:sz w:val="14"/>
                              </w:rPr>
                              <w:t>Log the email</w:t>
                            </w:r>
                            <w:r>
                              <w:rPr>
                                <w:bCs/>
                                <w:color w:val="000000"/>
                                <w:sz w:val="14"/>
                              </w:rPr>
                              <w:t xml:space="preserve"> / instruction</w:t>
                            </w:r>
                            <w:r w:rsidRPr="00CC088C">
                              <w:rPr>
                                <w:bCs/>
                                <w:color w:val="000000"/>
                                <w:sz w:val="14"/>
                              </w:rPr>
                              <w:t xml:space="preserve"> in the variation folder</w:t>
                            </w:r>
                          </w:p>
                          <w:p w14:paraId="3814E9EB" w14:textId="5D3E9481" w:rsidR="00A75221" w:rsidRDefault="00A75221" w:rsidP="00CE26D7">
                            <w:pPr>
                              <w:numPr>
                                <w:ilvl w:val="0"/>
                                <w:numId w:val="335"/>
                              </w:numPr>
                              <w:spacing w:after="0" w:line="276" w:lineRule="auto"/>
                              <w:ind w:left="426"/>
                              <w:rPr>
                                <w:bCs/>
                                <w:color w:val="000000"/>
                                <w:sz w:val="14"/>
                              </w:rPr>
                            </w:pPr>
                            <w:r w:rsidRPr="00CC088C">
                              <w:rPr>
                                <w:bCs/>
                                <w:color w:val="000000"/>
                                <w:sz w:val="14"/>
                              </w:rPr>
                              <w:t xml:space="preserve">Confirm back to the nominated person a timeline of events for the design, procurement and installation associated with the variation.  </w:t>
                            </w:r>
                          </w:p>
                          <w:p w14:paraId="16B01FEA" w14:textId="77777777" w:rsidR="00CE26D7" w:rsidRPr="00CE26D7" w:rsidRDefault="00CE26D7" w:rsidP="00CE26D7">
                            <w:pPr>
                              <w:spacing w:after="0" w:line="276" w:lineRule="auto"/>
                              <w:ind w:left="426"/>
                              <w:rPr>
                                <w:bCs/>
                                <w:color w:val="000000"/>
                                <w:sz w:val="14"/>
                              </w:rPr>
                            </w:pPr>
                          </w:p>
                          <w:p w14:paraId="69D51194" w14:textId="4CBDA462" w:rsidR="00A75221" w:rsidRDefault="00A75221" w:rsidP="00CE26D7">
                            <w:pPr>
                              <w:rPr>
                                <w:b/>
                                <w:color w:val="000000"/>
                                <w:sz w:val="14"/>
                              </w:rPr>
                            </w:pPr>
                            <w:r w:rsidRPr="00CC088C">
                              <w:rPr>
                                <w:b/>
                                <w:color w:val="000000"/>
                                <w:sz w:val="14"/>
                              </w:rPr>
                              <w:t xml:space="preserve">This is important as time may have elapsed between the issue if the variation and approval.  </w:t>
                            </w:r>
                          </w:p>
                          <w:p w14:paraId="2E103907" w14:textId="77777777" w:rsidR="00A75221" w:rsidRPr="00CC088C" w:rsidRDefault="00A75221" w:rsidP="00A75221">
                            <w:pPr>
                              <w:rPr>
                                <w:b/>
                                <w:color w:val="000000"/>
                                <w:sz w:val="14"/>
                              </w:rPr>
                            </w:pPr>
                            <w:r w:rsidRPr="00CC088C">
                              <w:rPr>
                                <w:b/>
                                <w:color w:val="000000"/>
                                <w:sz w:val="14"/>
                              </w:rPr>
                              <w:t>Request the internal support that is required</w:t>
                            </w:r>
                            <w:r>
                              <w:rPr>
                                <w:b/>
                                <w:color w:val="000000"/>
                                <w:sz w:val="14"/>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2BD041E" id="AutoShape 714" o:spid="_x0000_s1071" type="#_x0000_t109" style="position:absolute;margin-left:454.85pt;margin-top:16.95pt;width:192.75pt;height:224.1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" filled="f" strokeweight="1.5pt">
                <v:textbox>
                  <w:txbxContent>
                    <w:p w14:paraId="3062F5BD" w14:textId="532AB886" w:rsidR="00A75221" w:rsidRPr="00CE26D7" w:rsidRDefault="00A75221" w:rsidP="00CE26D7">
                      <w:pPr>
                        <w:rPr>
                          <w:b/>
                          <w:color w:val="000000"/>
                          <w:sz w:val="14"/>
                        </w:rPr>
                      </w:pPr>
                      <w:r>
                        <w:rPr>
                          <w:b/>
                          <w:color w:val="000000"/>
                          <w:sz w:val="14"/>
                        </w:rPr>
                        <w:t>8</w:t>
                      </w:r>
                      <w:r w:rsidRPr="000412DE">
                        <w:rPr>
                          <w:b/>
                          <w:color w:val="000000"/>
                          <w:sz w:val="14"/>
                        </w:rPr>
                        <w:t xml:space="preserve">. </w:t>
                      </w:r>
                      <w:r>
                        <w:rPr>
                          <w:b/>
                          <w:color w:val="000000"/>
                          <w:sz w:val="14"/>
                        </w:rPr>
                        <w:t xml:space="preserve">       Upon Receipt of Instruction</w:t>
                      </w:r>
                    </w:p>
                    <w:p w14:paraId="69DD7F73" w14:textId="392F0A82" w:rsidR="00A75221" w:rsidRPr="00CE26D7" w:rsidRDefault="00A75221" w:rsidP="00CE26D7">
                      <w:pPr>
                        <w:rPr>
                          <w:b/>
                          <w:color w:val="000000"/>
                          <w:sz w:val="14"/>
                        </w:rPr>
                      </w:pPr>
                      <w:r w:rsidRPr="00CC088C">
                        <w:rPr>
                          <w:b/>
                          <w:color w:val="000000"/>
                          <w:sz w:val="14"/>
                        </w:rPr>
                        <w:t xml:space="preserve">Upon receipt of approval of the </w:t>
                      </w:r>
                      <w:r w:rsidR="002121E1" w:rsidRPr="00CC088C">
                        <w:rPr>
                          <w:b/>
                          <w:color w:val="000000"/>
                          <w:sz w:val="14"/>
                        </w:rPr>
                        <w:t>variation,</w:t>
                      </w:r>
                      <w:r w:rsidRPr="00CC088C">
                        <w:rPr>
                          <w:b/>
                          <w:color w:val="000000"/>
                          <w:sz w:val="14"/>
                        </w:rPr>
                        <w:t xml:space="preserve"> we must firstly:</w:t>
                      </w:r>
                    </w:p>
                    <w:p w14:paraId="575F6315" w14:textId="76AFE4B4" w:rsidR="00A75221" w:rsidRPr="00CE26D7" w:rsidRDefault="00A75221" w:rsidP="00CE26D7">
                      <w:pPr>
                        <w:rPr>
                          <w:b/>
                          <w:color w:val="000000"/>
                          <w:sz w:val="14"/>
                        </w:rPr>
                      </w:pPr>
                      <w:r w:rsidRPr="00CC088C">
                        <w:rPr>
                          <w:b/>
                          <w:color w:val="000000"/>
                          <w:sz w:val="14"/>
                        </w:rPr>
                        <w:t xml:space="preserve">Only accept an instruction from the nominated person detailed within the contract documentation.  </w:t>
                      </w:r>
                      <w:r>
                        <w:rPr>
                          <w:b/>
                          <w:color w:val="000000"/>
                          <w:sz w:val="14"/>
                        </w:rPr>
                        <w:t>Seek advice from the commercial manager if unsure who can approve variations according to the contract.</w:t>
                      </w:r>
                      <w:r w:rsidRPr="00CC088C">
                        <w:rPr>
                          <w:b/>
                          <w:color w:val="000000"/>
                          <w:sz w:val="14"/>
                        </w:rPr>
                        <w:t xml:space="preserve"> </w:t>
                      </w:r>
                      <w:r>
                        <w:rPr>
                          <w:b/>
                          <w:color w:val="000000"/>
                          <w:sz w:val="14"/>
                        </w:rPr>
                        <w:t>This is also detailed on the ‘Job Opening Sheet’</w:t>
                      </w:r>
                    </w:p>
                    <w:p w14:paraId="31A4B833" w14:textId="2F1E7F3A" w:rsidR="00A75221" w:rsidRPr="00CC088C" w:rsidRDefault="00A75221" w:rsidP="00CE26D7">
                      <w:pPr>
                        <w:rPr>
                          <w:b/>
                          <w:color w:val="000000"/>
                          <w:sz w:val="14"/>
                        </w:rPr>
                      </w:pPr>
                      <w:r w:rsidRPr="00CC088C">
                        <w:rPr>
                          <w:b/>
                          <w:color w:val="000000"/>
                          <w:sz w:val="14"/>
                        </w:rPr>
                        <w:t>We then need to complete the following:</w:t>
                      </w:r>
                    </w:p>
                    <w:p w14:paraId="173B4C08" w14:textId="77777777" w:rsidR="00A75221" w:rsidRPr="00CC088C" w:rsidRDefault="00A75221" w:rsidP="00A75221">
                      <w:pPr>
                        <w:numPr>
                          <w:ilvl w:val="0"/>
                          <w:numId w:val="335"/>
                        </w:numPr>
                        <w:spacing w:after="0" w:line="276" w:lineRule="auto"/>
                        <w:ind w:left="426"/>
                        <w:rPr>
                          <w:bCs/>
                          <w:color w:val="000000"/>
                          <w:sz w:val="14"/>
                        </w:rPr>
                      </w:pPr>
                      <w:r w:rsidRPr="00CC088C">
                        <w:rPr>
                          <w:bCs/>
                          <w:color w:val="000000"/>
                          <w:sz w:val="14"/>
                        </w:rPr>
                        <w:t>Log the email</w:t>
                      </w:r>
                      <w:r>
                        <w:rPr>
                          <w:bCs/>
                          <w:color w:val="000000"/>
                          <w:sz w:val="14"/>
                        </w:rPr>
                        <w:t xml:space="preserve"> / instruction</w:t>
                      </w:r>
                      <w:r w:rsidRPr="00CC088C">
                        <w:rPr>
                          <w:bCs/>
                          <w:color w:val="000000"/>
                          <w:sz w:val="14"/>
                        </w:rPr>
                        <w:t xml:space="preserve"> in the variation folder</w:t>
                      </w:r>
                    </w:p>
                    <w:p w14:paraId="3814E9EB" w14:textId="5D3E9481" w:rsidR="00A75221" w:rsidRDefault="00A75221" w:rsidP="00CE26D7">
                      <w:pPr>
                        <w:numPr>
                          <w:ilvl w:val="0"/>
                          <w:numId w:val="335"/>
                        </w:numPr>
                        <w:spacing w:after="0" w:line="276" w:lineRule="auto"/>
                        <w:ind w:left="426"/>
                        <w:rPr>
                          <w:bCs/>
                          <w:color w:val="000000"/>
                          <w:sz w:val="14"/>
                        </w:rPr>
                      </w:pPr>
                      <w:r w:rsidRPr="00CC088C">
                        <w:rPr>
                          <w:bCs/>
                          <w:color w:val="000000"/>
                          <w:sz w:val="14"/>
                        </w:rPr>
                        <w:t xml:space="preserve">Confirm back to the nominated person a timeline of events for the design, procurement and installation associated with the variation.  </w:t>
                      </w:r>
                    </w:p>
                    <w:p w14:paraId="16B01FEA" w14:textId="77777777" w:rsidR="00CE26D7" w:rsidRPr="00CE26D7" w:rsidRDefault="00CE26D7" w:rsidP="00CE26D7">
                      <w:pPr>
                        <w:spacing w:after="0" w:line="276" w:lineRule="auto"/>
                        <w:ind w:left="426"/>
                        <w:rPr>
                          <w:bCs/>
                          <w:color w:val="000000"/>
                          <w:sz w:val="14"/>
                        </w:rPr>
                      </w:pPr>
                    </w:p>
                    <w:p w14:paraId="69D51194" w14:textId="4CBDA462" w:rsidR="00A75221" w:rsidRDefault="00A75221" w:rsidP="00CE26D7">
                      <w:pPr>
                        <w:rPr>
                          <w:b/>
                          <w:color w:val="000000"/>
                          <w:sz w:val="14"/>
                        </w:rPr>
                      </w:pPr>
                      <w:r w:rsidRPr="00CC088C">
                        <w:rPr>
                          <w:b/>
                          <w:color w:val="000000"/>
                          <w:sz w:val="14"/>
                        </w:rPr>
                        <w:t xml:space="preserve">This is important as time may have elapsed between the issue if the variation and approval.  </w:t>
                      </w:r>
                    </w:p>
                    <w:p w14:paraId="2E103907" w14:textId="77777777" w:rsidR="00A75221" w:rsidRPr="00CC088C" w:rsidRDefault="00A75221" w:rsidP="00A75221">
                      <w:pPr>
                        <w:rPr>
                          <w:b/>
                          <w:color w:val="000000"/>
                          <w:sz w:val="14"/>
                        </w:rPr>
                      </w:pPr>
                      <w:r w:rsidRPr="00CC088C">
                        <w:rPr>
                          <w:b/>
                          <w:color w:val="000000"/>
                          <w:sz w:val="14"/>
                        </w:rPr>
                        <w:t>Request the internal support that is required</w:t>
                      </w:r>
                      <w:r>
                        <w:rPr>
                          <w:b/>
                          <w:color w:val="000000"/>
                          <w:sz w:val="14"/>
                        </w:rPr>
                        <w:t>.</w:t>
                      </w:r>
                    </w:p>
                  </w:txbxContent>
                </v:textbox>
              </v:shape>
            </w:pict>
          </mc:Fallback>
        </mc:AlternateContent>
      </w:r>
      <w:r>
        <w:rPr>
          <w:noProof/>
          <w:sz w:val="40"/>
          <w:szCs w:val="40"/>
        </w:rPr>
        <mc:AlternateContent>
          <mc:Choice Requires="wps">
            <w:drawing>
              <wp:anchor distT="0" distB="0" distL="114300" distR="114300" simplePos="0" relativeHeight="251765760" behindDoc="0" locked="0" layoutInCell="1" allowOverlap="1" wp14:anchorId="25812759" wp14:editId="3F3E042E">
                <wp:simplePos x="0" y="0"/>
                <wp:positionH relativeFrom="column">
                  <wp:posOffset>8729331</wp:posOffset>
                </wp:positionH>
                <wp:positionV relativeFrom="paragraph">
                  <wp:posOffset>218913</wp:posOffset>
                </wp:positionV>
                <wp:extent cx="2447925" cy="1901825"/>
                <wp:effectExtent l="15875" t="9525" r="12700" b="12700"/>
                <wp:wrapNone/>
                <wp:docPr id="1258269362" name="AutoShape 7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47925" cy="1901825"/>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8D52C69" w14:textId="62050EF4" w:rsidR="00A75221" w:rsidRDefault="00A75221" w:rsidP="00CE26D7">
                            <w:pPr>
                              <w:rPr>
                                <w:b/>
                                <w:color w:val="000000"/>
                                <w:sz w:val="14"/>
                              </w:rPr>
                            </w:pPr>
                            <w:r>
                              <w:rPr>
                                <w:b/>
                                <w:color w:val="000000"/>
                                <w:sz w:val="14"/>
                              </w:rPr>
                              <w:t>7</w:t>
                            </w:r>
                            <w:r w:rsidRPr="000412DE">
                              <w:rPr>
                                <w:b/>
                                <w:color w:val="000000"/>
                                <w:sz w:val="14"/>
                              </w:rPr>
                              <w:t xml:space="preserve">. </w:t>
                            </w:r>
                            <w:r>
                              <w:rPr>
                                <w:b/>
                                <w:color w:val="000000"/>
                                <w:sz w:val="14"/>
                              </w:rPr>
                              <w:t xml:space="preserve">       Issue VO For Approval</w:t>
                            </w:r>
                          </w:p>
                          <w:p w14:paraId="1546BC7A" w14:textId="01DEED5E" w:rsidR="00A75221" w:rsidRPr="00CC088C" w:rsidRDefault="00A75221" w:rsidP="00CE26D7">
                            <w:pPr>
                              <w:rPr>
                                <w:b/>
                                <w:color w:val="000000"/>
                                <w:sz w:val="14"/>
                              </w:rPr>
                            </w:pPr>
                            <w:r w:rsidRPr="00CC088C">
                              <w:rPr>
                                <w:b/>
                                <w:color w:val="000000"/>
                                <w:sz w:val="14"/>
                              </w:rPr>
                              <w:t>Upon internal approval of the variation the variation can be issued to the appropriate person.</w:t>
                            </w:r>
                          </w:p>
                          <w:p w14:paraId="3ED65C5C" w14:textId="1AA2409A" w:rsidR="00A75221" w:rsidRPr="00CC088C" w:rsidRDefault="00A75221" w:rsidP="00CE26D7">
                            <w:pPr>
                              <w:rPr>
                                <w:b/>
                                <w:color w:val="000000"/>
                                <w:sz w:val="14"/>
                              </w:rPr>
                            </w:pPr>
                            <w:r w:rsidRPr="00CC088C">
                              <w:rPr>
                                <w:b/>
                                <w:color w:val="000000"/>
                                <w:sz w:val="14"/>
                              </w:rPr>
                              <w:t>We need to ensure we provide the following:</w:t>
                            </w:r>
                          </w:p>
                          <w:p w14:paraId="40A21987" w14:textId="4C85DFAF" w:rsidR="00A75221" w:rsidRPr="00CC088C" w:rsidRDefault="00ED2E51" w:rsidP="00A75221">
                            <w:pPr>
                              <w:numPr>
                                <w:ilvl w:val="0"/>
                                <w:numId w:val="334"/>
                              </w:numPr>
                              <w:spacing w:after="0" w:line="276" w:lineRule="auto"/>
                              <w:ind w:left="426"/>
                              <w:rPr>
                                <w:bCs/>
                                <w:color w:val="000000"/>
                                <w:sz w:val="14"/>
                              </w:rPr>
                            </w:pPr>
                            <w:r w:rsidRPr="005C300B">
                              <w:rPr>
                                <w:bCs/>
                                <w:color w:val="000000"/>
                                <w:sz w:val="14"/>
                                <w:highlight w:val="red"/>
                              </w:rPr>
                              <w:t>COMPANY NAME</w:t>
                            </w:r>
                            <w:r w:rsidR="00A75221" w:rsidRPr="00CC088C">
                              <w:rPr>
                                <w:bCs/>
                                <w:color w:val="000000"/>
                                <w:sz w:val="14"/>
                              </w:rPr>
                              <w:t xml:space="preserve"> variation </w:t>
                            </w:r>
                            <w:r w:rsidR="00A75221">
                              <w:rPr>
                                <w:bCs/>
                                <w:color w:val="000000"/>
                                <w:sz w:val="14"/>
                              </w:rPr>
                              <w:t>template</w:t>
                            </w:r>
                            <w:r w:rsidR="00A75221" w:rsidRPr="00CC088C">
                              <w:rPr>
                                <w:bCs/>
                                <w:color w:val="000000"/>
                                <w:sz w:val="14"/>
                              </w:rPr>
                              <w:t xml:space="preserve"> – in PDF</w:t>
                            </w:r>
                          </w:p>
                          <w:p w14:paraId="25BA1D4C" w14:textId="1047590A" w:rsidR="00A75221" w:rsidRPr="00CC088C" w:rsidRDefault="00ED2E51" w:rsidP="00A75221">
                            <w:pPr>
                              <w:numPr>
                                <w:ilvl w:val="0"/>
                                <w:numId w:val="334"/>
                              </w:numPr>
                              <w:spacing w:after="0" w:line="276" w:lineRule="auto"/>
                              <w:ind w:left="426"/>
                              <w:rPr>
                                <w:bCs/>
                                <w:color w:val="000000"/>
                                <w:sz w:val="14"/>
                              </w:rPr>
                            </w:pPr>
                            <w:r w:rsidRPr="005C300B">
                              <w:rPr>
                                <w:bCs/>
                                <w:color w:val="000000"/>
                                <w:sz w:val="14"/>
                                <w:highlight w:val="red"/>
                              </w:rPr>
                              <w:t>COMPANY NAME</w:t>
                            </w:r>
                            <w:r w:rsidR="00A75221" w:rsidRPr="00CC088C">
                              <w:rPr>
                                <w:bCs/>
                                <w:color w:val="000000"/>
                                <w:sz w:val="14"/>
                              </w:rPr>
                              <w:t xml:space="preserve"> variation </w:t>
                            </w:r>
                            <w:r w:rsidR="00A75221">
                              <w:rPr>
                                <w:bCs/>
                                <w:color w:val="000000"/>
                                <w:sz w:val="14"/>
                              </w:rPr>
                              <w:t>register</w:t>
                            </w:r>
                            <w:r w:rsidR="00A75221" w:rsidRPr="00CC088C">
                              <w:rPr>
                                <w:bCs/>
                                <w:color w:val="000000"/>
                                <w:sz w:val="14"/>
                              </w:rPr>
                              <w:t xml:space="preserve"> – in PDF</w:t>
                            </w:r>
                          </w:p>
                          <w:p w14:paraId="3153CBB0" w14:textId="2B1CBCC2" w:rsidR="00A75221" w:rsidRDefault="00A75221" w:rsidP="00CE26D7">
                            <w:pPr>
                              <w:numPr>
                                <w:ilvl w:val="0"/>
                                <w:numId w:val="334"/>
                              </w:numPr>
                              <w:spacing w:after="0" w:line="276" w:lineRule="auto"/>
                              <w:ind w:left="426"/>
                              <w:rPr>
                                <w:bCs/>
                                <w:color w:val="000000"/>
                                <w:sz w:val="14"/>
                              </w:rPr>
                            </w:pPr>
                            <w:r w:rsidRPr="00CC088C">
                              <w:rPr>
                                <w:bCs/>
                                <w:color w:val="000000"/>
                                <w:sz w:val="14"/>
                              </w:rPr>
                              <w:t>Any supporting information – Hand marked drawings, technical data sheets, etc</w:t>
                            </w:r>
                          </w:p>
                          <w:p w14:paraId="02D799B8" w14:textId="77777777" w:rsidR="00CE26D7" w:rsidRPr="00CE26D7" w:rsidRDefault="00CE26D7" w:rsidP="00CE26D7">
                            <w:pPr>
                              <w:spacing w:after="0" w:line="276" w:lineRule="auto"/>
                              <w:ind w:left="426"/>
                              <w:rPr>
                                <w:bCs/>
                                <w:color w:val="000000"/>
                                <w:sz w:val="14"/>
                              </w:rPr>
                            </w:pPr>
                          </w:p>
                          <w:p w14:paraId="76B9FB05" w14:textId="77777777" w:rsidR="00A75221" w:rsidRPr="00CC088C" w:rsidRDefault="00A75221" w:rsidP="00A75221">
                            <w:pPr>
                              <w:rPr>
                                <w:b/>
                                <w:color w:val="000000"/>
                                <w:sz w:val="14"/>
                              </w:rPr>
                            </w:pPr>
                            <w:r w:rsidRPr="00CC088C">
                              <w:rPr>
                                <w:b/>
                                <w:color w:val="000000"/>
                                <w:sz w:val="14"/>
                              </w:rPr>
                              <w:t>All information that is issued to the client is to be saved within the variation folder.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5812759" id="AutoShape 713" o:spid="_x0000_s1072" type="#_x0000_t109" style="position:absolute;margin-left:687.35pt;margin-top:17.25pt;width:192.75pt;height:149.7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" filled="f" strokeweight="1.5pt">
                <v:textbox>
                  <w:txbxContent>
                    <w:p w14:paraId="48D52C69" w14:textId="62050EF4" w:rsidR="00A75221" w:rsidRDefault="00A75221" w:rsidP="00CE26D7">
                      <w:pPr>
                        <w:rPr>
                          <w:b/>
                          <w:color w:val="000000"/>
                          <w:sz w:val="14"/>
                        </w:rPr>
                      </w:pPr>
                      <w:r>
                        <w:rPr>
                          <w:b/>
                          <w:color w:val="000000"/>
                          <w:sz w:val="14"/>
                        </w:rPr>
                        <w:t>7</w:t>
                      </w:r>
                      <w:r w:rsidRPr="000412DE">
                        <w:rPr>
                          <w:b/>
                          <w:color w:val="000000"/>
                          <w:sz w:val="14"/>
                        </w:rPr>
                        <w:t xml:space="preserve">. </w:t>
                      </w:r>
                      <w:r>
                        <w:rPr>
                          <w:b/>
                          <w:color w:val="000000"/>
                          <w:sz w:val="14"/>
                        </w:rPr>
                        <w:t xml:space="preserve">       Issue VO For Approval</w:t>
                      </w:r>
                    </w:p>
                    <w:p w14:paraId="1546BC7A" w14:textId="01DEED5E" w:rsidR="00A75221" w:rsidRPr="00CC088C" w:rsidRDefault="00A75221" w:rsidP="00CE26D7">
                      <w:pPr>
                        <w:rPr>
                          <w:b/>
                          <w:color w:val="000000"/>
                          <w:sz w:val="14"/>
                        </w:rPr>
                      </w:pPr>
                      <w:r w:rsidRPr="00CC088C">
                        <w:rPr>
                          <w:b/>
                          <w:color w:val="000000"/>
                          <w:sz w:val="14"/>
                        </w:rPr>
                        <w:t>Upon internal approval of the variation the variation can be issued to the appropriate person.</w:t>
                      </w:r>
                    </w:p>
                    <w:p w14:paraId="3ED65C5C" w14:textId="1AA2409A" w:rsidR="00A75221" w:rsidRPr="00CC088C" w:rsidRDefault="00A75221" w:rsidP="00CE26D7">
                      <w:pPr>
                        <w:rPr>
                          <w:b/>
                          <w:color w:val="000000"/>
                          <w:sz w:val="14"/>
                        </w:rPr>
                      </w:pPr>
                      <w:r w:rsidRPr="00CC088C">
                        <w:rPr>
                          <w:b/>
                          <w:color w:val="000000"/>
                          <w:sz w:val="14"/>
                        </w:rPr>
                        <w:t>We need to ensure we provide the following:</w:t>
                      </w:r>
                    </w:p>
                    <w:p w14:paraId="40A21987" w14:textId="4C85DFAF" w:rsidR="00A75221" w:rsidRPr="00CC088C" w:rsidRDefault="00ED2E51" w:rsidP="00A75221">
                      <w:pPr>
                        <w:numPr>
                          <w:ilvl w:val="0"/>
                          <w:numId w:val="334"/>
                        </w:numPr>
                        <w:spacing w:after="0" w:line="276" w:lineRule="auto"/>
                        <w:ind w:left="426"/>
                        <w:rPr>
                          <w:bCs/>
                          <w:color w:val="000000"/>
                          <w:sz w:val="14"/>
                        </w:rPr>
                      </w:pPr>
                      <w:r w:rsidRPr="005C300B">
                        <w:rPr>
                          <w:bCs/>
                          <w:color w:val="000000"/>
                          <w:sz w:val="14"/>
                          <w:highlight w:val="red"/>
                        </w:rPr>
                        <w:t>COMPANY NAME</w:t>
                      </w:r>
                      <w:r w:rsidR="00A75221" w:rsidRPr="00CC088C">
                        <w:rPr>
                          <w:bCs/>
                          <w:color w:val="000000"/>
                          <w:sz w:val="14"/>
                        </w:rPr>
                        <w:t xml:space="preserve"> variation </w:t>
                      </w:r>
                      <w:r w:rsidR="00A75221">
                        <w:rPr>
                          <w:bCs/>
                          <w:color w:val="000000"/>
                          <w:sz w:val="14"/>
                        </w:rPr>
                        <w:t>template</w:t>
                      </w:r>
                      <w:r w:rsidR="00A75221" w:rsidRPr="00CC088C">
                        <w:rPr>
                          <w:bCs/>
                          <w:color w:val="000000"/>
                          <w:sz w:val="14"/>
                        </w:rPr>
                        <w:t xml:space="preserve"> – in PDF</w:t>
                      </w:r>
                    </w:p>
                    <w:p w14:paraId="25BA1D4C" w14:textId="1047590A" w:rsidR="00A75221" w:rsidRPr="00CC088C" w:rsidRDefault="00ED2E51" w:rsidP="00A75221">
                      <w:pPr>
                        <w:numPr>
                          <w:ilvl w:val="0"/>
                          <w:numId w:val="334"/>
                        </w:numPr>
                        <w:spacing w:after="0" w:line="276" w:lineRule="auto"/>
                        <w:ind w:left="426"/>
                        <w:rPr>
                          <w:bCs/>
                          <w:color w:val="000000"/>
                          <w:sz w:val="14"/>
                        </w:rPr>
                      </w:pPr>
                      <w:r w:rsidRPr="005C300B">
                        <w:rPr>
                          <w:bCs/>
                          <w:color w:val="000000"/>
                          <w:sz w:val="14"/>
                          <w:highlight w:val="red"/>
                        </w:rPr>
                        <w:t>COMPANY NAME</w:t>
                      </w:r>
                      <w:r w:rsidR="00A75221" w:rsidRPr="00CC088C">
                        <w:rPr>
                          <w:bCs/>
                          <w:color w:val="000000"/>
                          <w:sz w:val="14"/>
                        </w:rPr>
                        <w:t xml:space="preserve"> variation </w:t>
                      </w:r>
                      <w:r w:rsidR="00A75221">
                        <w:rPr>
                          <w:bCs/>
                          <w:color w:val="000000"/>
                          <w:sz w:val="14"/>
                        </w:rPr>
                        <w:t>register</w:t>
                      </w:r>
                      <w:r w:rsidR="00A75221" w:rsidRPr="00CC088C">
                        <w:rPr>
                          <w:bCs/>
                          <w:color w:val="000000"/>
                          <w:sz w:val="14"/>
                        </w:rPr>
                        <w:t xml:space="preserve"> – in PDF</w:t>
                      </w:r>
                    </w:p>
                    <w:p w14:paraId="3153CBB0" w14:textId="2B1CBCC2" w:rsidR="00A75221" w:rsidRDefault="00A75221" w:rsidP="00CE26D7">
                      <w:pPr>
                        <w:numPr>
                          <w:ilvl w:val="0"/>
                          <w:numId w:val="334"/>
                        </w:numPr>
                        <w:spacing w:after="0" w:line="276" w:lineRule="auto"/>
                        <w:ind w:left="426"/>
                        <w:rPr>
                          <w:bCs/>
                          <w:color w:val="000000"/>
                          <w:sz w:val="14"/>
                        </w:rPr>
                      </w:pPr>
                      <w:r w:rsidRPr="00CC088C">
                        <w:rPr>
                          <w:bCs/>
                          <w:color w:val="000000"/>
                          <w:sz w:val="14"/>
                        </w:rPr>
                        <w:t>Any supporting information – Hand marked drawings, technical data sheets, etc</w:t>
                      </w:r>
                    </w:p>
                    <w:p w14:paraId="02D799B8" w14:textId="77777777" w:rsidR="00CE26D7" w:rsidRPr="00CE26D7" w:rsidRDefault="00CE26D7" w:rsidP="00CE26D7">
                      <w:pPr>
                        <w:spacing w:after="0" w:line="276" w:lineRule="auto"/>
                        <w:ind w:left="426"/>
                        <w:rPr>
                          <w:bCs/>
                          <w:color w:val="000000"/>
                          <w:sz w:val="14"/>
                        </w:rPr>
                      </w:pPr>
                    </w:p>
                    <w:p w14:paraId="76B9FB05" w14:textId="77777777" w:rsidR="00A75221" w:rsidRPr="00CC088C" w:rsidRDefault="00A75221" w:rsidP="00A75221">
                      <w:pPr>
                        <w:rPr>
                          <w:b/>
                          <w:color w:val="000000"/>
                          <w:sz w:val="14"/>
                        </w:rPr>
                      </w:pPr>
                      <w:r w:rsidRPr="00CC088C">
                        <w:rPr>
                          <w:b/>
                          <w:color w:val="000000"/>
                          <w:sz w:val="14"/>
                        </w:rPr>
                        <w:t>All information that is issued to the client is to be saved within the variation folder.</w:t>
                      </w:r>
                    </w:p>
                  </w:txbxContent>
                </v:textbox>
              </v:shape>
            </w:pict>
          </mc:Fallback>
        </mc:AlternateContent>
      </w:r>
      <w:r>
        <w:rPr>
          <w:noProof/>
          <w:sz w:val="40"/>
          <w:szCs w:val="40"/>
        </w:rPr>
        <mc:AlternateContent>
          <mc:Choice Requires="wps">
            <w:drawing>
              <wp:anchor distT="0" distB="0" distL="114300" distR="114300" simplePos="0" relativeHeight="251764736" behindDoc="0" locked="0" layoutInCell="1" allowOverlap="1" wp14:anchorId="621BBDBE" wp14:editId="23464BBD">
                <wp:simplePos x="0" y="0"/>
                <wp:positionH relativeFrom="column">
                  <wp:posOffset>11665754</wp:posOffset>
                </wp:positionH>
                <wp:positionV relativeFrom="paragraph">
                  <wp:posOffset>333213</wp:posOffset>
                </wp:positionV>
                <wp:extent cx="2447925" cy="1355725"/>
                <wp:effectExtent l="11430" t="9525" r="17145" b="15875"/>
                <wp:wrapNone/>
                <wp:docPr id="1079890040" name="AutoShape 7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47925" cy="1355725"/>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7EED697" w14:textId="264947BC" w:rsidR="00A75221" w:rsidRPr="00603F21" w:rsidRDefault="00A75221" w:rsidP="00603F21">
                            <w:pPr>
                              <w:rPr>
                                <w:b/>
                                <w:color w:val="000000"/>
                                <w:sz w:val="14"/>
                              </w:rPr>
                            </w:pPr>
                            <w:r>
                              <w:rPr>
                                <w:b/>
                                <w:color w:val="000000"/>
                                <w:sz w:val="14"/>
                              </w:rPr>
                              <w:t>6</w:t>
                            </w:r>
                            <w:r w:rsidRPr="000412DE">
                              <w:rPr>
                                <w:b/>
                                <w:color w:val="000000"/>
                                <w:sz w:val="14"/>
                              </w:rPr>
                              <w:t xml:space="preserve">. </w:t>
                            </w:r>
                            <w:r>
                              <w:rPr>
                                <w:b/>
                                <w:color w:val="000000"/>
                                <w:sz w:val="14"/>
                              </w:rPr>
                              <w:t xml:space="preserve">       Internal Sign Off</w:t>
                            </w:r>
                          </w:p>
                          <w:p w14:paraId="30AB4103" w14:textId="2832C4A5" w:rsidR="00A75221" w:rsidRPr="00EC1AF6" w:rsidRDefault="00A75221" w:rsidP="00A75221">
                            <w:pPr>
                              <w:pStyle w:val="ListParagraph"/>
                              <w:spacing w:after="0" w:line="256" w:lineRule="auto"/>
                              <w:ind w:left="0"/>
                              <w:rPr>
                                <w:b/>
                                <w:bCs/>
                                <w:color w:val="000000"/>
                                <w:sz w:val="14"/>
                              </w:rPr>
                            </w:pPr>
                            <w:r w:rsidRPr="00EC1AF6">
                              <w:rPr>
                                <w:b/>
                                <w:bCs/>
                                <w:color w:val="000000"/>
                                <w:sz w:val="14"/>
                              </w:rPr>
                              <w:t>If the value of the variation exceeds £10,000.00</w:t>
                            </w:r>
                            <w:r>
                              <w:rPr>
                                <w:b/>
                                <w:bCs/>
                                <w:color w:val="000000"/>
                                <w:sz w:val="14"/>
                              </w:rPr>
                              <w:t xml:space="preserve"> or is a risk to the business / completion of the </w:t>
                            </w:r>
                            <w:r w:rsidR="00182817">
                              <w:rPr>
                                <w:b/>
                                <w:bCs/>
                                <w:color w:val="000000"/>
                                <w:sz w:val="14"/>
                              </w:rPr>
                              <w:t>project,</w:t>
                            </w:r>
                            <w:r>
                              <w:rPr>
                                <w:b/>
                                <w:bCs/>
                                <w:color w:val="000000"/>
                                <w:sz w:val="14"/>
                              </w:rPr>
                              <w:t xml:space="preserve"> then</w:t>
                            </w:r>
                            <w:r w:rsidRPr="00EC1AF6">
                              <w:rPr>
                                <w:b/>
                                <w:bCs/>
                                <w:color w:val="000000"/>
                                <w:sz w:val="14"/>
                              </w:rPr>
                              <w:t xml:space="preserve"> this requires approval prior to issue.</w:t>
                            </w:r>
                          </w:p>
                          <w:p w14:paraId="34E9E7FB" w14:textId="77777777" w:rsidR="00A75221" w:rsidRPr="00EC1AF6" w:rsidRDefault="00A75221" w:rsidP="00A75221">
                            <w:pPr>
                              <w:pStyle w:val="ListParagraph"/>
                              <w:spacing w:after="0" w:line="256" w:lineRule="auto"/>
                              <w:ind w:left="0"/>
                              <w:rPr>
                                <w:color w:val="000000"/>
                                <w:sz w:val="14"/>
                              </w:rPr>
                            </w:pPr>
                          </w:p>
                          <w:p w14:paraId="0C756480" w14:textId="77777777" w:rsidR="00A75221" w:rsidRPr="00EC1AF6" w:rsidRDefault="00A75221" w:rsidP="00A75221">
                            <w:pPr>
                              <w:pStyle w:val="ListParagraph"/>
                              <w:spacing w:after="0" w:line="256" w:lineRule="auto"/>
                              <w:ind w:left="0"/>
                              <w:rPr>
                                <w:b/>
                                <w:bCs/>
                                <w:sz w:val="14"/>
                              </w:rPr>
                            </w:pPr>
                            <w:r w:rsidRPr="00EC1AF6">
                              <w:rPr>
                                <w:b/>
                                <w:bCs/>
                                <w:sz w:val="14"/>
                              </w:rPr>
                              <w:t>At this stage, consideration is to be given to the level of profit margin being applied to the variation, based on the type, value, programme implications, current project profit margin etc.</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21BBDBE" id="AutoShape 712" o:spid="_x0000_s1073" type="#_x0000_t109" style="position:absolute;margin-left:918.55pt;margin-top:26.25pt;width:192.75pt;height:106.7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" filled="f" strokeweight="1.5pt">
                <v:textbox>
                  <w:txbxContent>
                    <w:p w14:paraId="47EED697" w14:textId="264947BC" w:rsidR="00A75221" w:rsidRPr="00603F21" w:rsidRDefault="00A75221" w:rsidP="00603F21">
                      <w:pPr>
                        <w:rPr>
                          <w:b/>
                          <w:color w:val="000000"/>
                          <w:sz w:val="14"/>
                        </w:rPr>
                      </w:pPr>
                      <w:r>
                        <w:rPr>
                          <w:b/>
                          <w:color w:val="000000"/>
                          <w:sz w:val="14"/>
                        </w:rPr>
                        <w:t>6</w:t>
                      </w:r>
                      <w:r w:rsidRPr="000412DE">
                        <w:rPr>
                          <w:b/>
                          <w:color w:val="000000"/>
                          <w:sz w:val="14"/>
                        </w:rPr>
                        <w:t xml:space="preserve">. </w:t>
                      </w:r>
                      <w:r>
                        <w:rPr>
                          <w:b/>
                          <w:color w:val="000000"/>
                          <w:sz w:val="14"/>
                        </w:rPr>
                        <w:t xml:space="preserve">       Internal Sign Off</w:t>
                      </w:r>
                    </w:p>
                    <w:p w14:paraId="30AB4103" w14:textId="2832C4A5" w:rsidR="00A75221" w:rsidRPr="00EC1AF6" w:rsidRDefault="00A75221" w:rsidP="00A75221">
                      <w:pPr>
                        <w:pStyle w:val="ListParagraph"/>
                        <w:spacing w:after="0" w:line="256" w:lineRule="auto"/>
                        <w:ind w:left="0"/>
                        <w:rPr>
                          <w:b/>
                          <w:bCs/>
                          <w:color w:val="000000"/>
                          <w:sz w:val="14"/>
                        </w:rPr>
                      </w:pPr>
                      <w:r w:rsidRPr="00EC1AF6">
                        <w:rPr>
                          <w:b/>
                          <w:bCs/>
                          <w:color w:val="000000"/>
                          <w:sz w:val="14"/>
                        </w:rPr>
                        <w:t>If the value of the variation exceeds £10,000.00</w:t>
                      </w:r>
                      <w:r>
                        <w:rPr>
                          <w:b/>
                          <w:bCs/>
                          <w:color w:val="000000"/>
                          <w:sz w:val="14"/>
                        </w:rPr>
                        <w:t xml:space="preserve"> or is a risk to the business / completion of the </w:t>
                      </w:r>
                      <w:r w:rsidR="00182817">
                        <w:rPr>
                          <w:b/>
                          <w:bCs/>
                          <w:color w:val="000000"/>
                          <w:sz w:val="14"/>
                        </w:rPr>
                        <w:t>project,</w:t>
                      </w:r>
                      <w:r>
                        <w:rPr>
                          <w:b/>
                          <w:bCs/>
                          <w:color w:val="000000"/>
                          <w:sz w:val="14"/>
                        </w:rPr>
                        <w:t xml:space="preserve"> then</w:t>
                      </w:r>
                      <w:r w:rsidRPr="00EC1AF6">
                        <w:rPr>
                          <w:b/>
                          <w:bCs/>
                          <w:color w:val="000000"/>
                          <w:sz w:val="14"/>
                        </w:rPr>
                        <w:t xml:space="preserve"> this requires approval prior to issue.</w:t>
                      </w:r>
                    </w:p>
                    <w:p w14:paraId="34E9E7FB" w14:textId="77777777" w:rsidR="00A75221" w:rsidRPr="00EC1AF6" w:rsidRDefault="00A75221" w:rsidP="00A75221">
                      <w:pPr>
                        <w:pStyle w:val="ListParagraph"/>
                        <w:spacing w:after="0" w:line="256" w:lineRule="auto"/>
                        <w:ind w:left="0"/>
                        <w:rPr>
                          <w:color w:val="000000"/>
                          <w:sz w:val="14"/>
                        </w:rPr>
                      </w:pPr>
                    </w:p>
                    <w:p w14:paraId="0C756480" w14:textId="77777777" w:rsidR="00A75221" w:rsidRPr="00EC1AF6" w:rsidRDefault="00A75221" w:rsidP="00A75221">
                      <w:pPr>
                        <w:pStyle w:val="ListParagraph"/>
                        <w:spacing w:after="0" w:line="256" w:lineRule="auto"/>
                        <w:ind w:left="0"/>
                        <w:rPr>
                          <w:b/>
                          <w:bCs/>
                          <w:sz w:val="14"/>
                        </w:rPr>
                      </w:pPr>
                      <w:r w:rsidRPr="00EC1AF6">
                        <w:rPr>
                          <w:b/>
                          <w:bCs/>
                          <w:sz w:val="14"/>
                        </w:rPr>
                        <w:t>At this stage, consideration is to be given to the level of profit margin being applied to the variation, based on the type, value, programme implications, current project profit margin etc.</w:t>
                      </w:r>
                    </w:p>
                  </w:txbxContent>
                </v:textbox>
              </v:shape>
            </w:pict>
          </mc:Fallback>
        </mc:AlternateContent>
      </w:r>
    </w:p>
    <w:p w14:paraId="38DEF08E" w14:textId="1509B369" w:rsidR="00A75221" w:rsidRPr="00DE5BD6" w:rsidRDefault="00A75221" w:rsidP="00A75221">
      <w:pPr>
        <w:rPr>
          <w:sz w:val="40"/>
          <w:szCs w:val="40"/>
        </w:rPr>
      </w:pPr>
    </w:p>
    <w:p w14:paraId="5BBF3A32" w14:textId="63614598" w:rsidR="00A75221" w:rsidRPr="00DE5BD6" w:rsidRDefault="0098522E" w:rsidP="00A75221">
      <w:pPr>
        <w:rPr>
          <w:sz w:val="40"/>
          <w:szCs w:val="40"/>
        </w:rPr>
      </w:pPr>
      <w:r>
        <w:rPr>
          <w:rFonts w:cs="Times New Roman"/>
          <w:noProof/>
        </w:rPr>
        <mc:AlternateContent>
          <mc:Choice Requires="wps">
            <w:drawing>
              <wp:anchor distT="0" distB="0" distL="114300" distR="114300" simplePos="0" relativeHeight="251773952" behindDoc="0" locked="0" layoutInCell="1" allowOverlap="1" wp14:anchorId="3ABE861B" wp14:editId="48C6FBCA">
                <wp:simplePos x="0" y="0"/>
                <wp:positionH relativeFrom="column">
                  <wp:posOffset>5249545</wp:posOffset>
                </wp:positionH>
                <wp:positionV relativeFrom="paragraph">
                  <wp:posOffset>99460</wp:posOffset>
                </wp:positionV>
                <wp:extent cx="405130" cy="0"/>
                <wp:effectExtent l="37465" t="85725" r="24130" b="85725"/>
                <wp:wrapNone/>
                <wp:docPr id="1341150132" name="AutoShape 7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40513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A6783E" id="AutoShape 722" o:spid="_x0000_s1026" type="#_x0000_t32" style="position:absolute;margin-left:413.35pt;margin-top:7.85pt;width:31.9pt;height:0;rotation:180;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" strokecolor="#4472c4" strokeweight="3pt">
                <v:stroke endarrow="block" joinstyle="miter"/>
              </v:shape>
            </w:pict>
          </mc:Fallback>
        </mc:AlternateContent>
      </w:r>
      <w:r>
        <w:rPr>
          <w:rFonts w:cs="Times New Roman"/>
          <w:noProof/>
        </w:rPr>
        <mc:AlternateContent>
          <mc:Choice Requires="wps">
            <w:drawing>
              <wp:anchor distT="0" distB="0" distL="114300" distR="114300" simplePos="0" relativeHeight="251772928" behindDoc="0" locked="0" layoutInCell="1" allowOverlap="1" wp14:anchorId="35B7CE5F" wp14:editId="661FD6F5">
                <wp:simplePos x="0" y="0"/>
                <wp:positionH relativeFrom="column">
                  <wp:posOffset>8221345</wp:posOffset>
                </wp:positionH>
                <wp:positionV relativeFrom="paragraph">
                  <wp:posOffset>99458</wp:posOffset>
                </wp:positionV>
                <wp:extent cx="405130" cy="0"/>
                <wp:effectExtent l="37465" t="85725" r="24130" b="85725"/>
                <wp:wrapNone/>
                <wp:docPr id="136569560" name="AutoShape 7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40513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338848" id="AutoShape 721" o:spid="_x0000_s1026" type="#_x0000_t32" style="position:absolute;margin-left:647.35pt;margin-top:7.85pt;width:31.9pt;height:0;rotation:180;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" strokecolor="#4472c4" strokeweight="3pt">
                <v:stroke endarrow="block" joinstyle="miter"/>
              </v:shape>
            </w:pict>
          </mc:Fallback>
        </mc:AlternateContent>
      </w:r>
      <w:r>
        <w:rPr>
          <w:rFonts w:cs="Times New Roman"/>
          <w:noProof/>
        </w:rPr>
        <mc:AlternateContent>
          <mc:Choice Requires="wps">
            <w:drawing>
              <wp:anchor distT="0" distB="0" distL="114300" distR="114300" simplePos="0" relativeHeight="251770880" behindDoc="0" locked="0" layoutInCell="1" allowOverlap="1" wp14:anchorId="0CA47E79" wp14:editId="7C5F0726">
                <wp:simplePos x="0" y="0"/>
                <wp:positionH relativeFrom="column">
                  <wp:posOffset>11170522</wp:posOffset>
                </wp:positionH>
                <wp:positionV relativeFrom="paragraph">
                  <wp:posOffset>99237</wp:posOffset>
                </wp:positionV>
                <wp:extent cx="405130" cy="0"/>
                <wp:effectExtent l="37465" t="85725" r="24130" b="85725"/>
                <wp:wrapNone/>
                <wp:docPr id="1596153282" name="AutoShape 7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40513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0CAC11" id="AutoShape 718" o:spid="_x0000_s1026" type="#_x0000_t32" style="position:absolute;margin-left:879.55pt;margin-top:7.8pt;width:31.9pt;height:0;rotation:180;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" strokecolor="#4472c4" strokeweight="3pt">
                <v:stroke endarrow="block" joinstyle="miter"/>
              </v:shape>
            </w:pict>
          </mc:Fallback>
        </mc:AlternateContent>
      </w:r>
    </w:p>
    <w:p w14:paraId="52287C5C" w14:textId="50C33B04" w:rsidR="00A75221" w:rsidRPr="00DE5BD6" w:rsidRDefault="00A75221" w:rsidP="00A75221">
      <w:pPr>
        <w:rPr>
          <w:sz w:val="40"/>
          <w:szCs w:val="40"/>
        </w:rPr>
      </w:pPr>
    </w:p>
    <w:p w14:paraId="7637BA59" w14:textId="338650F7" w:rsidR="00A75221" w:rsidRPr="00DE5BD6" w:rsidRDefault="0098522E" w:rsidP="00A75221">
      <w:pPr>
        <w:rPr>
          <w:sz w:val="40"/>
          <w:szCs w:val="40"/>
        </w:rPr>
      </w:pPr>
      <w:r>
        <w:rPr>
          <w:rFonts w:cs="Times New Roman"/>
          <w:noProof/>
        </w:rPr>
        <mc:AlternateContent>
          <mc:Choice Requires="wps">
            <w:drawing>
              <wp:anchor distT="0" distB="0" distL="114300" distR="114300" simplePos="0" relativeHeight="251771904" behindDoc="0" locked="0" layoutInCell="1" allowOverlap="1" wp14:anchorId="0618E7B9" wp14:editId="75EA63C9">
                <wp:simplePos x="0" y="0"/>
                <wp:positionH relativeFrom="column">
                  <wp:posOffset>8720455</wp:posOffset>
                </wp:positionH>
                <wp:positionV relativeFrom="paragraph">
                  <wp:posOffset>437515</wp:posOffset>
                </wp:positionV>
                <wp:extent cx="2447925" cy="431800"/>
                <wp:effectExtent l="15875" t="9525" r="12700" b="15875"/>
                <wp:wrapNone/>
                <wp:docPr id="263723549" name="AutoShape 7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47925" cy="431800"/>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DEF8851" w14:textId="77777777" w:rsidR="00A75221" w:rsidRDefault="00A75221" w:rsidP="00A75221">
                            <w:pPr>
                              <w:rPr>
                                <w:sz w:val="14"/>
                              </w:rPr>
                            </w:pPr>
                            <w:r w:rsidRPr="00EC1AF6">
                              <w:rPr>
                                <w:sz w:val="14"/>
                              </w:rPr>
                              <w:t>02-04-3</w:t>
                            </w:r>
                            <w:r>
                              <w:rPr>
                                <w:sz w:val="14"/>
                              </w:rPr>
                              <w:t>0</w:t>
                            </w:r>
                            <w:r w:rsidRPr="00EC1AF6">
                              <w:rPr>
                                <w:sz w:val="14"/>
                              </w:rPr>
                              <w:t xml:space="preserve"> – Variation </w:t>
                            </w:r>
                            <w:r>
                              <w:rPr>
                                <w:sz w:val="14"/>
                              </w:rPr>
                              <w:t>Template</w:t>
                            </w:r>
                          </w:p>
                          <w:p w14:paraId="094D4280" w14:textId="77777777" w:rsidR="00A75221" w:rsidRPr="00EC1AF6" w:rsidRDefault="00A75221" w:rsidP="00A75221">
                            <w:pPr>
                              <w:rPr>
                                <w:sz w:val="14"/>
                              </w:rPr>
                            </w:pPr>
                            <w:r w:rsidRPr="00EC1AF6">
                              <w:rPr>
                                <w:sz w:val="14"/>
                              </w:rPr>
                              <w:t>02-04-34 – Variation Register</w:t>
                            </w:r>
                          </w:p>
                          <w:p w14:paraId="73FCEF61" w14:textId="77777777" w:rsidR="00A75221" w:rsidRPr="00EC1AF6" w:rsidRDefault="00A75221" w:rsidP="00A75221">
                            <w:pPr>
                              <w:rPr>
                                <w:sz w:val="14"/>
                              </w:rPr>
                            </w:pPr>
                          </w:p>
                          <w:p w14:paraId="497855FF" w14:textId="77777777" w:rsidR="00A75221" w:rsidRPr="000412DE" w:rsidRDefault="00A75221" w:rsidP="00A75221">
                            <w:pPr>
                              <w:rPr>
                                <w:color w:val="FF0000"/>
                                <w:sz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618E7B9" id="AutoShape 720" o:spid="_x0000_s1074" type="#_x0000_t114" style="position:absolute;margin-left:686.65pt;margin-top:34.45pt;width:192.75pt;height:34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" filled="f" strokeweight="1.5pt">
                <v:textbox>
                  <w:txbxContent>
                    <w:p w14:paraId="1DEF8851" w14:textId="77777777" w:rsidR="00A75221" w:rsidRDefault="00A75221" w:rsidP="00A75221">
                      <w:pPr>
                        <w:rPr>
                          <w:sz w:val="14"/>
                        </w:rPr>
                      </w:pPr>
                      <w:r w:rsidRPr="00EC1AF6">
                        <w:rPr>
                          <w:sz w:val="14"/>
                        </w:rPr>
                        <w:t>02-04-3</w:t>
                      </w:r>
                      <w:r>
                        <w:rPr>
                          <w:sz w:val="14"/>
                        </w:rPr>
                        <w:t>0</w:t>
                      </w:r>
                      <w:r w:rsidRPr="00EC1AF6">
                        <w:rPr>
                          <w:sz w:val="14"/>
                        </w:rPr>
                        <w:t xml:space="preserve"> – Variation </w:t>
                      </w:r>
                      <w:r>
                        <w:rPr>
                          <w:sz w:val="14"/>
                        </w:rPr>
                        <w:t>Template</w:t>
                      </w:r>
                    </w:p>
                    <w:p w14:paraId="094D4280" w14:textId="77777777" w:rsidR="00A75221" w:rsidRPr="00EC1AF6" w:rsidRDefault="00A75221" w:rsidP="00A75221">
                      <w:pPr>
                        <w:rPr>
                          <w:sz w:val="14"/>
                        </w:rPr>
                      </w:pPr>
                      <w:r w:rsidRPr="00EC1AF6">
                        <w:rPr>
                          <w:sz w:val="14"/>
                        </w:rPr>
                        <w:t>02-04-34 – Variation Register</w:t>
                      </w:r>
                    </w:p>
                    <w:p w14:paraId="73FCEF61" w14:textId="77777777" w:rsidR="00A75221" w:rsidRPr="00EC1AF6" w:rsidRDefault="00A75221" w:rsidP="00A75221">
                      <w:pPr>
                        <w:rPr>
                          <w:sz w:val="14"/>
                        </w:rPr>
                      </w:pPr>
                    </w:p>
                    <w:p w14:paraId="497855FF" w14:textId="77777777" w:rsidR="00A75221" w:rsidRPr="000412DE" w:rsidRDefault="00A75221" w:rsidP="00A75221">
                      <w:pPr>
                        <w:rPr>
                          <w:color w:val="FF0000"/>
                          <w:sz w:val="14"/>
                        </w:rPr>
                      </w:pPr>
                    </w:p>
                  </w:txbxContent>
                </v:textbox>
              </v:shape>
            </w:pict>
          </mc:Fallback>
        </mc:AlternateContent>
      </w:r>
    </w:p>
    <w:p w14:paraId="52F4DBDF" w14:textId="3AAAD97E" w:rsidR="00A75221" w:rsidRPr="00DE5BD6" w:rsidRDefault="00CE26D7" w:rsidP="00A75221">
      <w:pPr>
        <w:rPr>
          <w:sz w:val="40"/>
          <w:szCs w:val="40"/>
        </w:rPr>
      </w:pPr>
      <w:r>
        <w:rPr>
          <w:rFonts w:cs="Times New Roman"/>
          <w:noProof/>
        </w:rPr>
        <mc:AlternateContent>
          <mc:Choice Requires="wps">
            <w:drawing>
              <wp:anchor distT="0" distB="0" distL="114300" distR="114300" simplePos="0" relativeHeight="251774976" behindDoc="0" locked="0" layoutInCell="1" allowOverlap="1" wp14:anchorId="69B6FC03" wp14:editId="46369827">
                <wp:simplePos x="0" y="0"/>
                <wp:positionH relativeFrom="column">
                  <wp:posOffset>2745740</wp:posOffset>
                </wp:positionH>
                <wp:positionV relativeFrom="paragraph">
                  <wp:posOffset>408940</wp:posOffset>
                </wp:positionV>
                <wp:extent cx="2447925" cy="438150"/>
                <wp:effectExtent l="17145" t="15240" r="11430" b="13335"/>
                <wp:wrapNone/>
                <wp:docPr id="1174874479" name="AutoShape 7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47925" cy="438150"/>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63D34D7" w14:textId="77777777" w:rsidR="00A75221" w:rsidRDefault="00A75221" w:rsidP="00A75221">
                            <w:pPr>
                              <w:rPr>
                                <w:sz w:val="14"/>
                              </w:rPr>
                            </w:pPr>
                            <w:r w:rsidRPr="006F4595">
                              <w:rPr>
                                <w:sz w:val="14"/>
                              </w:rPr>
                              <w:t>02-04-</w:t>
                            </w:r>
                            <w:r>
                              <w:rPr>
                                <w:sz w:val="14"/>
                              </w:rPr>
                              <w:t>02</w:t>
                            </w:r>
                            <w:r w:rsidRPr="006F4595">
                              <w:rPr>
                                <w:sz w:val="14"/>
                              </w:rPr>
                              <w:t xml:space="preserve"> – </w:t>
                            </w:r>
                            <w:r>
                              <w:rPr>
                                <w:sz w:val="14"/>
                              </w:rPr>
                              <w:t>Project Analysis Sheet</w:t>
                            </w:r>
                          </w:p>
                          <w:p w14:paraId="3520F592" w14:textId="77777777" w:rsidR="00A75221" w:rsidRPr="006F4595" w:rsidRDefault="00A75221" w:rsidP="00A75221">
                            <w:pPr>
                              <w:rPr>
                                <w:sz w:val="14"/>
                              </w:rPr>
                            </w:pPr>
                            <w:r w:rsidRPr="006F4595">
                              <w:rPr>
                                <w:sz w:val="14"/>
                              </w:rPr>
                              <w:t>02-04-34 – Variation Register</w:t>
                            </w:r>
                          </w:p>
                          <w:p w14:paraId="4C79B73B" w14:textId="77777777" w:rsidR="00A75221" w:rsidRPr="006F4595" w:rsidRDefault="00A75221" w:rsidP="00A75221">
                            <w:pPr>
                              <w:rPr>
                                <w:sz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9B6FC03" id="AutoShape 723" o:spid="_x0000_s1075" type="#_x0000_t114" style="position:absolute;margin-left:216.2pt;margin-top:32.2pt;width:192.75pt;height:34.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" filled="f" strokeweight="1.5pt">
                <v:textbox>
                  <w:txbxContent>
                    <w:p w14:paraId="463D34D7" w14:textId="77777777" w:rsidR="00A75221" w:rsidRDefault="00A75221" w:rsidP="00A75221">
                      <w:pPr>
                        <w:rPr>
                          <w:sz w:val="14"/>
                        </w:rPr>
                      </w:pPr>
                      <w:r w:rsidRPr="006F4595">
                        <w:rPr>
                          <w:sz w:val="14"/>
                        </w:rPr>
                        <w:t>02-04-</w:t>
                      </w:r>
                      <w:r>
                        <w:rPr>
                          <w:sz w:val="14"/>
                        </w:rPr>
                        <w:t>02</w:t>
                      </w:r>
                      <w:r w:rsidRPr="006F4595">
                        <w:rPr>
                          <w:sz w:val="14"/>
                        </w:rPr>
                        <w:t xml:space="preserve"> – </w:t>
                      </w:r>
                      <w:r>
                        <w:rPr>
                          <w:sz w:val="14"/>
                        </w:rPr>
                        <w:t>Project Analysis Sheet</w:t>
                      </w:r>
                    </w:p>
                    <w:p w14:paraId="3520F592" w14:textId="77777777" w:rsidR="00A75221" w:rsidRPr="006F4595" w:rsidRDefault="00A75221" w:rsidP="00A75221">
                      <w:pPr>
                        <w:rPr>
                          <w:sz w:val="14"/>
                        </w:rPr>
                      </w:pPr>
                      <w:r w:rsidRPr="006F4595">
                        <w:rPr>
                          <w:sz w:val="14"/>
                        </w:rPr>
                        <w:t>02-04-34 – Variation Register</w:t>
                      </w:r>
                    </w:p>
                    <w:p w14:paraId="4C79B73B" w14:textId="77777777" w:rsidR="00A75221" w:rsidRPr="006F4595" w:rsidRDefault="00A75221" w:rsidP="00A75221">
                      <w:pPr>
                        <w:rPr>
                          <w:sz w:val="14"/>
                        </w:rPr>
                      </w:pPr>
                    </w:p>
                  </w:txbxContent>
                </v:textbox>
              </v:shape>
            </w:pict>
          </mc:Fallback>
        </mc:AlternateContent>
      </w:r>
    </w:p>
    <w:p w14:paraId="16A3D773" w14:textId="0C83E312" w:rsidR="00A75221" w:rsidRPr="00DE5BD6" w:rsidRDefault="00A75221" w:rsidP="00A75221">
      <w:pPr>
        <w:rPr>
          <w:sz w:val="40"/>
          <w:szCs w:val="40"/>
        </w:rPr>
      </w:pPr>
    </w:p>
    <w:p w14:paraId="268D1DA9" w14:textId="4AF191F3" w:rsidR="00A75221" w:rsidRPr="00DE5BD6" w:rsidRDefault="00A75221" w:rsidP="00A75221">
      <w:pPr>
        <w:rPr>
          <w:sz w:val="40"/>
          <w:szCs w:val="40"/>
        </w:rPr>
      </w:pPr>
    </w:p>
    <w:p w14:paraId="22C770B0" w14:textId="047E7D35" w:rsidR="00A75221" w:rsidRPr="00DE5BD6" w:rsidRDefault="005666F0" w:rsidP="00A75221">
      <w:pPr>
        <w:rPr>
          <w:sz w:val="40"/>
          <w:szCs w:val="40"/>
        </w:rPr>
      </w:pPr>
      <w:r>
        <w:rPr>
          <w:rFonts w:cs="Times New Roman"/>
          <w:noProof/>
        </w:rPr>
        <mc:AlternateContent>
          <mc:Choice Requires="wps">
            <w:drawing>
              <wp:anchor distT="0" distB="0" distL="114300" distR="114300" simplePos="0" relativeHeight="251749376" behindDoc="0" locked="0" layoutInCell="1" allowOverlap="1" wp14:anchorId="5B36EA24" wp14:editId="358B704F">
                <wp:simplePos x="0" y="0"/>
                <wp:positionH relativeFrom="column">
                  <wp:posOffset>12213590</wp:posOffset>
                </wp:positionH>
                <wp:positionV relativeFrom="paragraph">
                  <wp:posOffset>7353935</wp:posOffset>
                </wp:positionV>
                <wp:extent cx="1297305" cy="816610"/>
                <wp:effectExtent l="33020" t="26670" r="22225" b="90170"/>
                <wp:wrapNone/>
                <wp:docPr id="1936179384" name="Connector: Elbow 1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V="1">
                          <a:off x="0" y="0"/>
                          <a:ext cx="1297305" cy="816610"/>
                        </a:xfrm>
                        <a:prstGeom prst="bentConnector3">
                          <a:avLst>
                            <a:gd name="adj1" fmla="val 46"/>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BB34D3" id="Connector: Elbow 167" o:spid="_x0000_s1026" type="#_x0000_t34" style="position:absolute;margin-left:961.7pt;margin-top:579.05pt;width:102.15pt;height:64.3pt;rotation:180;flip:y;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" adj="10" strokecolor="#4472c4" strokeweight="3pt">
                <v:stroke endarrow="block"/>
              </v:shape>
            </w:pict>
          </mc:Fallback>
        </mc:AlternateContent>
      </w:r>
    </w:p>
    <w:p w14:paraId="1C72E37E" w14:textId="583AC669" w:rsidR="00A75221" w:rsidRPr="00A75221" w:rsidRDefault="00A75221" w:rsidP="00A75221">
      <w:pPr>
        <w:tabs>
          <w:tab w:val="left" w:pos="3825"/>
        </w:tabs>
        <w:rPr>
          <w:rFonts w:asciiTheme="majorHAnsi" w:eastAsiaTheme="majorEastAsia" w:hAnsiTheme="majorHAnsi" w:cstheme="majorBidi"/>
          <w:sz w:val="28"/>
          <w:szCs w:val="40"/>
        </w:rPr>
        <w:sectPr w:rsidR="00A75221" w:rsidRPr="00A75221" w:rsidSect="002449D8">
          <w:pgSz w:w="23808" w:h="16840" w:orient="landscape" w:code="8"/>
          <w:pgMar w:top="1440" w:right="1440" w:bottom="1440" w:left="1440" w:header="709" w:footer="709" w:gutter="0"/>
          <w:cols w:space="708"/>
          <w:docGrid w:linePitch="360"/>
        </w:sectPr>
      </w:pPr>
      <w:r>
        <w:rPr>
          <w:rFonts w:asciiTheme="majorHAnsi" w:eastAsiaTheme="majorEastAsia" w:hAnsiTheme="majorHAnsi" w:cstheme="majorBidi"/>
          <w:sz w:val="28"/>
          <w:szCs w:val="40"/>
        </w:rPr>
        <w:tab/>
      </w:r>
    </w:p>
    <w:p w14:paraId="668DAFF9" w14:textId="6D98A16D" w:rsidR="003042B5" w:rsidRPr="001B2B9B" w:rsidRDefault="00A030D6" w:rsidP="001B2B9B">
      <w:pPr>
        <w:pStyle w:val="Heading2"/>
        <w:rPr>
          <w:rFonts w:asciiTheme="minorHAnsi" w:hAnsiTheme="minorHAnsi"/>
          <w:b/>
          <w:bCs/>
          <w:sz w:val="24"/>
          <w:szCs w:val="24"/>
        </w:rPr>
      </w:pPr>
      <w:bookmarkStart w:id="155" w:name="_Toc232964155"/>
      <w:r w:rsidRPr="001B2B9B">
        <w:rPr>
          <w:rFonts w:asciiTheme="minorHAnsi" w:hAnsiTheme="minorHAnsi"/>
          <w:b/>
          <w:bCs/>
          <w:sz w:val="24"/>
          <w:szCs w:val="24"/>
        </w:rPr>
        <w:lastRenderedPageBreak/>
        <w:t>LAST SHOT PROTOCOL</w:t>
      </w:r>
      <w:bookmarkEnd w:id="155"/>
    </w:p>
    <w:p w14:paraId="350601D7" w14:textId="77777777" w:rsidR="0080449D" w:rsidRPr="001B2B9B" w:rsidRDefault="0080449D" w:rsidP="001B2B9B">
      <w:r w:rsidRPr="001B2B9B">
        <w:rPr>
          <w:b/>
          <w:bCs/>
        </w:rPr>
        <w:t>Last Shot Protocol (Battle of the Forms &amp; Order Acknowledgement Requirement)</w:t>
      </w:r>
    </w:p>
    <w:p w14:paraId="4281577E" w14:textId="77777777" w:rsidR="0080449D" w:rsidRPr="001B2B9B" w:rsidRDefault="0080449D" w:rsidP="001B2B9B">
      <w:pPr>
        <w:rPr>
          <w:b/>
          <w:bCs/>
        </w:rPr>
      </w:pPr>
      <w:r w:rsidRPr="001B2B9B">
        <w:rPr>
          <w:b/>
          <w:bCs/>
        </w:rPr>
        <w:t>1. Introduction</w:t>
      </w:r>
    </w:p>
    <w:p w14:paraId="77065410" w14:textId="77777777" w:rsidR="0080449D" w:rsidRPr="001B2B9B" w:rsidRDefault="0080449D" w:rsidP="001B2B9B">
      <w:r w:rsidRPr="001B2B9B">
        <w:t>This procedure establishes a clear process for managing contractual risk arising from the “battle of the forms.”</w:t>
      </w:r>
    </w:p>
    <w:p w14:paraId="48D3DB1B" w14:textId="095CF5B2" w:rsidR="0080449D" w:rsidRPr="001B2B9B" w:rsidRDefault="0080449D" w:rsidP="001B2B9B">
      <w:r w:rsidRPr="001B2B9B">
        <w:t xml:space="preserve">It ensures that the organisation’s standard terms and conditions prevail by controlling the exchange of commercial documents and mandating the timely issue of an </w:t>
      </w:r>
      <w:r w:rsidR="00A825EF">
        <w:t>o</w:t>
      </w:r>
      <w:r w:rsidRPr="001B2B9B">
        <w:t xml:space="preserve">rder </w:t>
      </w:r>
      <w:r w:rsidR="00A825EF">
        <w:t>a</w:t>
      </w:r>
      <w:r w:rsidRPr="001B2B9B">
        <w:t>cknowledgement.</w:t>
      </w:r>
    </w:p>
    <w:p w14:paraId="028966DD" w14:textId="2B359925" w:rsidR="0080449D" w:rsidRPr="001B2B9B" w:rsidRDefault="0080449D" w:rsidP="001B2B9B">
      <w:r w:rsidRPr="001B2B9B">
        <w:rPr>
          <w:b/>
          <w:bCs/>
        </w:rPr>
        <w:t>2. Scope</w:t>
      </w:r>
      <w:r w:rsidRPr="001B2B9B">
        <w:br/>
        <w:t xml:space="preserve">This procedure applies to all sales transactions where </w:t>
      </w:r>
      <w:r w:rsidR="00A825EF">
        <w:t>p</w:t>
      </w:r>
      <w:r w:rsidRPr="001B2B9B">
        <w:t xml:space="preserve">urchase </w:t>
      </w:r>
      <w:r w:rsidR="00A825EF">
        <w:t>o</w:t>
      </w:r>
      <w:r w:rsidRPr="001B2B9B">
        <w:t xml:space="preserve">rders, </w:t>
      </w:r>
      <w:r w:rsidR="00A825EF">
        <w:t>s</w:t>
      </w:r>
      <w:r w:rsidRPr="001B2B9B">
        <w:t>ub-</w:t>
      </w:r>
      <w:r w:rsidR="00A825EF">
        <w:t>c</w:t>
      </w:r>
      <w:r w:rsidRPr="001B2B9B">
        <w:t xml:space="preserve">ontract </w:t>
      </w:r>
      <w:r w:rsidR="00530E6C">
        <w:t>o</w:t>
      </w:r>
      <w:r w:rsidRPr="001B2B9B">
        <w:t>rder</w:t>
      </w:r>
      <w:r w:rsidR="00530E6C">
        <w:t>s</w:t>
      </w:r>
      <w:r w:rsidRPr="001B2B9B">
        <w:t xml:space="preserve">, quotations, or other contractual documents are received and exchanged with </w:t>
      </w:r>
      <w:r w:rsidR="00530E6C">
        <w:t>c</w:t>
      </w:r>
      <w:r w:rsidRPr="001B2B9B">
        <w:t>lients.</w:t>
      </w:r>
    </w:p>
    <w:p w14:paraId="6C3BEDC5" w14:textId="77777777" w:rsidR="0080449D" w:rsidRPr="001B2B9B" w:rsidRDefault="0080449D" w:rsidP="001B2B9B">
      <w:r w:rsidRPr="001B2B9B">
        <w:rPr>
          <w:b/>
          <w:bCs/>
        </w:rPr>
        <w:t>3. Background (Battle of the Forms)</w:t>
      </w:r>
      <w:r w:rsidRPr="001B2B9B">
        <w:br/>
        <w:t xml:space="preserve">As is standard in commercial transactions, parties often exchange documents (e.g., quotations, purchase orders, acknowledgements), each containing their own terms and conditions. </w:t>
      </w:r>
    </w:p>
    <w:p w14:paraId="521D9554" w14:textId="77777777" w:rsidR="0080449D" w:rsidRPr="001B2B9B" w:rsidRDefault="0080449D" w:rsidP="001B2B9B">
      <w:r w:rsidRPr="001B2B9B">
        <w:t>Where these terms conflict, the contract is typically governed by the terms contained in the “last shot”—the final set of terms issued and not expressly rejected before performance begins.</w:t>
      </w:r>
    </w:p>
    <w:p w14:paraId="53F6A489" w14:textId="77777777" w:rsidR="0080449D" w:rsidRPr="001B2B9B" w:rsidRDefault="0080449D" w:rsidP="001B2B9B">
      <w:r w:rsidRPr="001B2B9B">
        <w:t>Failure to control the “last shot” may result in the organisation being bound by unfavourable counterparty terms.</w:t>
      </w:r>
    </w:p>
    <w:p w14:paraId="381300A0" w14:textId="0DF358B6" w:rsidR="0080449D" w:rsidRPr="001B2B9B" w:rsidRDefault="0080449D" w:rsidP="001B2B9B">
      <w:r w:rsidRPr="001B2B9B">
        <w:rPr>
          <w:b/>
          <w:bCs/>
        </w:rPr>
        <w:t>4. Core Principle</w:t>
      </w:r>
      <w:r w:rsidRPr="001B2B9B">
        <w:br/>
        <w:t xml:space="preserve">The company must ensure that its terms and conditions are the final terms issued and accepted (expressly or by conduct) before performance, typically through a formal </w:t>
      </w:r>
      <w:r w:rsidR="000E1979">
        <w:t>o</w:t>
      </w:r>
      <w:r w:rsidRPr="001B2B9B">
        <w:t xml:space="preserve">rder </w:t>
      </w:r>
      <w:r w:rsidR="000E1979">
        <w:t>a</w:t>
      </w:r>
      <w:r w:rsidRPr="001B2B9B">
        <w:t>cknowledgement.</w:t>
      </w:r>
    </w:p>
    <w:p w14:paraId="4C0BC055" w14:textId="4B9EFC57" w:rsidR="0080449D" w:rsidRPr="001B2B9B" w:rsidRDefault="0080449D" w:rsidP="001B2B9B">
      <w:r w:rsidRPr="001B2B9B">
        <w:rPr>
          <w:b/>
          <w:bCs/>
        </w:rPr>
        <w:t>5. Procedure</w:t>
      </w:r>
    </w:p>
    <w:p w14:paraId="79DE5E48" w14:textId="77777777" w:rsidR="0080449D" w:rsidRPr="001B2B9B" w:rsidRDefault="0080449D" w:rsidP="001B2B9B">
      <w:r w:rsidRPr="001B2B9B">
        <w:rPr>
          <w:b/>
          <w:bCs/>
        </w:rPr>
        <w:t>5.1 Pre-Contract Stage</w:t>
      </w:r>
    </w:p>
    <w:p w14:paraId="7169B809" w14:textId="548ABE8A" w:rsidR="00B50909" w:rsidRDefault="0080449D" w:rsidP="000E1979">
      <w:pPr>
        <w:pStyle w:val="ListParagraph"/>
        <w:numPr>
          <w:ilvl w:val="0"/>
          <w:numId w:val="399"/>
        </w:numPr>
      </w:pPr>
      <w:r w:rsidRPr="001B2B9B">
        <w:t xml:space="preserve">All quotations must clearly reference and attach (or link to) </w:t>
      </w:r>
      <w:r w:rsidR="00ED2E51" w:rsidRPr="005C300B">
        <w:rPr>
          <w:highlight w:val="red"/>
        </w:rPr>
        <w:t>COMPANY NAME</w:t>
      </w:r>
      <w:r w:rsidRPr="001B2B9B">
        <w:t xml:space="preserve"> Terms and Conditions of Sale</w:t>
      </w:r>
      <w:r w:rsidR="00B50909">
        <w:t>.</w:t>
      </w:r>
    </w:p>
    <w:p w14:paraId="787C425F" w14:textId="023A9426" w:rsidR="0080449D" w:rsidRPr="001B2B9B" w:rsidRDefault="0080449D" w:rsidP="000E1979">
      <w:pPr>
        <w:pStyle w:val="ListParagraph"/>
        <w:numPr>
          <w:ilvl w:val="0"/>
          <w:numId w:val="399"/>
        </w:numPr>
      </w:pPr>
      <w:r w:rsidRPr="001B2B9B">
        <w:t xml:space="preserve">Quotations must include a statement that any order is subject exclusively to </w:t>
      </w:r>
      <w:r w:rsidR="00ED2E51" w:rsidRPr="005C300B">
        <w:rPr>
          <w:highlight w:val="red"/>
        </w:rPr>
        <w:t>COMPANY NAME</w:t>
      </w:r>
      <w:r w:rsidRPr="001B2B9B">
        <w:t xml:space="preserve"> Terms and Conditions of Sale.</w:t>
      </w:r>
    </w:p>
    <w:p w14:paraId="520B318B" w14:textId="77777777" w:rsidR="0080449D" w:rsidRPr="001B2B9B" w:rsidRDefault="0080449D" w:rsidP="001B2B9B">
      <w:r w:rsidRPr="001B2B9B">
        <w:rPr>
          <w:b/>
          <w:bCs/>
        </w:rPr>
        <w:t>5.2 Issuing the Order Acknowledgement (Critical Step)</w:t>
      </w:r>
    </w:p>
    <w:p w14:paraId="1278853B" w14:textId="0C02B036" w:rsidR="0080449D" w:rsidRPr="001B2B9B" w:rsidRDefault="0080449D" w:rsidP="00E66BE7">
      <w:pPr>
        <w:pStyle w:val="ListParagraph"/>
        <w:numPr>
          <w:ilvl w:val="0"/>
          <w:numId w:val="400"/>
        </w:numPr>
      </w:pPr>
      <w:r w:rsidRPr="001B2B9B">
        <w:lastRenderedPageBreak/>
        <w:t xml:space="preserve">Upon receipt of a customer </w:t>
      </w:r>
      <w:r w:rsidR="00B50909">
        <w:t>p</w:t>
      </w:r>
      <w:r w:rsidRPr="001B2B9B">
        <w:t xml:space="preserve">urchase </w:t>
      </w:r>
      <w:r w:rsidR="00B50909">
        <w:t>o</w:t>
      </w:r>
      <w:r w:rsidRPr="001B2B9B">
        <w:t xml:space="preserve">rder (PO) or a </w:t>
      </w:r>
      <w:r w:rsidR="00B50909">
        <w:t>s</w:t>
      </w:r>
      <w:r w:rsidRPr="001B2B9B">
        <w:t>ub-</w:t>
      </w:r>
      <w:r w:rsidR="00B50909">
        <w:t>c</w:t>
      </w:r>
      <w:r w:rsidRPr="001B2B9B">
        <w:t xml:space="preserve">ontract Order (SCO), the QS is to prepare the appropriate </w:t>
      </w:r>
      <w:r w:rsidR="00B50909">
        <w:t>o</w:t>
      </w:r>
      <w:r w:rsidRPr="001B2B9B">
        <w:t xml:space="preserve">rder </w:t>
      </w:r>
      <w:r w:rsidR="008D5F48">
        <w:t>a</w:t>
      </w:r>
      <w:r w:rsidR="008D5F48" w:rsidRPr="001B2B9B">
        <w:t>cknowledgement and</w:t>
      </w:r>
      <w:r w:rsidRPr="001B2B9B">
        <w:t xml:space="preserve"> must in all cases be issued before performance begins.</w:t>
      </w:r>
    </w:p>
    <w:p w14:paraId="349BD2D8" w14:textId="411F1AB8" w:rsidR="0080449D" w:rsidRPr="001B2B9B" w:rsidRDefault="0080449D" w:rsidP="00E66BE7">
      <w:pPr>
        <w:pStyle w:val="ListParagraph"/>
        <w:numPr>
          <w:ilvl w:val="0"/>
          <w:numId w:val="400"/>
        </w:numPr>
      </w:pPr>
      <w:r w:rsidRPr="001B2B9B">
        <w:t xml:space="preserve">The </w:t>
      </w:r>
      <w:r w:rsidR="007749F5">
        <w:t>o</w:t>
      </w:r>
      <w:r w:rsidRPr="001B2B9B">
        <w:t xml:space="preserve">rder </w:t>
      </w:r>
      <w:r w:rsidR="007749F5">
        <w:t>a</w:t>
      </w:r>
      <w:r w:rsidRPr="001B2B9B">
        <w:t>cknowledgement must follow the content contained within the template.</w:t>
      </w:r>
    </w:p>
    <w:p w14:paraId="58F47AF7" w14:textId="414DEE67" w:rsidR="0080449D" w:rsidRPr="001B2B9B" w:rsidRDefault="0080449D" w:rsidP="00E66BE7">
      <w:pPr>
        <w:pStyle w:val="ListParagraph"/>
        <w:numPr>
          <w:ilvl w:val="0"/>
          <w:numId w:val="400"/>
        </w:numPr>
      </w:pPr>
      <w:r w:rsidRPr="001B2B9B">
        <w:t xml:space="preserve">The </w:t>
      </w:r>
      <w:r w:rsidR="007749F5">
        <w:t>o</w:t>
      </w:r>
      <w:r w:rsidRPr="001B2B9B">
        <w:t xml:space="preserve">rder </w:t>
      </w:r>
      <w:r w:rsidR="007749F5">
        <w:t>a</w:t>
      </w:r>
      <w:r w:rsidRPr="001B2B9B">
        <w:t>cknowledgement must be sent promptly and recorded.</w:t>
      </w:r>
    </w:p>
    <w:p w14:paraId="361E2F0C" w14:textId="77777777" w:rsidR="0080449D" w:rsidRPr="001B2B9B" w:rsidRDefault="0080449D" w:rsidP="001B2B9B">
      <w:r w:rsidRPr="001B2B9B">
        <w:rPr>
          <w:b/>
          <w:bCs/>
        </w:rPr>
        <w:t>5.3 No Performance Without Acknowledgement</w:t>
      </w:r>
    </w:p>
    <w:p w14:paraId="3EFFA69E" w14:textId="77777777" w:rsidR="0080449D" w:rsidRPr="001B2B9B" w:rsidRDefault="0080449D" w:rsidP="00E66BE7">
      <w:pPr>
        <w:pStyle w:val="ListParagraph"/>
        <w:numPr>
          <w:ilvl w:val="0"/>
          <w:numId w:val="401"/>
        </w:numPr>
      </w:pPr>
      <w:r w:rsidRPr="001B2B9B">
        <w:t>Proceeding without issuing the acknowledgement risks acceptance of the counterparty’s terms.</w:t>
      </w:r>
    </w:p>
    <w:p w14:paraId="70A7CB45" w14:textId="77777777" w:rsidR="0080449D" w:rsidRPr="001B2B9B" w:rsidRDefault="0080449D" w:rsidP="001B2B9B">
      <w:r w:rsidRPr="001B2B9B">
        <w:rPr>
          <w:b/>
          <w:bCs/>
        </w:rPr>
        <w:t>5.4 Counterparty Objection Handling</w:t>
      </w:r>
    </w:p>
    <w:p w14:paraId="702E0808" w14:textId="6ED86794" w:rsidR="0080449D" w:rsidRPr="001B2B9B" w:rsidRDefault="0080449D" w:rsidP="00E66BE7">
      <w:pPr>
        <w:pStyle w:val="ListParagraph"/>
        <w:numPr>
          <w:ilvl w:val="0"/>
          <w:numId w:val="401"/>
        </w:numPr>
      </w:pPr>
      <w:r w:rsidRPr="001B2B9B">
        <w:t xml:space="preserve">If the </w:t>
      </w:r>
      <w:r w:rsidR="00E66BE7">
        <w:t>c</w:t>
      </w:r>
      <w:r w:rsidRPr="001B2B9B">
        <w:t xml:space="preserve">lient objects to the terms in the </w:t>
      </w:r>
      <w:r w:rsidR="00E66BE7">
        <w:t>o</w:t>
      </w:r>
      <w:r w:rsidRPr="001B2B9B">
        <w:t xml:space="preserve">rder </w:t>
      </w:r>
      <w:r w:rsidR="00E66BE7">
        <w:t>a</w:t>
      </w:r>
      <w:r w:rsidRPr="001B2B9B">
        <w:t>cknowledgement:</w:t>
      </w:r>
    </w:p>
    <w:p w14:paraId="30F6FF63" w14:textId="28DD903A" w:rsidR="0080449D" w:rsidRPr="001B2B9B" w:rsidRDefault="0080449D" w:rsidP="00B36614">
      <w:pPr>
        <w:pStyle w:val="ListParagraph"/>
        <w:numPr>
          <w:ilvl w:val="1"/>
          <w:numId w:val="401"/>
        </w:numPr>
      </w:pPr>
      <w:r w:rsidRPr="001B2B9B">
        <w:t xml:space="preserve">Inform </w:t>
      </w:r>
      <w:r w:rsidR="00B36614">
        <w:t>Commercial Manager</w:t>
      </w:r>
      <w:r w:rsidRPr="001B2B9B">
        <w:t xml:space="preserve"> and Directors immediately for review and consideration on route forward</w:t>
      </w:r>
      <w:r w:rsidR="00B36614">
        <w:t>.</w:t>
      </w:r>
    </w:p>
    <w:p w14:paraId="0EB042C6" w14:textId="77777777" w:rsidR="0080449D" w:rsidRPr="001B2B9B" w:rsidRDefault="0080449D" w:rsidP="001B2B9B">
      <w:r w:rsidRPr="001B2B9B">
        <w:rPr>
          <w:b/>
          <w:bCs/>
        </w:rPr>
        <w:t>5.5 Record Keeping</w:t>
      </w:r>
    </w:p>
    <w:p w14:paraId="1AFE5630" w14:textId="77777777" w:rsidR="0080449D" w:rsidRPr="001B2B9B" w:rsidRDefault="0080449D" w:rsidP="00B36614">
      <w:pPr>
        <w:pStyle w:val="ListParagraph"/>
        <w:numPr>
          <w:ilvl w:val="0"/>
          <w:numId w:val="402"/>
        </w:numPr>
      </w:pPr>
      <w:r w:rsidRPr="001B2B9B">
        <w:t>Maintain records of:</w:t>
      </w:r>
    </w:p>
    <w:p w14:paraId="2A3D2204" w14:textId="77777777" w:rsidR="0080449D" w:rsidRPr="001B2B9B" w:rsidRDefault="0080449D" w:rsidP="00B36614">
      <w:pPr>
        <w:pStyle w:val="ListParagraph"/>
        <w:numPr>
          <w:ilvl w:val="1"/>
          <w:numId w:val="402"/>
        </w:numPr>
      </w:pPr>
      <w:r w:rsidRPr="001B2B9B">
        <w:t>Quotations</w:t>
      </w:r>
    </w:p>
    <w:p w14:paraId="064EBE3C" w14:textId="77777777" w:rsidR="0080449D" w:rsidRPr="001B2B9B" w:rsidRDefault="0080449D" w:rsidP="00B36614">
      <w:pPr>
        <w:pStyle w:val="ListParagraph"/>
        <w:numPr>
          <w:ilvl w:val="1"/>
          <w:numId w:val="402"/>
        </w:numPr>
      </w:pPr>
      <w:r w:rsidRPr="001B2B9B">
        <w:t>Purchase orders</w:t>
      </w:r>
    </w:p>
    <w:p w14:paraId="15E4C1EA" w14:textId="77777777" w:rsidR="0080449D" w:rsidRPr="001B2B9B" w:rsidRDefault="0080449D" w:rsidP="00B36614">
      <w:pPr>
        <w:pStyle w:val="ListParagraph"/>
        <w:numPr>
          <w:ilvl w:val="1"/>
          <w:numId w:val="402"/>
        </w:numPr>
      </w:pPr>
      <w:r w:rsidRPr="001B2B9B">
        <w:t>Order acknowledgements</w:t>
      </w:r>
    </w:p>
    <w:p w14:paraId="03EFF7BE" w14:textId="77777777" w:rsidR="0080449D" w:rsidRPr="001B2B9B" w:rsidRDefault="0080449D" w:rsidP="00B36614">
      <w:pPr>
        <w:pStyle w:val="ListParagraph"/>
        <w:numPr>
          <w:ilvl w:val="1"/>
          <w:numId w:val="402"/>
        </w:numPr>
      </w:pPr>
      <w:r w:rsidRPr="001B2B9B">
        <w:t>Any correspondence rejecting or negotiating terms</w:t>
      </w:r>
    </w:p>
    <w:p w14:paraId="27FFDD50" w14:textId="77777777" w:rsidR="0080449D" w:rsidRPr="001B2B9B" w:rsidRDefault="0080449D" w:rsidP="001B2B9B">
      <w:r w:rsidRPr="001B2B9B">
        <w:rPr>
          <w:b/>
          <w:bCs/>
        </w:rPr>
        <w:t>6. Risks of Non-Compliance</w:t>
      </w:r>
    </w:p>
    <w:p w14:paraId="1DD9FCC3" w14:textId="77777777" w:rsidR="0080449D" w:rsidRPr="001B2B9B" w:rsidRDefault="0080449D" w:rsidP="00B36614">
      <w:pPr>
        <w:pStyle w:val="ListParagraph"/>
        <w:numPr>
          <w:ilvl w:val="0"/>
          <w:numId w:val="403"/>
        </w:numPr>
      </w:pPr>
      <w:r w:rsidRPr="001B2B9B">
        <w:t>Acceptance of unfavourable customer or supplier terms</w:t>
      </w:r>
    </w:p>
    <w:p w14:paraId="4EC28F3E" w14:textId="77777777" w:rsidR="0080449D" w:rsidRPr="001B2B9B" w:rsidRDefault="0080449D" w:rsidP="00B36614">
      <w:pPr>
        <w:pStyle w:val="ListParagraph"/>
        <w:numPr>
          <w:ilvl w:val="0"/>
          <w:numId w:val="403"/>
        </w:numPr>
      </w:pPr>
      <w:r w:rsidRPr="001B2B9B">
        <w:t>Exposure to increased liability, indemnities, or warranty obligations</w:t>
      </w:r>
    </w:p>
    <w:p w14:paraId="18FE2587" w14:textId="77777777" w:rsidR="0080449D" w:rsidRPr="001B2B9B" w:rsidRDefault="0080449D" w:rsidP="00B36614">
      <w:pPr>
        <w:pStyle w:val="ListParagraph"/>
        <w:numPr>
          <w:ilvl w:val="0"/>
          <w:numId w:val="403"/>
        </w:numPr>
      </w:pPr>
      <w:r w:rsidRPr="001B2B9B">
        <w:t>Loss of legal protection intended by standard terms</w:t>
      </w:r>
    </w:p>
    <w:p w14:paraId="68F26403" w14:textId="77777777" w:rsidR="0080449D" w:rsidRPr="001B2B9B" w:rsidRDefault="0080449D" w:rsidP="001B2B9B">
      <w:r w:rsidRPr="001B2B9B">
        <w:rPr>
          <w:b/>
          <w:bCs/>
        </w:rPr>
        <w:t>7. Key Rule (Summary)</w:t>
      </w:r>
    </w:p>
    <w:p w14:paraId="35F3BB3B" w14:textId="1B551B10" w:rsidR="0080449D" w:rsidRPr="001B2B9B" w:rsidRDefault="0080449D" w:rsidP="001B2B9B">
      <w:r w:rsidRPr="001B2B9B">
        <w:t xml:space="preserve">Always send the </w:t>
      </w:r>
      <w:r w:rsidR="00F64F43">
        <w:t>o</w:t>
      </w:r>
      <w:r w:rsidRPr="001B2B9B">
        <w:t xml:space="preserve">rder </w:t>
      </w:r>
      <w:r w:rsidR="00F64F43">
        <w:t>a</w:t>
      </w:r>
      <w:r w:rsidRPr="001B2B9B">
        <w:t>cknowledgement before performance — whoever fires the “last shot” usually wins.</w:t>
      </w:r>
    </w:p>
    <w:p w14:paraId="62628EBD" w14:textId="77777777" w:rsidR="0080449D" w:rsidRPr="001B2B9B" w:rsidRDefault="0080449D" w:rsidP="001B2B9B">
      <w:r w:rsidRPr="001B2B9B">
        <w:rPr>
          <w:b/>
          <w:bCs/>
        </w:rPr>
        <w:t>8. Review and Updates</w:t>
      </w:r>
      <w:r w:rsidRPr="001B2B9B">
        <w:br/>
        <w:t>This procedure should be reviewed periodically to reflect legal developments and business practices.</w:t>
      </w:r>
    </w:p>
    <w:p w14:paraId="283B0413" w14:textId="77777777" w:rsidR="003042B5" w:rsidRPr="001B2B9B" w:rsidRDefault="003042B5" w:rsidP="001B2B9B">
      <w:pPr>
        <w:rPr>
          <w:rFonts w:eastAsiaTheme="majorEastAsia" w:cstheme="majorBidi"/>
          <w:b/>
          <w:color w:val="0F4761" w:themeColor="accent1" w:themeShade="BF"/>
        </w:rPr>
      </w:pPr>
      <w:r w:rsidRPr="001B2B9B">
        <w:rPr>
          <w:b/>
        </w:rPr>
        <w:br w:type="page"/>
      </w:r>
    </w:p>
    <w:p w14:paraId="68941691" w14:textId="2B2566B4" w:rsidR="00B8169C" w:rsidRPr="001B2B9B" w:rsidRDefault="00B8169C" w:rsidP="001B2B9B">
      <w:pPr>
        <w:pStyle w:val="Heading2"/>
        <w:rPr>
          <w:rFonts w:asciiTheme="minorHAnsi" w:hAnsiTheme="minorHAnsi"/>
          <w:b/>
          <w:bCs/>
          <w:sz w:val="24"/>
          <w:szCs w:val="24"/>
        </w:rPr>
      </w:pPr>
      <w:bookmarkStart w:id="156" w:name="_Toc232964156"/>
      <w:r w:rsidRPr="001B2B9B">
        <w:rPr>
          <w:rFonts w:asciiTheme="minorHAnsi" w:hAnsiTheme="minorHAnsi"/>
          <w:b/>
          <w:bCs/>
          <w:sz w:val="24"/>
          <w:szCs w:val="24"/>
        </w:rPr>
        <w:lastRenderedPageBreak/>
        <w:t>CASHFLOW OPTIMI</w:t>
      </w:r>
      <w:r w:rsidR="006D5AC2" w:rsidRPr="001B2B9B">
        <w:rPr>
          <w:rFonts w:asciiTheme="minorHAnsi" w:hAnsiTheme="minorHAnsi"/>
          <w:b/>
          <w:bCs/>
          <w:sz w:val="24"/>
          <w:szCs w:val="24"/>
        </w:rPr>
        <w:t>SATION</w:t>
      </w:r>
      <w:bookmarkEnd w:id="156"/>
    </w:p>
    <w:p w14:paraId="357A637D" w14:textId="77777777" w:rsidR="005B12F2" w:rsidRPr="001B2B9B" w:rsidRDefault="005B12F2" w:rsidP="001B2B9B">
      <w:r w:rsidRPr="001B2B9B">
        <w:rPr>
          <w:b/>
          <w:bCs/>
        </w:rPr>
        <w:t xml:space="preserve">1. Introduction  </w:t>
      </w:r>
    </w:p>
    <w:p w14:paraId="334784D5" w14:textId="2906B175" w:rsidR="005B12F2" w:rsidRPr="001B2B9B" w:rsidRDefault="005B12F2" w:rsidP="001B2B9B">
      <w:r w:rsidRPr="001B2B9B">
        <w:t xml:space="preserve">As well as profitability, our ability as a </w:t>
      </w:r>
      <w:r w:rsidR="009016B3">
        <w:t>c</w:t>
      </w:r>
      <w:r w:rsidRPr="001B2B9B">
        <w:t xml:space="preserve">ompany to generate healthy, positive cash positions across projects is fundamental to our success. </w:t>
      </w:r>
    </w:p>
    <w:p w14:paraId="59BFB1B9" w14:textId="77777777" w:rsidR="005B12F2" w:rsidRPr="001B2B9B" w:rsidRDefault="005B12F2" w:rsidP="001B2B9B">
      <w:r w:rsidRPr="001B2B9B">
        <w:t xml:space="preserve">Within certain constraints and considerations, it is the full team’s responsibility to ensure that we are optimising our projects’ cash position. </w:t>
      </w:r>
    </w:p>
    <w:p w14:paraId="2A11F7F3" w14:textId="77777777" w:rsidR="005B12F2" w:rsidRPr="001B2B9B" w:rsidRDefault="005B12F2" w:rsidP="001B2B9B">
      <w:r w:rsidRPr="001B2B9B">
        <w:t>Effective pre-planning will help our projects and the company maintain a fair and healthy cash position.</w:t>
      </w:r>
    </w:p>
    <w:p w14:paraId="0E61F4C8" w14:textId="77777777" w:rsidR="005B12F2" w:rsidRPr="001B2B9B" w:rsidRDefault="005B12F2" w:rsidP="001B2B9B">
      <w:r w:rsidRPr="001B2B9B">
        <w:t xml:space="preserve">Different projects will offer different options for how we can approach this, but there are some basic steps that should be considered when tendering and delivering projects. </w:t>
      </w:r>
    </w:p>
    <w:p w14:paraId="5EF8456A" w14:textId="627AACDC" w:rsidR="005B12F2" w:rsidRPr="001B2B9B" w:rsidRDefault="005B12F2" w:rsidP="001B2B9B">
      <w:r w:rsidRPr="001B2B9B">
        <w:t xml:space="preserve">This guide outlines these steps. It is not exhaustive and is intended to be an aide memoire on a project-by-project basis, as not all will be </w:t>
      </w:r>
      <w:r w:rsidR="00117334">
        <w:t>relevant</w:t>
      </w:r>
      <w:r w:rsidRPr="001B2B9B">
        <w:t xml:space="preserve"> for all </w:t>
      </w:r>
      <w:r w:rsidR="004C4C1E" w:rsidRPr="001B2B9B">
        <w:t>projects.</w:t>
      </w:r>
    </w:p>
    <w:p w14:paraId="758BEC84" w14:textId="77777777" w:rsidR="005B12F2" w:rsidRPr="001B2B9B" w:rsidRDefault="005B12F2" w:rsidP="001B2B9B">
      <w:pPr>
        <w:rPr>
          <w:b/>
          <w:bCs/>
          <w:i/>
          <w:iCs/>
        </w:rPr>
      </w:pPr>
      <w:r w:rsidRPr="001B2B9B">
        <w:rPr>
          <w:b/>
          <w:bCs/>
          <w:i/>
          <w:iCs/>
        </w:rPr>
        <w:t xml:space="preserve">2. </w:t>
      </w:r>
      <w:r w:rsidRPr="009016B3">
        <w:rPr>
          <w:b/>
          <w:bCs/>
          <w:i/>
          <w:iCs/>
          <w:smallCaps/>
        </w:rPr>
        <w:t>TENDERING/ PRE-CONTRACT</w:t>
      </w:r>
    </w:p>
    <w:p w14:paraId="13FD6B35" w14:textId="77777777" w:rsidR="005B12F2" w:rsidRPr="001B2B9B" w:rsidRDefault="005B12F2" w:rsidP="001B2B9B">
      <w:pPr>
        <w:rPr>
          <w:b/>
          <w:bCs/>
          <w:i/>
          <w:iCs/>
        </w:rPr>
      </w:pPr>
      <w:r w:rsidRPr="001B2B9B">
        <w:rPr>
          <w:b/>
          <w:bCs/>
          <w:i/>
          <w:iCs/>
        </w:rPr>
        <w:t xml:space="preserve">Client Credit Score </w:t>
      </w:r>
    </w:p>
    <w:p w14:paraId="7C068F6A" w14:textId="76E7BEA7" w:rsidR="005B12F2" w:rsidRPr="001B2B9B" w:rsidRDefault="005B12F2" w:rsidP="00F64F43">
      <w:pPr>
        <w:pStyle w:val="ListParagraph"/>
        <w:numPr>
          <w:ilvl w:val="0"/>
          <w:numId w:val="404"/>
        </w:numPr>
      </w:pPr>
      <w:r w:rsidRPr="001B2B9B">
        <w:t xml:space="preserve">Does the </w:t>
      </w:r>
      <w:r w:rsidR="00117334">
        <w:t>c</w:t>
      </w:r>
      <w:r w:rsidRPr="001B2B9B">
        <w:t xml:space="preserve">lient have a good </w:t>
      </w:r>
      <w:r w:rsidR="00117334">
        <w:t>c</w:t>
      </w:r>
      <w:r w:rsidRPr="001B2B9B">
        <w:t xml:space="preserve">redit </w:t>
      </w:r>
      <w:r w:rsidR="00117334">
        <w:t>s</w:t>
      </w:r>
      <w:r w:rsidRPr="001B2B9B">
        <w:t xml:space="preserve">core and are we able to utilise this information to negotiate an upfront amount to cover </w:t>
      </w:r>
      <w:r w:rsidR="005B121B" w:rsidRPr="001B2B9B">
        <w:t>early-stage</w:t>
      </w:r>
      <w:r w:rsidRPr="001B2B9B">
        <w:t xml:space="preserve"> cash outlays and maintain a healthy cash positive delta.</w:t>
      </w:r>
    </w:p>
    <w:p w14:paraId="22B8DA6F" w14:textId="77777777" w:rsidR="005B12F2" w:rsidRPr="001B2B9B" w:rsidRDefault="005B12F2" w:rsidP="001B2B9B">
      <w:pPr>
        <w:rPr>
          <w:b/>
          <w:bCs/>
          <w:i/>
          <w:iCs/>
        </w:rPr>
      </w:pPr>
      <w:r w:rsidRPr="001B2B9B">
        <w:rPr>
          <w:b/>
          <w:bCs/>
          <w:i/>
          <w:iCs/>
        </w:rPr>
        <w:t xml:space="preserve">Credit Cover </w:t>
      </w:r>
    </w:p>
    <w:p w14:paraId="28A090CB" w14:textId="4C524463" w:rsidR="005B12F2" w:rsidRPr="001B2B9B" w:rsidRDefault="005B12F2" w:rsidP="00F64F43">
      <w:pPr>
        <w:pStyle w:val="ListParagraph"/>
        <w:numPr>
          <w:ilvl w:val="0"/>
          <w:numId w:val="404"/>
        </w:numPr>
      </w:pPr>
      <w:r w:rsidRPr="001B2B9B">
        <w:t>To stay within our credit cover limit, and associated with the project duration, does this likely generate a risk.</w:t>
      </w:r>
    </w:p>
    <w:p w14:paraId="32DF85A0" w14:textId="2EE2BC37" w:rsidR="005B12F2" w:rsidRPr="001B2B9B" w:rsidRDefault="005B12F2" w:rsidP="00F64F43">
      <w:pPr>
        <w:pStyle w:val="ListParagraph"/>
        <w:ind w:left="0" w:firstLine="45"/>
      </w:pPr>
    </w:p>
    <w:p w14:paraId="441628B6" w14:textId="3A361369" w:rsidR="005B12F2" w:rsidRPr="001B2B9B" w:rsidRDefault="005B12F2" w:rsidP="00F64F43">
      <w:pPr>
        <w:pStyle w:val="ListParagraph"/>
        <w:numPr>
          <w:ilvl w:val="0"/>
          <w:numId w:val="404"/>
        </w:numPr>
      </w:pPr>
      <w:r w:rsidRPr="001B2B9B">
        <w:t>If so, we may be able to negotiate an upfront payment and</w:t>
      </w:r>
      <w:r w:rsidR="00DC7408">
        <w:t xml:space="preserve"> </w:t>
      </w:r>
      <w:r w:rsidRPr="001B2B9B">
        <w:t>/ or an agreed invoice</w:t>
      </w:r>
      <w:r w:rsidR="00DC7408">
        <w:t xml:space="preserve"> </w:t>
      </w:r>
      <w:r w:rsidRPr="001B2B9B">
        <w:t>/ draw down schedule</w:t>
      </w:r>
      <w:r w:rsidR="00DC7408">
        <w:t xml:space="preserve"> </w:t>
      </w:r>
      <w:r w:rsidRPr="001B2B9B">
        <w:t xml:space="preserve">/ milestone payments. </w:t>
      </w:r>
    </w:p>
    <w:p w14:paraId="2124A2F0" w14:textId="7485D72E" w:rsidR="005B12F2" w:rsidRPr="001B2B9B" w:rsidRDefault="005B12F2" w:rsidP="001B2B9B">
      <w:pPr>
        <w:rPr>
          <w:b/>
          <w:bCs/>
        </w:rPr>
      </w:pPr>
      <w:r w:rsidRPr="001B2B9B">
        <w:rPr>
          <w:b/>
          <w:bCs/>
          <w:i/>
          <w:iCs/>
        </w:rPr>
        <w:t xml:space="preserve">Understanding the Client and </w:t>
      </w:r>
      <w:r w:rsidR="008B352E">
        <w:rPr>
          <w:b/>
          <w:bCs/>
          <w:i/>
          <w:iCs/>
        </w:rPr>
        <w:t>P</w:t>
      </w:r>
      <w:r w:rsidRPr="001B2B9B">
        <w:rPr>
          <w:b/>
          <w:bCs/>
          <w:i/>
          <w:iCs/>
        </w:rPr>
        <w:t xml:space="preserve">referred </w:t>
      </w:r>
      <w:r w:rsidR="008B352E">
        <w:rPr>
          <w:b/>
          <w:bCs/>
          <w:i/>
          <w:iCs/>
        </w:rPr>
        <w:t>V</w:t>
      </w:r>
      <w:r w:rsidRPr="001B2B9B">
        <w:rPr>
          <w:b/>
          <w:bCs/>
          <w:i/>
          <w:iCs/>
        </w:rPr>
        <w:t>aluation</w:t>
      </w:r>
      <w:r w:rsidR="008B352E">
        <w:rPr>
          <w:b/>
          <w:bCs/>
          <w:i/>
          <w:iCs/>
        </w:rPr>
        <w:t xml:space="preserve"> </w:t>
      </w:r>
      <w:r w:rsidRPr="001B2B9B">
        <w:rPr>
          <w:b/>
          <w:bCs/>
          <w:i/>
          <w:iCs/>
        </w:rPr>
        <w:t xml:space="preserve">/ </w:t>
      </w:r>
      <w:r w:rsidR="008B352E">
        <w:rPr>
          <w:b/>
          <w:bCs/>
          <w:i/>
          <w:iCs/>
        </w:rPr>
        <w:t>P</w:t>
      </w:r>
      <w:r w:rsidRPr="001B2B9B">
        <w:rPr>
          <w:b/>
          <w:bCs/>
          <w:i/>
          <w:iCs/>
        </w:rPr>
        <w:t xml:space="preserve">ayment </w:t>
      </w:r>
      <w:r w:rsidR="008B352E">
        <w:rPr>
          <w:b/>
          <w:bCs/>
          <w:i/>
          <w:iCs/>
        </w:rPr>
        <w:t>M</w:t>
      </w:r>
      <w:r w:rsidRPr="001B2B9B">
        <w:rPr>
          <w:b/>
          <w:bCs/>
          <w:i/>
          <w:iCs/>
        </w:rPr>
        <w:t>echanism</w:t>
      </w:r>
      <w:r w:rsidRPr="001B2B9B">
        <w:rPr>
          <w:b/>
          <w:bCs/>
        </w:rPr>
        <w:t xml:space="preserve"> </w:t>
      </w:r>
    </w:p>
    <w:p w14:paraId="158B9C58" w14:textId="1458E646" w:rsidR="005B12F2" w:rsidRPr="001B2B9B" w:rsidRDefault="005B12F2" w:rsidP="00F64F43">
      <w:pPr>
        <w:pStyle w:val="ListParagraph"/>
        <w:numPr>
          <w:ilvl w:val="0"/>
          <w:numId w:val="405"/>
        </w:numPr>
      </w:pPr>
      <w:r w:rsidRPr="001B2B9B">
        <w:t xml:space="preserve">Is the </w:t>
      </w:r>
      <w:r w:rsidR="008B352E">
        <w:t>c</w:t>
      </w:r>
      <w:r w:rsidRPr="001B2B9B">
        <w:t xml:space="preserve">lient familiar with the processes surrounding the Housing Grants Act and </w:t>
      </w:r>
      <w:r w:rsidR="005C1129">
        <w:t>c</w:t>
      </w:r>
      <w:r w:rsidRPr="001B2B9B">
        <w:t xml:space="preserve">ontract </w:t>
      </w:r>
      <w:r w:rsidR="005C1129">
        <w:t>p</w:t>
      </w:r>
      <w:r w:rsidRPr="001B2B9B">
        <w:t xml:space="preserve">ayment </w:t>
      </w:r>
      <w:r w:rsidR="005C1129">
        <w:t>n</w:t>
      </w:r>
      <w:r w:rsidRPr="001B2B9B">
        <w:t xml:space="preserve">otification constraints? </w:t>
      </w:r>
    </w:p>
    <w:p w14:paraId="27F99691" w14:textId="77777777" w:rsidR="005B12F2" w:rsidRPr="001B2B9B" w:rsidRDefault="005B12F2" w:rsidP="00F64F43">
      <w:pPr>
        <w:pStyle w:val="ListParagraph"/>
        <w:ind w:left="0"/>
      </w:pPr>
    </w:p>
    <w:p w14:paraId="2D11EDCD" w14:textId="77777777" w:rsidR="005B12F2" w:rsidRPr="001B2B9B" w:rsidRDefault="005B12F2" w:rsidP="00F64F43">
      <w:pPr>
        <w:pStyle w:val="ListParagraph"/>
        <w:numPr>
          <w:ilvl w:val="0"/>
          <w:numId w:val="405"/>
        </w:numPr>
      </w:pPr>
      <w:r w:rsidRPr="001B2B9B">
        <w:t xml:space="preserve">It may be advantageous to agree a staged draw down schedule which is invoiced monthly/ milestone payments, with the opportunity to maximise early cash injections and positions etc.  </w:t>
      </w:r>
    </w:p>
    <w:p w14:paraId="23DCA2FF" w14:textId="77777777" w:rsidR="005B12F2" w:rsidRPr="001B2B9B" w:rsidRDefault="005B12F2" w:rsidP="001B2B9B">
      <w:pPr>
        <w:rPr>
          <w:b/>
          <w:bCs/>
        </w:rPr>
      </w:pPr>
      <w:r w:rsidRPr="001B2B9B">
        <w:rPr>
          <w:b/>
          <w:bCs/>
          <w:i/>
          <w:iCs/>
        </w:rPr>
        <w:t>Type of Contract</w:t>
      </w:r>
      <w:r w:rsidRPr="001B2B9B">
        <w:rPr>
          <w:b/>
          <w:bCs/>
        </w:rPr>
        <w:t xml:space="preserve"> </w:t>
      </w:r>
    </w:p>
    <w:p w14:paraId="6265DC16" w14:textId="770ABDCE" w:rsidR="005B12F2" w:rsidRPr="001B2B9B" w:rsidRDefault="005B12F2" w:rsidP="00F64F43">
      <w:pPr>
        <w:pStyle w:val="ListParagraph"/>
        <w:numPr>
          <w:ilvl w:val="0"/>
          <w:numId w:val="406"/>
        </w:numPr>
      </w:pPr>
      <w:r w:rsidRPr="001B2B9B">
        <w:t xml:space="preserve">Understanding the type of </w:t>
      </w:r>
      <w:r w:rsidR="005C1129">
        <w:t>c</w:t>
      </w:r>
      <w:r w:rsidRPr="001B2B9B">
        <w:t xml:space="preserve">ontract we are to be employed under, for example, an NEC4 Option A with </w:t>
      </w:r>
      <w:r w:rsidR="005C1129">
        <w:t>a</w:t>
      </w:r>
      <w:r w:rsidRPr="001B2B9B">
        <w:t xml:space="preserve">ctivity </w:t>
      </w:r>
      <w:r w:rsidR="00F02FF2">
        <w:t>s</w:t>
      </w:r>
      <w:r w:rsidRPr="001B2B9B">
        <w:t xml:space="preserve">chedule may present an opportunity to maximise </w:t>
      </w:r>
      <w:r w:rsidRPr="001B2B9B">
        <w:lastRenderedPageBreak/>
        <w:t xml:space="preserve">early cash on a </w:t>
      </w:r>
      <w:r w:rsidR="004C4C1E" w:rsidRPr="001B2B9B">
        <w:t>broken-down</w:t>
      </w:r>
      <w:r w:rsidRPr="001B2B9B">
        <w:t xml:space="preserve"> activity basis including the like of ‘first material delivery’, </w:t>
      </w:r>
      <w:r w:rsidR="004C4C1E" w:rsidRPr="001B2B9B">
        <w:t>etc.</w:t>
      </w:r>
    </w:p>
    <w:p w14:paraId="78B934D2" w14:textId="77777777" w:rsidR="005B12F2" w:rsidRPr="001B2B9B" w:rsidRDefault="005B12F2" w:rsidP="001B2B9B">
      <w:pPr>
        <w:rPr>
          <w:b/>
          <w:bCs/>
        </w:rPr>
      </w:pPr>
      <w:r w:rsidRPr="001B2B9B">
        <w:rPr>
          <w:b/>
          <w:bCs/>
          <w:i/>
          <w:iCs/>
        </w:rPr>
        <w:t>Negotiating Payment Terms</w:t>
      </w:r>
      <w:r w:rsidRPr="001B2B9B">
        <w:rPr>
          <w:b/>
          <w:bCs/>
        </w:rPr>
        <w:t xml:space="preserve"> </w:t>
      </w:r>
    </w:p>
    <w:p w14:paraId="742C4DA7" w14:textId="0739F3EB" w:rsidR="005B12F2" w:rsidRPr="001B2B9B" w:rsidRDefault="005B12F2" w:rsidP="00F64F43">
      <w:pPr>
        <w:pStyle w:val="ListParagraph"/>
        <w:numPr>
          <w:ilvl w:val="0"/>
          <w:numId w:val="406"/>
        </w:numPr>
      </w:pPr>
      <w:r w:rsidRPr="001B2B9B">
        <w:t xml:space="preserve">Typical and usual nett effect of a healthy cashflow on a project is the payment terms. Notwithstanding all the above, negotiating our payment terms to a maximum 30days from </w:t>
      </w:r>
      <w:r w:rsidR="00F02FF2">
        <w:t>i</w:t>
      </w:r>
      <w:r w:rsidRPr="001B2B9B">
        <w:t>nvoice</w:t>
      </w:r>
      <w:r w:rsidR="00F02FF2">
        <w:t xml:space="preserve"> </w:t>
      </w:r>
      <w:r w:rsidRPr="001B2B9B">
        <w:t xml:space="preserve">/ </w:t>
      </w:r>
      <w:r w:rsidR="00F02FF2">
        <w:t>a</w:t>
      </w:r>
      <w:r w:rsidRPr="001B2B9B">
        <w:t xml:space="preserve">pplication for </w:t>
      </w:r>
      <w:r w:rsidR="00F02FF2">
        <w:t>p</w:t>
      </w:r>
      <w:r w:rsidRPr="001B2B9B">
        <w:t xml:space="preserve">ayment is the most recognised. </w:t>
      </w:r>
    </w:p>
    <w:p w14:paraId="62ABF920" w14:textId="77777777" w:rsidR="005B12F2" w:rsidRPr="001B2B9B" w:rsidRDefault="005B12F2" w:rsidP="00F64F43">
      <w:pPr>
        <w:pStyle w:val="ListParagraph"/>
        <w:ind w:left="0"/>
      </w:pPr>
    </w:p>
    <w:p w14:paraId="486ABBAD" w14:textId="46562127" w:rsidR="005B12F2" w:rsidRPr="009016B3" w:rsidRDefault="005B12F2" w:rsidP="009016B3">
      <w:pPr>
        <w:pStyle w:val="ListParagraph"/>
        <w:numPr>
          <w:ilvl w:val="0"/>
          <w:numId w:val="406"/>
        </w:numPr>
      </w:pPr>
      <w:r w:rsidRPr="001B2B9B">
        <w:t xml:space="preserve">This however does not diminish the importance or considerations to the above. </w:t>
      </w:r>
    </w:p>
    <w:p w14:paraId="41AEAA99" w14:textId="77777777" w:rsidR="005B12F2" w:rsidRPr="001B2B9B" w:rsidRDefault="005B12F2" w:rsidP="001B2B9B">
      <w:pPr>
        <w:rPr>
          <w:b/>
          <w:bCs/>
        </w:rPr>
      </w:pPr>
      <w:r w:rsidRPr="001B2B9B">
        <w:rPr>
          <w:b/>
          <w:bCs/>
          <w:i/>
          <w:iCs/>
        </w:rPr>
        <w:t>Contract sum build-up</w:t>
      </w:r>
      <w:r w:rsidRPr="001B2B9B">
        <w:rPr>
          <w:b/>
          <w:bCs/>
        </w:rPr>
        <w:t xml:space="preserve"> </w:t>
      </w:r>
    </w:p>
    <w:p w14:paraId="64D385BF" w14:textId="77777777" w:rsidR="005B12F2" w:rsidRPr="001B2B9B" w:rsidRDefault="005B12F2" w:rsidP="00F64F43">
      <w:pPr>
        <w:pStyle w:val="ListParagraph"/>
        <w:numPr>
          <w:ilvl w:val="0"/>
          <w:numId w:val="407"/>
        </w:numPr>
      </w:pPr>
      <w:r w:rsidRPr="001B2B9B">
        <w:t xml:space="preserve">Consider how we build up the contract sum analysis in terms of how we apportion value and profit. </w:t>
      </w:r>
    </w:p>
    <w:p w14:paraId="21BEEC3F" w14:textId="77777777" w:rsidR="005B12F2" w:rsidRPr="001B2B9B" w:rsidRDefault="005B12F2" w:rsidP="00F64F43">
      <w:pPr>
        <w:pStyle w:val="ListParagraph"/>
        <w:ind w:left="0"/>
      </w:pPr>
    </w:p>
    <w:p w14:paraId="3479EA07" w14:textId="77777777" w:rsidR="005B12F2" w:rsidRPr="001B2B9B" w:rsidRDefault="005B12F2" w:rsidP="00F64F43">
      <w:pPr>
        <w:pStyle w:val="ListParagraph"/>
        <w:numPr>
          <w:ilvl w:val="0"/>
          <w:numId w:val="407"/>
        </w:numPr>
      </w:pPr>
      <w:r w:rsidRPr="001B2B9B">
        <w:t xml:space="preserve">We must ensure this apportionment allows us to recover at least our cost on an interim basis. </w:t>
      </w:r>
    </w:p>
    <w:p w14:paraId="4413F0C6" w14:textId="77777777" w:rsidR="005B12F2" w:rsidRPr="001B2B9B" w:rsidRDefault="005B12F2" w:rsidP="00F64F43">
      <w:pPr>
        <w:pStyle w:val="ListParagraph"/>
        <w:ind w:left="0"/>
      </w:pPr>
    </w:p>
    <w:p w14:paraId="66E6FA50" w14:textId="182824D8" w:rsidR="0075205B" w:rsidRPr="00F9441F" w:rsidRDefault="005B12F2" w:rsidP="0075205B">
      <w:pPr>
        <w:pStyle w:val="ListParagraph"/>
        <w:numPr>
          <w:ilvl w:val="0"/>
          <w:numId w:val="407"/>
        </w:numPr>
      </w:pPr>
      <w:r w:rsidRPr="001B2B9B">
        <w:t xml:space="preserve">It will also be important for the project team to know where the profit sits within the estimate as part of the handover process. </w:t>
      </w:r>
    </w:p>
    <w:p w14:paraId="4A466C39" w14:textId="77777777" w:rsidR="005B12F2" w:rsidRPr="001B2B9B" w:rsidRDefault="005B12F2" w:rsidP="001B2B9B">
      <w:pPr>
        <w:rPr>
          <w:i/>
          <w:iCs/>
        </w:rPr>
      </w:pPr>
      <w:r w:rsidRPr="001B2B9B">
        <w:rPr>
          <w:b/>
          <w:bCs/>
          <w:i/>
          <w:iCs/>
        </w:rPr>
        <w:t xml:space="preserve">Cash flows for the client </w:t>
      </w:r>
    </w:p>
    <w:p w14:paraId="0AB2AE09" w14:textId="77777777" w:rsidR="005B12F2" w:rsidRPr="001B2B9B" w:rsidRDefault="005B12F2" w:rsidP="00F64F43">
      <w:pPr>
        <w:pStyle w:val="ListParagraph"/>
        <w:numPr>
          <w:ilvl w:val="0"/>
          <w:numId w:val="408"/>
        </w:numPr>
      </w:pPr>
      <w:r w:rsidRPr="001B2B9B">
        <w:t xml:space="preserve">At times the client may require us to predetermine the cash flow (payments) and will use this for our valuation purposes or sets an expectation in which they will be mindful of. </w:t>
      </w:r>
    </w:p>
    <w:p w14:paraId="03CB5542" w14:textId="77777777" w:rsidR="005B12F2" w:rsidRPr="001B2B9B" w:rsidRDefault="005B12F2" w:rsidP="00F64F43">
      <w:pPr>
        <w:pStyle w:val="ListParagraph"/>
        <w:ind w:left="0"/>
      </w:pPr>
    </w:p>
    <w:p w14:paraId="2A926B1E" w14:textId="77777777" w:rsidR="005B12F2" w:rsidRPr="001B2B9B" w:rsidRDefault="005B12F2" w:rsidP="00F64F43">
      <w:pPr>
        <w:pStyle w:val="ListParagraph"/>
        <w:numPr>
          <w:ilvl w:val="0"/>
          <w:numId w:val="408"/>
        </w:numPr>
      </w:pPr>
      <w:r w:rsidRPr="001B2B9B">
        <w:t xml:space="preserve">We must ensure that any such draw-down schedule allows us to maintain a reasonably positive cash flow from the outset of the project. </w:t>
      </w:r>
    </w:p>
    <w:p w14:paraId="4E2422D5" w14:textId="77777777" w:rsidR="005B12F2" w:rsidRPr="001B2B9B" w:rsidRDefault="005B12F2" w:rsidP="001B2B9B">
      <w:pPr>
        <w:rPr>
          <w:i/>
          <w:iCs/>
        </w:rPr>
      </w:pPr>
      <w:r w:rsidRPr="001B2B9B">
        <w:rPr>
          <w:b/>
          <w:bCs/>
          <w:i/>
          <w:iCs/>
        </w:rPr>
        <w:t xml:space="preserve">Bullet payments </w:t>
      </w:r>
    </w:p>
    <w:p w14:paraId="5B59236A" w14:textId="77777777" w:rsidR="005B12F2" w:rsidRPr="001B2B9B" w:rsidRDefault="005B12F2" w:rsidP="00F64F43">
      <w:pPr>
        <w:pStyle w:val="ListParagraph"/>
        <w:numPr>
          <w:ilvl w:val="0"/>
          <w:numId w:val="409"/>
        </w:numPr>
      </w:pPr>
      <w:r w:rsidRPr="001B2B9B">
        <w:t xml:space="preserve">Consider that as part of our negotiation of terms we might seek early payment on a commercial basis upon execution of the contract. </w:t>
      </w:r>
    </w:p>
    <w:p w14:paraId="05B071C7" w14:textId="77777777" w:rsidR="005B12F2" w:rsidRPr="001B2B9B" w:rsidRDefault="005B12F2" w:rsidP="00F64F43">
      <w:pPr>
        <w:pStyle w:val="ListParagraph"/>
        <w:ind w:left="0"/>
      </w:pPr>
    </w:p>
    <w:p w14:paraId="5D0991B8" w14:textId="77777777" w:rsidR="005B12F2" w:rsidRPr="001B2B9B" w:rsidRDefault="005B12F2" w:rsidP="00F64F43">
      <w:pPr>
        <w:pStyle w:val="ListParagraph"/>
        <w:numPr>
          <w:ilvl w:val="0"/>
          <w:numId w:val="409"/>
        </w:numPr>
      </w:pPr>
      <w:r w:rsidRPr="001B2B9B">
        <w:t xml:space="preserve">Part of this might be justified as upfront mobilisation, but also in consideration of where we expend significant cost and time in bidding or pre-con phase as preferred bidder. </w:t>
      </w:r>
    </w:p>
    <w:p w14:paraId="5328230C" w14:textId="77777777" w:rsidR="005B12F2" w:rsidRPr="001B2B9B" w:rsidRDefault="005B12F2" w:rsidP="001B2B9B">
      <w:pPr>
        <w:rPr>
          <w:i/>
          <w:iCs/>
        </w:rPr>
      </w:pPr>
      <w:r w:rsidRPr="001B2B9B">
        <w:rPr>
          <w:b/>
          <w:bCs/>
          <w:i/>
          <w:iCs/>
        </w:rPr>
        <w:t xml:space="preserve">Sensible retention </w:t>
      </w:r>
    </w:p>
    <w:p w14:paraId="45D57015" w14:textId="5E709DA6" w:rsidR="005B12F2" w:rsidRPr="001B2B9B" w:rsidRDefault="005B12F2" w:rsidP="00F64F43">
      <w:pPr>
        <w:pStyle w:val="ListParagraph"/>
        <w:numPr>
          <w:ilvl w:val="0"/>
          <w:numId w:val="410"/>
        </w:numPr>
      </w:pPr>
      <w:r w:rsidRPr="001B2B9B">
        <w:t>Whenever possible, we should resist 5% retention values. On larger value subcontracts, we should push for a 3% limit, as is considered reasonable in the market. Contracts with a retention level higher than 3% must be approved by the Director.</w:t>
      </w:r>
    </w:p>
    <w:p w14:paraId="28399E9C" w14:textId="77777777" w:rsidR="005B12F2" w:rsidRPr="001B2B9B" w:rsidRDefault="005B12F2" w:rsidP="00F64F43">
      <w:pPr>
        <w:pStyle w:val="ListParagraph"/>
        <w:ind w:left="0"/>
      </w:pPr>
    </w:p>
    <w:p w14:paraId="45869D5D" w14:textId="59F91FEA" w:rsidR="005B12F2" w:rsidRPr="001B2B9B" w:rsidRDefault="005B12F2" w:rsidP="00F64F43">
      <w:pPr>
        <w:pStyle w:val="ListParagraph"/>
        <w:numPr>
          <w:ilvl w:val="0"/>
          <w:numId w:val="410"/>
        </w:numPr>
      </w:pPr>
      <w:r w:rsidRPr="001B2B9B">
        <w:t xml:space="preserve">Where </w:t>
      </w:r>
      <w:r w:rsidR="00637FE2">
        <w:t>c</w:t>
      </w:r>
      <w:r w:rsidRPr="001B2B9B">
        <w:t xml:space="preserve">ontract values are not significant, are we able to negotiate or agree to Nil Retentions on the basis of value and </w:t>
      </w:r>
      <w:r w:rsidR="00637FE2">
        <w:t>c</w:t>
      </w:r>
      <w:r w:rsidRPr="001B2B9B">
        <w:t xml:space="preserve">lient’s administration of such etc. </w:t>
      </w:r>
    </w:p>
    <w:p w14:paraId="584FD8B1" w14:textId="77777777" w:rsidR="005B12F2" w:rsidRPr="001B2B9B" w:rsidRDefault="005B12F2" w:rsidP="001B2B9B">
      <w:pPr>
        <w:rPr>
          <w:i/>
          <w:iCs/>
        </w:rPr>
      </w:pPr>
      <w:r w:rsidRPr="001B2B9B">
        <w:rPr>
          <w:b/>
          <w:bCs/>
          <w:i/>
          <w:iCs/>
        </w:rPr>
        <w:t xml:space="preserve">Milestone payments </w:t>
      </w:r>
    </w:p>
    <w:p w14:paraId="0A38EB53" w14:textId="77777777" w:rsidR="005B12F2" w:rsidRPr="001B2B9B" w:rsidRDefault="005B12F2" w:rsidP="00F64F43">
      <w:pPr>
        <w:pStyle w:val="ListParagraph"/>
        <w:numPr>
          <w:ilvl w:val="0"/>
          <w:numId w:val="411"/>
        </w:numPr>
      </w:pPr>
      <w:r w:rsidRPr="001B2B9B">
        <w:t xml:space="preserve">These can be a good way to frontload profit or to obtain over measure. As well as presenting this opportunity, however, milestone arrangements can be risky depending on the definition of completion and the degree of subjectivity in the subcontract. </w:t>
      </w:r>
    </w:p>
    <w:p w14:paraId="44A88DA5" w14:textId="77777777" w:rsidR="005B12F2" w:rsidRPr="001B2B9B" w:rsidRDefault="005B12F2" w:rsidP="00F64F43">
      <w:pPr>
        <w:pStyle w:val="ListParagraph"/>
        <w:ind w:left="0"/>
      </w:pPr>
    </w:p>
    <w:p w14:paraId="114EB927" w14:textId="77777777" w:rsidR="005B12F2" w:rsidRPr="001B2B9B" w:rsidRDefault="005B12F2" w:rsidP="00F64F43">
      <w:pPr>
        <w:pStyle w:val="ListParagraph"/>
        <w:numPr>
          <w:ilvl w:val="0"/>
          <w:numId w:val="411"/>
        </w:numPr>
      </w:pPr>
      <w:r w:rsidRPr="001B2B9B">
        <w:t xml:space="preserve">Avoid definitions that are too rigid or open to abuse. </w:t>
      </w:r>
    </w:p>
    <w:p w14:paraId="1421C837" w14:textId="77777777" w:rsidR="005B12F2" w:rsidRPr="001B2B9B" w:rsidRDefault="005B12F2" w:rsidP="001B2B9B">
      <w:pPr>
        <w:rPr>
          <w:i/>
          <w:iCs/>
        </w:rPr>
      </w:pPr>
      <w:r w:rsidRPr="001B2B9B">
        <w:rPr>
          <w:b/>
          <w:bCs/>
          <w:i/>
          <w:iCs/>
        </w:rPr>
        <w:t xml:space="preserve">Supplier payment terms </w:t>
      </w:r>
    </w:p>
    <w:p w14:paraId="6F0A9E8C" w14:textId="77777777" w:rsidR="005B12F2" w:rsidRPr="001B2B9B" w:rsidRDefault="005B12F2" w:rsidP="00F64F43">
      <w:pPr>
        <w:pStyle w:val="ListParagraph"/>
        <w:numPr>
          <w:ilvl w:val="0"/>
          <w:numId w:val="412"/>
        </w:numPr>
      </w:pPr>
      <w:r w:rsidRPr="001B2B9B">
        <w:t xml:space="preserve">Preferential terms with our subcontractors and suppliers will increase our ability to ensure we obtain payment before we have the corresponding outlay. </w:t>
      </w:r>
    </w:p>
    <w:p w14:paraId="05716663" w14:textId="77777777" w:rsidR="005B12F2" w:rsidRPr="001B2B9B" w:rsidRDefault="005B12F2" w:rsidP="00F64F43">
      <w:pPr>
        <w:pStyle w:val="ListParagraph"/>
        <w:ind w:left="0"/>
      </w:pPr>
    </w:p>
    <w:p w14:paraId="6A718B73" w14:textId="77777777" w:rsidR="005B12F2" w:rsidRPr="001B2B9B" w:rsidRDefault="005B12F2" w:rsidP="00F64F43">
      <w:pPr>
        <w:pStyle w:val="ListParagraph"/>
        <w:numPr>
          <w:ilvl w:val="0"/>
          <w:numId w:val="412"/>
        </w:numPr>
      </w:pPr>
      <w:r w:rsidRPr="001B2B9B">
        <w:t xml:space="preserve">Ensuring we agree payment terms to our supply chain that exceed our own (i.e. 45-60day terms), is a beneficial way to generate and maintain a healthy cash position. </w:t>
      </w:r>
    </w:p>
    <w:p w14:paraId="20FFB06B" w14:textId="77777777" w:rsidR="005B12F2" w:rsidRPr="001B2B9B" w:rsidRDefault="005B12F2" w:rsidP="001B2B9B">
      <w:pPr>
        <w:rPr>
          <w:i/>
          <w:iCs/>
        </w:rPr>
      </w:pPr>
      <w:r w:rsidRPr="001B2B9B">
        <w:rPr>
          <w:b/>
          <w:bCs/>
          <w:i/>
          <w:iCs/>
        </w:rPr>
        <w:t xml:space="preserve">Proforma payments </w:t>
      </w:r>
    </w:p>
    <w:p w14:paraId="0C1FB318" w14:textId="77777777" w:rsidR="005B12F2" w:rsidRPr="001B2B9B" w:rsidRDefault="005B12F2" w:rsidP="00F64F43">
      <w:pPr>
        <w:pStyle w:val="ListParagraph"/>
        <w:numPr>
          <w:ilvl w:val="0"/>
          <w:numId w:val="413"/>
        </w:numPr>
      </w:pPr>
      <w:r w:rsidRPr="001B2B9B">
        <w:t xml:space="preserve">At times, the purchase of high-value, proprietary products, suppliers may require payment for goods prior to delivery to reduce their commercial exposure and help their cash flow. </w:t>
      </w:r>
    </w:p>
    <w:p w14:paraId="3726585E" w14:textId="77777777" w:rsidR="005B12F2" w:rsidRPr="001B2B9B" w:rsidRDefault="005B12F2" w:rsidP="00F64F43">
      <w:pPr>
        <w:pStyle w:val="ListParagraph"/>
        <w:ind w:left="0"/>
      </w:pPr>
    </w:p>
    <w:p w14:paraId="5518CDE9" w14:textId="6273677C" w:rsidR="005B12F2" w:rsidRPr="001B2B9B" w:rsidRDefault="005B12F2" w:rsidP="00F64F43">
      <w:pPr>
        <w:pStyle w:val="ListParagraph"/>
        <w:numPr>
          <w:ilvl w:val="0"/>
          <w:numId w:val="413"/>
        </w:numPr>
      </w:pPr>
      <w:r w:rsidRPr="001B2B9B">
        <w:t xml:space="preserve">We should </w:t>
      </w:r>
      <w:r w:rsidR="004C4C1E" w:rsidRPr="001B2B9B">
        <w:t>back-to-back</w:t>
      </w:r>
      <w:r w:rsidRPr="001B2B9B">
        <w:t xml:space="preserve"> in this situation, to avoid the company funding such payments. Where possible, we should seek similar arrangement for high-value goods, particularly if we’re able to prefabricate. </w:t>
      </w:r>
    </w:p>
    <w:p w14:paraId="33A05397" w14:textId="77777777" w:rsidR="005B12F2" w:rsidRPr="001B2B9B" w:rsidRDefault="005B12F2" w:rsidP="00F64F43">
      <w:pPr>
        <w:pStyle w:val="ListParagraph"/>
        <w:ind w:left="0"/>
      </w:pPr>
    </w:p>
    <w:p w14:paraId="0AB164FB" w14:textId="487937A7" w:rsidR="005B12F2" w:rsidRPr="00F74278" w:rsidRDefault="005B12F2" w:rsidP="00F74278">
      <w:pPr>
        <w:pStyle w:val="ListParagraph"/>
        <w:numPr>
          <w:ilvl w:val="0"/>
          <w:numId w:val="413"/>
        </w:numPr>
      </w:pPr>
      <w:r w:rsidRPr="001B2B9B">
        <w:t xml:space="preserve">The same provision can be utilised for </w:t>
      </w:r>
      <w:r w:rsidR="00F74278">
        <w:t>c</w:t>
      </w:r>
      <w:r w:rsidRPr="001B2B9B">
        <w:t xml:space="preserve">lient nominated suppliers.  </w:t>
      </w:r>
    </w:p>
    <w:p w14:paraId="527BBAD6" w14:textId="77777777" w:rsidR="005B12F2" w:rsidRPr="001B2B9B" w:rsidRDefault="005B12F2" w:rsidP="001B2B9B">
      <w:pPr>
        <w:rPr>
          <w:i/>
          <w:iCs/>
        </w:rPr>
      </w:pPr>
      <w:r w:rsidRPr="001B2B9B">
        <w:rPr>
          <w:b/>
          <w:bCs/>
          <w:i/>
          <w:iCs/>
        </w:rPr>
        <w:t xml:space="preserve">Pre-condition clauses </w:t>
      </w:r>
    </w:p>
    <w:p w14:paraId="6FBB92C9" w14:textId="22FA3A01" w:rsidR="005B12F2" w:rsidRPr="001B2B9B" w:rsidRDefault="005B12F2" w:rsidP="00F64F43">
      <w:pPr>
        <w:pStyle w:val="ListParagraph"/>
        <w:numPr>
          <w:ilvl w:val="0"/>
          <w:numId w:val="414"/>
        </w:numPr>
      </w:pPr>
      <w:r w:rsidRPr="001B2B9B">
        <w:t xml:space="preserve">When negotiating subcontract terms, we should avoid or restrict provisions that enable the main contractor to withhold some or </w:t>
      </w:r>
      <w:r w:rsidR="00F74278" w:rsidRPr="001B2B9B">
        <w:t>all</w:t>
      </w:r>
      <w:r w:rsidRPr="001B2B9B">
        <w:t xml:space="preserve"> our payments. </w:t>
      </w:r>
    </w:p>
    <w:p w14:paraId="09FB0A35" w14:textId="77777777" w:rsidR="005B12F2" w:rsidRPr="001B2B9B" w:rsidRDefault="005B12F2" w:rsidP="00F64F43">
      <w:pPr>
        <w:pStyle w:val="ListParagraph"/>
        <w:ind w:left="0"/>
      </w:pPr>
    </w:p>
    <w:p w14:paraId="7EC336FE" w14:textId="77777777" w:rsidR="005B12F2" w:rsidRPr="001B2B9B" w:rsidRDefault="005B12F2" w:rsidP="00F64F43">
      <w:pPr>
        <w:pStyle w:val="ListParagraph"/>
        <w:numPr>
          <w:ilvl w:val="0"/>
          <w:numId w:val="414"/>
        </w:numPr>
      </w:pPr>
      <w:r w:rsidRPr="001B2B9B">
        <w:t xml:space="preserve">Typically, such clauses cover provision of ‘as fitted’, O&amp;Ms, warranties and bonds. </w:t>
      </w:r>
    </w:p>
    <w:p w14:paraId="2221A0C4" w14:textId="77777777" w:rsidR="005B12F2" w:rsidRPr="001B2B9B" w:rsidRDefault="005B12F2" w:rsidP="001B2B9B"/>
    <w:p w14:paraId="7F2147A8" w14:textId="77777777" w:rsidR="005B12F2" w:rsidRPr="001B2B9B" w:rsidRDefault="005B12F2" w:rsidP="001B2B9B">
      <w:pPr>
        <w:rPr>
          <w:b/>
          <w:bCs/>
          <w:i/>
          <w:iCs/>
        </w:rPr>
      </w:pPr>
      <w:r w:rsidRPr="001B2B9B">
        <w:rPr>
          <w:b/>
          <w:bCs/>
          <w:i/>
          <w:iCs/>
        </w:rPr>
        <w:t>3. CONSTRUCTION PHASE</w:t>
      </w:r>
    </w:p>
    <w:p w14:paraId="3AC6EAAC" w14:textId="77777777" w:rsidR="005B12F2" w:rsidRPr="001B2B9B" w:rsidRDefault="005B12F2" w:rsidP="001B2B9B">
      <w:pPr>
        <w:rPr>
          <w:i/>
          <w:iCs/>
        </w:rPr>
      </w:pPr>
      <w:r w:rsidRPr="001B2B9B">
        <w:rPr>
          <w:b/>
          <w:bCs/>
          <w:i/>
          <w:iCs/>
        </w:rPr>
        <w:t xml:space="preserve">Payment on time </w:t>
      </w:r>
    </w:p>
    <w:p w14:paraId="7C259F06" w14:textId="77777777" w:rsidR="005B12F2" w:rsidRPr="001B2B9B" w:rsidRDefault="005B12F2" w:rsidP="00F64F43">
      <w:pPr>
        <w:pStyle w:val="ListParagraph"/>
        <w:numPr>
          <w:ilvl w:val="0"/>
          <w:numId w:val="415"/>
        </w:numPr>
      </w:pPr>
      <w:r w:rsidRPr="001B2B9B">
        <w:lastRenderedPageBreak/>
        <w:t xml:space="preserve">Receiving payment on time is fundamental to our cash management. </w:t>
      </w:r>
    </w:p>
    <w:p w14:paraId="4A52A184" w14:textId="77777777" w:rsidR="005B12F2" w:rsidRPr="001B2B9B" w:rsidRDefault="005B12F2" w:rsidP="00F64F43">
      <w:pPr>
        <w:pStyle w:val="ListParagraph"/>
        <w:ind w:left="0"/>
      </w:pPr>
    </w:p>
    <w:p w14:paraId="5F0B1400" w14:textId="77777777" w:rsidR="005B12F2" w:rsidRPr="001B2B9B" w:rsidRDefault="005B12F2" w:rsidP="00F64F43">
      <w:pPr>
        <w:pStyle w:val="ListParagraph"/>
        <w:numPr>
          <w:ilvl w:val="0"/>
          <w:numId w:val="415"/>
        </w:numPr>
      </w:pPr>
      <w:r w:rsidRPr="001B2B9B">
        <w:t xml:space="preserve">Although we have a credit control function in the business, it is also a project’s operational and commercial management responsibility to ensure everything is in place for us to obtain payment in good time and to seek payment when it becomes overdue. </w:t>
      </w:r>
    </w:p>
    <w:p w14:paraId="470B360A" w14:textId="77777777" w:rsidR="005B12F2" w:rsidRPr="001B2B9B" w:rsidRDefault="005B12F2" w:rsidP="00F64F43">
      <w:pPr>
        <w:pStyle w:val="ListParagraph"/>
        <w:ind w:left="0"/>
      </w:pPr>
    </w:p>
    <w:p w14:paraId="6BD7505D" w14:textId="008A1963" w:rsidR="005B12F2" w:rsidRPr="00236737" w:rsidRDefault="005B12F2" w:rsidP="00236737">
      <w:pPr>
        <w:pStyle w:val="ListParagraph"/>
        <w:numPr>
          <w:ilvl w:val="0"/>
          <w:numId w:val="415"/>
        </w:numPr>
      </w:pPr>
      <w:r w:rsidRPr="001B2B9B">
        <w:t xml:space="preserve">Ultimate accountability at project level for the project’s cash position sits with the Project Manager and QS. </w:t>
      </w:r>
    </w:p>
    <w:p w14:paraId="3E32FA4B" w14:textId="77777777" w:rsidR="005B12F2" w:rsidRPr="001B2B9B" w:rsidRDefault="005B12F2" w:rsidP="001B2B9B">
      <w:pPr>
        <w:rPr>
          <w:i/>
          <w:iCs/>
        </w:rPr>
      </w:pPr>
      <w:r w:rsidRPr="001B2B9B">
        <w:rPr>
          <w:b/>
          <w:bCs/>
          <w:i/>
          <w:iCs/>
        </w:rPr>
        <w:t xml:space="preserve">Mid-month valuations </w:t>
      </w:r>
    </w:p>
    <w:p w14:paraId="44B8E87C" w14:textId="1FE891BE" w:rsidR="005B12F2" w:rsidRPr="001B2B9B" w:rsidRDefault="005B12F2" w:rsidP="00F64F43">
      <w:pPr>
        <w:pStyle w:val="ListParagraph"/>
        <w:numPr>
          <w:ilvl w:val="0"/>
          <w:numId w:val="416"/>
        </w:numPr>
      </w:pPr>
      <w:r w:rsidRPr="001B2B9B">
        <w:t xml:space="preserve">At times </w:t>
      </w:r>
      <w:r w:rsidR="0061338C">
        <w:t>c</w:t>
      </w:r>
      <w:r w:rsidRPr="001B2B9B">
        <w:t xml:space="preserve">lient’s will require our application for payment partway through the month, or even at the mid-month point. </w:t>
      </w:r>
    </w:p>
    <w:p w14:paraId="04BBC3B4" w14:textId="77777777" w:rsidR="005B12F2" w:rsidRPr="001B2B9B" w:rsidRDefault="005B12F2" w:rsidP="00F64F43">
      <w:pPr>
        <w:pStyle w:val="ListParagraph"/>
        <w:ind w:left="0"/>
      </w:pPr>
    </w:p>
    <w:p w14:paraId="324F7E06" w14:textId="77777777" w:rsidR="005B12F2" w:rsidRPr="001B2B9B" w:rsidRDefault="005B12F2" w:rsidP="00F64F43">
      <w:pPr>
        <w:pStyle w:val="ListParagraph"/>
        <w:numPr>
          <w:ilvl w:val="0"/>
          <w:numId w:val="416"/>
        </w:numPr>
      </w:pPr>
      <w:r w:rsidRPr="001B2B9B">
        <w:t xml:space="preserve">We will continue to incur costs throughout the full month and so should avoid mid-month valuations. </w:t>
      </w:r>
    </w:p>
    <w:p w14:paraId="2EA27769" w14:textId="77777777" w:rsidR="005B12F2" w:rsidRPr="001B2B9B" w:rsidRDefault="005B12F2" w:rsidP="00F64F43">
      <w:pPr>
        <w:pStyle w:val="ListParagraph"/>
        <w:spacing w:after="0"/>
        <w:ind w:left="0"/>
      </w:pPr>
    </w:p>
    <w:p w14:paraId="29CBB8B5" w14:textId="77777777" w:rsidR="005B12F2" w:rsidRPr="001B2B9B" w:rsidRDefault="005B12F2" w:rsidP="00F64F43">
      <w:pPr>
        <w:pStyle w:val="ListParagraph"/>
        <w:numPr>
          <w:ilvl w:val="0"/>
          <w:numId w:val="416"/>
        </w:numPr>
        <w:spacing w:after="0"/>
      </w:pPr>
      <w:r w:rsidRPr="001B2B9B">
        <w:t xml:space="preserve">Where unavoidable, we must try to ensure that we are entitled to project our works through to the month end for inclusion in the interim payment. </w:t>
      </w:r>
    </w:p>
    <w:p w14:paraId="0779CF20" w14:textId="77777777" w:rsidR="005B12F2" w:rsidRPr="001B2B9B" w:rsidRDefault="005B12F2" w:rsidP="00F64F43">
      <w:pPr>
        <w:spacing w:after="0"/>
      </w:pPr>
    </w:p>
    <w:p w14:paraId="458BAED3" w14:textId="3D5964C4" w:rsidR="005B12F2" w:rsidRDefault="005B12F2" w:rsidP="00236737">
      <w:pPr>
        <w:pStyle w:val="ListParagraph"/>
        <w:numPr>
          <w:ilvl w:val="0"/>
          <w:numId w:val="416"/>
        </w:numPr>
        <w:spacing w:after="0"/>
      </w:pPr>
      <w:r w:rsidRPr="001B2B9B">
        <w:t xml:space="preserve">Such </w:t>
      </w:r>
      <w:r w:rsidR="0061338C">
        <w:t>fo</w:t>
      </w:r>
      <w:r w:rsidRPr="001B2B9B">
        <w:t xml:space="preserve">recasting to month end for </w:t>
      </w:r>
      <w:r w:rsidR="0061338C">
        <w:t>w</w:t>
      </w:r>
      <w:r w:rsidRPr="001B2B9B">
        <w:t>orks to be undertaken and</w:t>
      </w:r>
      <w:r w:rsidR="0061338C">
        <w:t xml:space="preserve"> </w:t>
      </w:r>
      <w:r w:rsidRPr="001B2B9B">
        <w:t xml:space="preserve">/ or materials to be delivered is a good way to maximise our monthly claims. </w:t>
      </w:r>
    </w:p>
    <w:p w14:paraId="04CD45F0" w14:textId="77777777" w:rsidR="00236737" w:rsidRPr="00236737" w:rsidRDefault="00236737" w:rsidP="00236737">
      <w:pPr>
        <w:spacing w:after="0"/>
      </w:pPr>
    </w:p>
    <w:p w14:paraId="1ABEBCE1" w14:textId="77777777" w:rsidR="005B12F2" w:rsidRPr="001B2B9B" w:rsidRDefault="005B12F2" w:rsidP="001B2B9B">
      <w:pPr>
        <w:rPr>
          <w:i/>
          <w:iCs/>
        </w:rPr>
      </w:pPr>
      <w:r w:rsidRPr="001B2B9B">
        <w:rPr>
          <w:b/>
          <w:bCs/>
          <w:i/>
          <w:iCs/>
        </w:rPr>
        <w:t xml:space="preserve">Material delivery strategy </w:t>
      </w:r>
    </w:p>
    <w:p w14:paraId="4BACA923" w14:textId="77777777" w:rsidR="0061338C" w:rsidRDefault="005B12F2" w:rsidP="00F64F43">
      <w:pPr>
        <w:pStyle w:val="ListParagraph"/>
        <w:numPr>
          <w:ilvl w:val="0"/>
          <w:numId w:val="417"/>
        </w:numPr>
      </w:pPr>
      <w:r w:rsidRPr="001B2B9B">
        <w:t xml:space="preserve">Depending on the payment provisions in the </w:t>
      </w:r>
      <w:r w:rsidR="0061338C">
        <w:t>c</w:t>
      </w:r>
      <w:r w:rsidRPr="001B2B9B">
        <w:t>ontract, the timing of our material and equipment deliveries will significantly determine the project cash profile.</w:t>
      </w:r>
    </w:p>
    <w:p w14:paraId="2260D09E" w14:textId="0C8E5702" w:rsidR="005B12F2" w:rsidRPr="001B2B9B" w:rsidRDefault="005B12F2" w:rsidP="0061338C">
      <w:pPr>
        <w:pStyle w:val="ListParagraph"/>
      </w:pPr>
      <w:r w:rsidRPr="001B2B9B">
        <w:t xml:space="preserve"> </w:t>
      </w:r>
    </w:p>
    <w:p w14:paraId="772FFECF" w14:textId="77777777" w:rsidR="005B12F2" w:rsidRPr="001B2B9B" w:rsidRDefault="005B12F2" w:rsidP="00F64F43">
      <w:pPr>
        <w:pStyle w:val="ListParagraph"/>
        <w:numPr>
          <w:ilvl w:val="0"/>
          <w:numId w:val="417"/>
        </w:numPr>
      </w:pPr>
      <w:r w:rsidRPr="001B2B9B">
        <w:t xml:space="preserve">Where possible, we should avoid high-value deliveries or large numbers of deliveries shortly after the cut-off date for inclusion in our valuation. </w:t>
      </w:r>
    </w:p>
    <w:p w14:paraId="074F3AFF" w14:textId="77777777" w:rsidR="005B12F2" w:rsidRPr="001B2B9B" w:rsidRDefault="005B12F2" w:rsidP="001B2B9B">
      <w:pPr>
        <w:rPr>
          <w:i/>
          <w:iCs/>
        </w:rPr>
      </w:pPr>
      <w:r w:rsidRPr="001B2B9B">
        <w:rPr>
          <w:b/>
          <w:bCs/>
          <w:i/>
          <w:iCs/>
        </w:rPr>
        <w:t xml:space="preserve">Materials off site </w:t>
      </w:r>
    </w:p>
    <w:p w14:paraId="0596FC6B" w14:textId="77777777" w:rsidR="005B12F2" w:rsidRPr="001B2B9B" w:rsidRDefault="005B12F2" w:rsidP="00F64F43">
      <w:pPr>
        <w:pStyle w:val="ListParagraph"/>
        <w:numPr>
          <w:ilvl w:val="0"/>
          <w:numId w:val="418"/>
        </w:numPr>
      </w:pPr>
      <w:r w:rsidRPr="001B2B9B">
        <w:t xml:space="preserve">Seek clear obligation for the main contractor to pay for materials off site and ensure full payment is obtained each month. </w:t>
      </w:r>
    </w:p>
    <w:p w14:paraId="0C5E35B1" w14:textId="77777777" w:rsidR="005B12F2" w:rsidRPr="001B2B9B" w:rsidRDefault="005B12F2" w:rsidP="00F64F43">
      <w:pPr>
        <w:pStyle w:val="ListParagraph"/>
        <w:ind w:left="0"/>
      </w:pPr>
    </w:p>
    <w:p w14:paraId="1C2F10FB" w14:textId="2D40327F" w:rsidR="005B12F2" w:rsidRPr="00236737" w:rsidRDefault="005B12F2" w:rsidP="00236737">
      <w:pPr>
        <w:pStyle w:val="ListParagraph"/>
        <w:numPr>
          <w:ilvl w:val="0"/>
          <w:numId w:val="418"/>
        </w:numPr>
      </w:pPr>
      <w:r w:rsidRPr="001B2B9B">
        <w:t xml:space="preserve">Where necessary, agree vesting terms as early as possible. </w:t>
      </w:r>
    </w:p>
    <w:p w14:paraId="54AB2AD9" w14:textId="77777777" w:rsidR="005B12F2" w:rsidRPr="001B2B9B" w:rsidRDefault="005B12F2" w:rsidP="001B2B9B">
      <w:pPr>
        <w:rPr>
          <w:i/>
          <w:iCs/>
        </w:rPr>
      </w:pPr>
      <w:r w:rsidRPr="001B2B9B">
        <w:rPr>
          <w:b/>
          <w:bCs/>
          <w:i/>
          <w:iCs/>
        </w:rPr>
        <w:t xml:space="preserve">Materials on site </w:t>
      </w:r>
    </w:p>
    <w:p w14:paraId="4597B37A" w14:textId="77777777" w:rsidR="005B12F2" w:rsidRPr="001B2B9B" w:rsidRDefault="005B12F2" w:rsidP="00F64F43">
      <w:pPr>
        <w:pStyle w:val="ListParagraph"/>
        <w:numPr>
          <w:ilvl w:val="0"/>
          <w:numId w:val="419"/>
        </w:numPr>
      </w:pPr>
      <w:r w:rsidRPr="001B2B9B">
        <w:t xml:space="preserve">This is typically an area in which main contractors will pay less than our application (on account), rather than properly assess. </w:t>
      </w:r>
    </w:p>
    <w:p w14:paraId="67CD37B1" w14:textId="77777777" w:rsidR="005B12F2" w:rsidRPr="001B2B9B" w:rsidRDefault="005B12F2" w:rsidP="00F64F43">
      <w:pPr>
        <w:pStyle w:val="ListParagraph"/>
        <w:ind w:left="0"/>
      </w:pPr>
    </w:p>
    <w:p w14:paraId="614061DA" w14:textId="30E2FB1F" w:rsidR="005B12F2" w:rsidRPr="00236737" w:rsidRDefault="005B12F2" w:rsidP="00236737">
      <w:pPr>
        <w:pStyle w:val="ListParagraph"/>
        <w:numPr>
          <w:ilvl w:val="0"/>
          <w:numId w:val="419"/>
        </w:numPr>
      </w:pPr>
      <w:r w:rsidRPr="001B2B9B">
        <w:lastRenderedPageBreak/>
        <w:t>To reduce this risk, we must provide all requisite back-up documentation in good time to ensure full and proper inclusion in our applications and clients’ payment.</w:t>
      </w:r>
    </w:p>
    <w:p w14:paraId="7DF6D8BC" w14:textId="77777777" w:rsidR="005B12F2" w:rsidRPr="001B2B9B" w:rsidRDefault="005B12F2" w:rsidP="001B2B9B">
      <w:pPr>
        <w:rPr>
          <w:i/>
          <w:iCs/>
        </w:rPr>
      </w:pPr>
      <w:r w:rsidRPr="001B2B9B">
        <w:rPr>
          <w:b/>
          <w:bCs/>
          <w:i/>
          <w:iCs/>
        </w:rPr>
        <w:t xml:space="preserve">Subcontract payment scrutiny </w:t>
      </w:r>
    </w:p>
    <w:p w14:paraId="01E59DC2" w14:textId="77777777" w:rsidR="005B12F2" w:rsidRPr="001B2B9B" w:rsidRDefault="005B12F2" w:rsidP="00F64F43">
      <w:pPr>
        <w:pStyle w:val="ListParagraph"/>
        <w:numPr>
          <w:ilvl w:val="0"/>
          <w:numId w:val="420"/>
        </w:numPr>
      </w:pPr>
      <w:r w:rsidRPr="001B2B9B">
        <w:t xml:space="preserve">We should always pay our subcontractors in accordance with the sub-subcontract for the quantity of work or service properly delivered. </w:t>
      </w:r>
    </w:p>
    <w:p w14:paraId="60E1DFE2" w14:textId="77777777" w:rsidR="005B12F2" w:rsidRPr="001B2B9B" w:rsidRDefault="005B12F2" w:rsidP="00F64F43">
      <w:pPr>
        <w:pStyle w:val="ListParagraph"/>
        <w:ind w:left="0"/>
      </w:pPr>
    </w:p>
    <w:p w14:paraId="5456DB16" w14:textId="77777777" w:rsidR="005B12F2" w:rsidRPr="001B2B9B" w:rsidRDefault="005B12F2" w:rsidP="00F64F43">
      <w:pPr>
        <w:pStyle w:val="ListParagraph"/>
        <w:numPr>
          <w:ilvl w:val="0"/>
          <w:numId w:val="420"/>
        </w:numPr>
      </w:pPr>
      <w:r w:rsidRPr="001B2B9B">
        <w:t>This includes us checking and challenging all applications for payment, as appropriate, to ensure we pay the correct amount.</w:t>
      </w:r>
    </w:p>
    <w:p w14:paraId="231FC0BF" w14:textId="77777777" w:rsidR="005B12F2" w:rsidRPr="001B2B9B" w:rsidRDefault="005B12F2" w:rsidP="00F64F43">
      <w:pPr>
        <w:pStyle w:val="ListParagraph"/>
        <w:ind w:left="0"/>
      </w:pPr>
    </w:p>
    <w:p w14:paraId="63E18DBA" w14:textId="74B0AF3C" w:rsidR="005B12F2" w:rsidRPr="00236737" w:rsidRDefault="005B12F2" w:rsidP="00236737">
      <w:pPr>
        <w:pStyle w:val="ListParagraph"/>
        <w:numPr>
          <w:ilvl w:val="0"/>
          <w:numId w:val="420"/>
        </w:numPr>
      </w:pPr>
      <w:r w:rsidRPr="001B2B9B">
        <w:t xml:space="preserve">It is incumbent on the quantity surveyor to liaise with site management, and to spend sufficient time on site to do so. </w:t>
      </w:r>
    </w:p>
    <w:p w14:paraId="5F06FC00" w14:textId="77777777" w:rsidR="005B12F2" w:rsidRPr="001B2B9B" w:rsidRDefault="005B12F2" w:rsidP="001B2B9B">
      <w:pPr>
        <w:rPr>
          <w:i/>
          <w:iCs/>
        </w:rPr>
      </w:pPr>
      <w:r w:rsidRPr="001B2B9B">
        <w:rPr>
          <w:b/>
          <w:bCs/>
          <w:i/>
          <w:iCs/>
        </w:rPr>
        <w:t xml:space="preserve">Timing of subs’ payment certs </w:t>
      </w:r>
    </w:p>
    <w:p w14:paraId="29FE6744" w14:textId="063D5D44" w:rsidR="005B12F2" w:rsidRPr="001B2B9B" w:rsidRDefault="005B12F2" w:rsidP="00F64F43">
      <w:pPr>
        <w:pStyle w:val="ListParagraph"/>
        <w:numPr>
          <w:ilvl w:val="0"/>
          <w:numId w:val="421"/>
        </w:numPr>
      </w:pPr>
      <w:r w:rsidRPr="001B2B9B">
        <w:t xml:space="preserve">Our timetable requires that in order to get payments into the system we will often be certifying before we know what level of </w:t>
      </w:r>
      <w:r w:rsidR="00F10400" w:rsidRPr="001B2B9B">
        <w:t>certification,</w:t>
      </w:r>
      <w:r w:rsidRPr="001B2B9B">
        <w:t xml:space="preserve"> we are to receive via our contract. </w:t>
      </w:r>
    </w:p>
    <w:p w14:paraId="1FCC5853" w14:textId="77777777" w:rsidR="005B12F2" w:rsidRPr="001B2B9B" w:rsidRDefault="005B12F2" w:rsidP="00F64F43">
      <w:pPr>
        <w:pStyle w:val="ListParagraph"/>
        <w:ind w:left="0"/>
      </w:pPr>
    </w:p>
    <w:p w14:paraId="7D65199A" w14:textId="77777777" w:rsidR="005B12F2" w:rsidRPr="001B2B9B" w:rsidRDefault="005B12F2" w:rsidP="00F64F43">
      <w:pPr>
        <w:pStyle w:val="ListParagraph"/>
        <w:numPr>
          <w:ilvl w:val="0"/>
          <w:numId w:val="421"/>
        </w:numPr>
      </w:pPr>
      <w:r w:rsidRPr="001B2B9B">
        <w:t xml:space="preserve">When setting up projects, consider how we can reduce this potential. We must ensure we obtain payment for at least the same amount of work done as we pay out as the basis of cash management. </w:t>
      </w:r>
    </w:p>
    <w:p w14:paraId="2A9424A7" w14:textId="77777777" w:rsidR="005B12F2" w:rsidRPr="001B2B9B" w:rsidRDefault="005B12F2" w:rsidP="00F64F43">
      <w:pPr>
        <w:pStyle w:val="ListParagraph"/>
        <w:ind w:left="0"/>
      </w:pPr>
    </w:p>
    <w:p w14:paraId="3F65F824" w14:textId="6846AFDB" w:rsidR="005B12F2" w:rsidRPr="00236737" w:rsidRDefault="005B12F2" w:rsidP="00236737">
      <w:pPr>
        <w:pStyle w:val="ListParagraph"/>
        <w:numPr>
          <w:ilvl w:val="0"/>
          <w:numId w:val="421"/>
        </w:numPr>
      </w:pPr>
      <w:r w:rsidRPr="001B2B9B">
        <w:t xml:space="preserve">Wherever possible, subcontract payments should be timed for after our final date for payment under our subcontract. </w:t>
      </w:r>
    </w:p>
    <w:p w14:paraId="45ED5711" w14:textId="77777777" w:rsidR="005B12F2" w:rsidRPr="001B2B9B" w:rsidRDefault="005B12F2" w:rsidP="001B2B9B">
      <w:pPr>
        <w:rPr>
          <w:i/>
          <w:iCs/>
        </w:rPr>
      </w:pPr>
      <w:r w:rsidRPr="001B2B9B">
        <w:rPr>
          <w:b/>
          <w:bCs/>
          <w:i/>
          <w:iCs/>
        </w:rPr>
        <w:t xml:space="preserve">Valuing the works delivered adequately </w:t>
      </w:r>
    </w:p>
    <w:p w14:paraId="3D3206C9" w14:textId="77777777" w:rsidR="005B12F2" w:rsidRPr="001B2B9B" w:rsidRDefault="005B12F2" w:rsidP="00F64F43">
      <w:pPr>
        <w:pStyle w:val="ListParagraph"/>
        <w:numPr>
          <w:ilvl w:val="0"/>
          <w:numId w:val="422"/>
        </w:numPr>
      </w:pPr>
      <w:r w:rsidRPr="001B2B9B">
        <w:t xml:space="preserve">We must be paid fairly by our clients for the work or service we provide. </w:t>
      </w:r>
    </w:p>
    <w:p w14:paraId="433B1E2B" w14:textId="77777777" w:rsidR="005B12F2" w:rsidRPr="001B2B9B" w:rsidRDefault="005B12F2" w:rsidP="00F64F43">
      <w:pPr>
        <w:pStyle w:val="ListParagraph"/>
        <w:ind w:left="0"/>
      </w:pPr>
    </w:p>
    <w:p w14:paraId="4E012698" w14:textId="77777777" w:rsidR="005B12F2" w:rsidRPr="001B2B9B" w:rsidRDefault="005B12F2" w:rsidP="00F64F43">
      <w:pPr>
        <w:pStyle w:val="ListParagraph"/>
        <w:numPr>
          <w:ilvl w:val="0"/>
          <w:numId w:val="422"/>
        </w:numPr>
      </w:pPr>
      <w:r w:rsidRPr="001B2B9B">
        <w:t xml:space="preserve">Properly valuing our account to ensure we obtain payment for no less than the amount of work carried out is essential. </w:t>
      </w:r>
    </w:p>
    <w:p w14:paraId="1D32804B" w14:textId="77777777" w:rsidR="005B12F2" w:rsidRPr="001B2B9B" w:rsidRDefault="005B12F2" w:rsidP="00F64F43">
      <w:pPr>
        <w:pStyle w:val="ListParagraph"/>
        <w:ind w:left="0"/>
      </w:pPr>
    </w:p>
    <w:p w14:paraId="35708661" w14:textId="77777777" w:rsidR="005B12F2" w:rsidRPr="001B2B9B" w:rsidRDefault="005B12F2" w:rsidP="00F64F43">
      <w:pPr>
        <w:pStyle w:val="ListParagraph"/>
        <w:numPr>
          <w:ilvl w:val="0"/>
          <w:numId w:val="422"/>
        </w:numPr>
      </w:pPr>
      <w:r w:rsidRPr="001B2B9B">
        <w:t xml:space="preserve">Given the nature of our contracts, an element of under-certification sometimes occurs, but we must ensure the net over- and under-measure does not equate to less than a fair valuation. </w:t>
      </w:r>
    </w:p>
    <w:p w14:paraId="38DFF581" w14:textId="77777777" w:rsidR="005B12F2" w:rsidRPr="001B2B9B" w:rsidRDefault="005B12F2" w:rsidP="001B2B9B">
      <w:pPr>
        <w:rPr>
          <w:i/>
          <w:iCs/>
        </w:rPr>
      </w:pPr>
      <w:r w:rsidRPr="001B2B9B">
        <w:rPr>
          <w:b/>
          <w:bCs/>
          <w:i/>
          <w:iCs/>
        </w:rPr>
        <w:t xml:space="preserve">Change control </w:t>
      </w:r>
    </w:p>
    <w:p w14:paraId="02DA2D89" w14:textId="77777777" w:rsidR="005B12F2" w:rsidRPr="001B2B9B" w:rsidRDefault="005B12F2" w:rsidP="00F64F43">
      <w:pPr>
        <w:pStyle w:val="ListParagraph"/>
        <w:numPr>
          <w:ilvl w:val="0"/>
          <w:numId w:val="423"/>
        </w:numPr>
      </w:pPr>
      <w:r w:rsidRPr="001B2B9B">
        <w:t xml:space="preserve">Effective change control process will help ensure we identify and value variations in good time. </w:t>
      </w:r>
    </w:p>
    <w:p w14:paraId="071181D1" w14:textId="77777777" w:rsidR="005B12F2" w:rsidRPr="001B2B9B" w:rsidRDefault="005B12F2" w:rsidP="00F64F43">
      <w:pPr>
        <w:pStyle w:val="ListParagraph"/>
        <w:ind w:left="0"/>
      </w:pPr>
    </w:p>
    <w:p w14:paraId="45ADE660" w14:textId="77777777" w:rsidR="005B12F2" w:rsidRPr="001B2B9B" w:rsidRDefault="005B12F2" w:rsidP="00F64F43">
      <w:pPr>
        <w:pStyle w:val="ListParagraph"/>
        <w:numPr>
          <w:ilvl w:val="0"/>
          <w:numId w:val="423"/>
        </w:numPr>
      </w:pPr>
      <w:r w:rsidRPr="001B2B9B">
        <w:lastRenderedPageBreak/>
        <w:t xml:space="preserve">We must seek early agreement of all variations to ensure we don’t end up with a growing value in abeyance and to ensure we’re paid the full amount of cash as early as possible after carrying out the work. </w:t>
      </w:r>
    </w:p>
    <w:p w14:paraId="3B6BCB3B" w14:textId="77777777" w:rsidR="005B12F2" w:rsidRPr="001B2B9B" w:rsidRDefault="005B12F2" w:rsidP="00F64F43">
      <w:pPr>
        <w:pStyle w:val="ListParagraph"/>
        <w:ind w:left="0"/>
      </w:pPr>
    </w:p>
    <w:p w14:paraId="59CBD59A" w14:textId="430D593B" w:rsidR="005B12F2" w:rsidRPr="001B2B9B" w:rsidRDefault="005B12F2" w:rsidP="00236737">
      <w:pPr>
        <w:pStyle w:val="ListParagraph"/>
        <w:numPr>
          <w:ilvl w:val="0"/>
          <w:numId w:val="423"/>
        </w:numPr>
      </w:pPr>
      <w:r w:rsidRPr="001B2B9B">
        <w:t xml:space="preserve">Consider client liaison as part of the project execution plan. </w:t>
      </w:r>
    </w:p>
    <w:p w14:paraId="7BCE68DB" w14:textId="77777777" w:rsidR="005B12F2" w:rsidRPr="001B2B9B" w:rsidRDefault="005B12F2" w:rsidP="001B2B9B">
      <w:pPr>
        <w:rPr>
          <w:b/>
          <w:bCs/>
          <w:i/>
          <w:iCs/>
        </w:rPr>
      </w:pPr>
      <w:r w:rsidRPr="001B2B9B">
        <w:rPr>
          <w:b/>
          <w:bCs/>
          <w:i/>
          <w:iCs/>
        </w:rPr>
        <w:t>Cost and Margin Mark-up</w:t>
      </w:r>
    </w:p>
    <w:p w14:paraId="389999B0" w14:textId="3354E4B2" w:rsidR="005B12F2" w:rsidRDefault="005B12F2" w:rsidP="00F64F43">
      <w:pPr>
        <w:pStyle w:val="ListParagraph"/>
        <w:numPr>
          <w:ilvl w:val="0"/>
          <w:numId w:val="425"/>
        </w:numPr>
      </w:pPr>
      <w:r w:rsidRPr="001B2B9B">
        <w:t xml:space="preserve">Checking the valuation against the project </w:t>
      </w:r>
      <w:r w:rsidR="00236737">
        <w:t>c</w:t>
      </w:r>
      <w:r w:rsidRPr="001B2B9B">
        <w:t xml:space="preserve">osts to </w:t>
      </w:r>
      <w:r w:rsidR="00236737">
        <w:t>d</w:t>
      </w:r>
      <w:r w:rsidRPr="001B2B9B">
        <w:t xml:space="preserve">ate (and any required forecast to month end) plus </w:t>
      </w:r>
      <w:r w:rsidR="00236737">
        <w:t>p</w:t>
      </w:r>
      <w:r w:rsidRPr="001B2B9B">
        <w:t xml:space="preserve">roject </w:t>
      </w:r>
      <w:r w:rsidR="00236737">
        <w:t>m</w:t>
      </w:r>
      <w:r w:rsidRPr="001B2B9B">
        <w:t xml:space="preserve">argin (minimum to be set at 10%) ensures that we are able to provide an early benchmark as to whether we are claiming the correct amounts and/ or covering costs in out monthly claims.  </w:t>
      </w:r>
    </w:p>
    <w:p w14:paraId="735E6CBB" w14:textId="77777777" w:rsidR="00526535" w:rsidRPr="001B2B9B" w:rsidRDefault="00526535" w:rsidP="00526535">
      <w:pPr>
        <w:pStyle w:val="ListParagraph"/>
      </w:pPr>
    </w:p>
    <w:p w14:paraId="77A9BFCA" w14:textId="77777777" w:rsidR="005B12F2" w:rsidRPr="00526535" w:rsidRDefault="005B12F2" w:rsidP="00526535">
      <w:pPr>
        <w:rPr>
          <w:i/>
          <w:iCs/>
        </w:rPr>
      </w:pPr>
      <w:r w:rsidRPr="00526535">
        <w:rPr>
          <w:b/>
          <w:bCs/>
          <w:i/>
          <w:iCs/>
        </w:rPr>
        <w:t xml:space="preserve">Final account close out </w:t>
      </w:r>
    </w:p>
    <w:p w14:paraId="462F93D4" w14:textId="77777777" w:rsidR="005B12F2" w:rsidRPr="001B2B9B" w:rsidRDefault="005B12F2" w:rsidP="00F64F43">
      <w:pPr>
        <w:pStyle w:val="ListParagraph"/>
        <w:numPr>
          <w:ilvl w:val="0"/>
          <w:numId w:val="425"/>
        </w:numPr>
      </w:pPr>
      <w:r w:rsidRPr="001B2B9B">
        <w:t xml:space="preserve">Prompt final accounting with our clients will enable us to obtain earlier final payment (save for retention). </w:t>
      </w:r>
    </w:p>
    <w:p w14:paraId="2A471824" w14:textId="77777777" w:rsidR="005B12F2" w:rsidRPr="001B2B9B" w:rsidRDefault="005B12F2" w:rsidP="00F64F43">
      <w:pPr>
        <w:pStyle w:val="ListParagraph"/>
        <w:ind w:left="0"/>
      </w:pPr>
    </w:p>
    <w:p w14:paraId="0475D4AE" w14:textId="77777777" w:rsidR="005B12F2" w:rsidRPr="001B2B9B" w:rsidRDefault="005B12F2" w:rsidP="00F64F43">
      <w:pPr>
        <w:pStyle w:val="ListParagraph"/>
        <w:numPr>
          <w:ilvl w:val="0"/>
          <w:numId w:val="425"/>
        </w:numPr>
      </w:pPr>
      <w:r w:rsidRPr="001B2B9B">
        <w:t xml:space="preserve">This should not preclude a proper final account process in full and proper evaluation of our account but will help avoid protracted negotiations and an adverse effect of on the project cash position. </w:t>
      </w:r>
    </w:p>
    <w:p w14:paraId="376CC225" w14:textId="77777777" w:rsidR="005B12F2" w:rsidRPr="001B2B9B" w:rsidRDefault="005B12F2" w:rsidP="00F64F43">
      <w:pPr>
        <w:pStyle w:val="ListParagraph"/>
        <w:ind w:left="0"/>
      </w:pPr>
    </w:p>
    <w:p w14:paraId="6260E25A" w14:textId="77777777" w:rsidR="005B12F2" w:rsidRPr="001B2B9B" w:rsidRDefault="005B12F2" w:rsidP="00F64F43">
      <w:pPr>
        <w:pStyle w:val="ListParagraph"/>
        <w:numPr>
          <w:ilvl w:val="0"/>
          <w:numId w:val="425"/>
        </w:numPr>
      </w:pPr>
      <w:r w:rsidRPr="001B2B9B">
        <w:t>Key to this will be the effectiveness of our change control process and a ‘day one final account’ approach.</w:t>
      </w:r>
    </w:p>
    <w:p w14:paraId="35379BF9" w14:textId="77777777" w:rsidR="00B8169C" w:rsidRPr="001B2B9B" w:rsidRDefault="00B8169C" w:rsidP="001B2B9B">
      <w:pPr>
        <w:rPr>
          <w:rFonts w:eastAsiaTheme="majorEastAsia" w:cstheme="majorBidi"/>
          <w:b/>
          <w:color w:val="0F4761" w:themeColor="accent1" w:themeShade="BF"/>
        </w:rPr>
      </w:pPr>
      <w:r w:rsidRPr="001B2B9B">
        <w:rPr>
          <w:b/>
        </w:rPr>
        <w:br w:type="page"/>
      </w:r>
    </w:p>
    <w:p w14:paraId="4A53C8B1" w14:textId="7EE2BBD7" w:rsidR="005B12F2" w:rsidRPr="001B2B9B" w:rsidRDefault="00EF71C1" w:rsidP="001B2B9B">
      <w:pPr>
        <w:pStyle w:val="Heading2"/>
        <w:rPr>
          <w:rFonts w:asciiTheme="minorHAnsi" w:hAnsiTheme="minorHAnsi"/>
          <w:b/>
          <w:bCs/>
          <w:sz w:val="24"/>
          <w:szCs w:val="24"/>
        </w:rPr>
      </w:pPr>
      <w:bookmarkStart w:id="157" w:name="_Toc232964157"/>
      <w:r w:rsidRPr="001B2B9B">
        <w:rPr>
          <w:rFonts w:asciiTheme="minorHAnsi" w:hAnsiTheme="minorHAnsi"/>
          <w:b/>
          <w:bCs/>
          <w:sz w:val="24"/>
          <w:szCs w:val="24"/>
        </w:rPr>
        <w:lastRenderedPageBreak/>
        <w:t>LETTERS OF INTENT</w:t>
      </w:r>
      <w:bookmarkEnd w:id="157"/>
    </w:p>
    <w:p w14:paraId="31BB8719" w14:textId="77777777" w:rsidR="009468C6" w:rsidRPr="001B2B9B" w:rsidRDefault="009468C6" w:rsidP="001B2B9B">
      <w:pPr>
        <w:pStyle w:val="ListParagraph"/>
        <w:numPr>
          <w:ilvl w:val="0"/>
          <w:numId w:val="377"/>
        </w:numPr>
        <w:ind w:left="0"/>
        <w:rPr>
          <w:b/>
          <w:bCs/>
        </w:rPr>
      </w:pPr>
      <w:r w:rsidRPr="001B2B9B">
        <w:rPr>
          <w:b/>
          <w:bCs/>
        </w:rPr>
        <w:t>Introduction</w:t>
      </w:r>
    </w:p>
    <w:p w14:paraId="023A9F6E" w14:textId="623598D3" w:rsidR="009468C6" w:rsidRPr="001B2B9B" w:rsidRDefault="009468C6" w:rsidP="001B2B9B">
      <w:r w:rsidRPr="001B2B9B">
        <w:t xml:space="preserve">This document sets out the key points that should be taken into account when the company is considering carrying out work under a letter of intent (LOI) and/ or the employment of our </w:t>
      </w:r>
      <w:r w:rsidR="00526535">
        <w:t>s</w:t>
      </w:r>
      <w:r w:rsidRPr="001B2B9B">
        <w:t>ub-</w:t>
      </w:r>
      <w:r w:rsidR="00526535">
        <w:t>c</w:t>
      </w:r>
      <w:r w:rsidRPr="001B2B9B">
        <w:t xml:space="preserve">ontract </w:t>
      </w:r>
      <w:r w:rsidR="00526535">
        <w:t>s</w:t>
      </w:r>
      <w:r w:rsidRPr="001B2B9B">
        <w:t xml:space="preserve">upply </w:t>
      </w:r>
      <w:r w:rsidR="00526535">
        <w:t>c</w:t>
      </w:r>
      <w:r w:rsidRPr="001B2B9B">
        <w:t xml:space="preserve">hain on such. </w:t>
      </w:r>
    </w:p>
    <w:p w14:paraId="1E02EE2B" w14:textId="763CD32A" w:rsidR="009468C6" w:rsidRPr="001B2B9B" w:rsidRDefault="009468C6" w:rsidP="001B2B9B">
      <w:r w:rsidRPr="001B2B9B">
        <w:t xml:space="preserve">Ideally and wherever possible, site work or design work is not carried out under a letter of intent. </w:t>
      </w:r>
      <w:r w:rsidR="00526535" w:rsidRPr="001B2B9B">
        <w:t>Instead,</w:t>
      </w:r>
      <w:r w:rsidRPr="001B2B9B">
        <w:t xml:space="preserve"> a formal contract should be executed before work commences. </w:t>
      </w:r>
    </w:p>
    <w:p w14:paraId="7177ABBB" w14:textId="78825ACA" w:rsidR="009468C6" w:rsidRPr="001B2B9B" w:rsidRDefault="009468C6" w:rsidP="001B2B9B">
      <w:r w:rsidRPr="001B2B9B">
        <w:t xml:space="preserve">Notwithstanding the above, the company will carry out works under such an agreement in exceptional circumstances, and only with the approval of </w:t>
      </w:r>
      <w:r w:rsidR="00526535">
        <w:t xml:space="preserve">a </w:t>
      </w:r>
      <w:r w:rsidRPr="001B2B9B">
        <w:t xml:space="preserve">Director.  </w:t>
      </w:r>
    </w:p>
    <w:p w14:paraId="17041A0D" w14:textId="16A2D6E6" w:rsidR="009468C6" w:rsidRPr="001B2B9B" w:rsidRDefault="009468C6" w:rsidP="001B2B9B">
      <w:r w:rsidRPr="001B2B9B">
        <w:t xml:space="preserve">Letters of intent cover a wide variety of different documents, which can give rise to different legal effects. As a result, it is not possible to give prescriptive guidance regarding acceptable criteria for LOIs. Whether or not a particular LOI is acceptable to the company will be assessed on a case-by-case basis by the </w:t>
      </w:r>
      <w:r w:rsidR="00526535">
        <w:t>Commercial Manager</w:t>
      </w:r>
      <w:r w:rsidRPr="001B2B9B">
        <w:t xml:space="preserve">. </w:t>
      </w:r>
    </w:p>
    <w:p w14:paraId="1368149B" w14:textId="402FAEE1" w:rsidR="009468C6" w:rsidRPr="001B2B9B" w:rsidRDefault="009468C6" w:rsidP="001B2B9B">
      <w:r w:rsidRPr="001B2B9B">
        <w:t xml:space="preserve">Responsibility for the negotiation of the terms of any LOI rests with the </w:t>
      </w:r>
      <w:r w:rsidR="00526535">
        <w:t>Commercial Manager</w:t>
      </w:r>
      <w:r w:rsidRPr="001B2B9B">
        <w:t xml:space="preserve">. </w:t>
      </w:r>
    </w:p>
    <w:p w14:paraId="1AEB3469" w14:textId="77777777" w:rsidR="009468C6" w:rsidRPr="001B2B9B" w:rsidRDefault="009468C6" w:rsidP="001B2B9B">
      <w:pPr>
        <w:pStyle w:val="ListParagraph"/>
        <w:numPr>
          <w:ilvl w:val="0"/>
          <w:numId w:val="377"/>
        </w:numPr>
        <w:ind w:left="0"/>
      </w:pPr>
      <w:r w:rsidRPr="001B2B9B">
        <w:rPr>
          <w:b/>
          <w:bCs/>
        </w:rPr>
        <w:t>LETTERS OF INTENT FROM CLIENTS</w:t>
      </w:r>
    </w:p>
    <w:p w14:paraId="4C46592A" w14:textId="313B9C40" w:rsidR="009468C6" w:rsidRPr="001B2B9B" w:rsidRDefault="009468C6" w:rsidP="00526535">
      <w:pPr>
        <w:pStyle w:val="ListParagraph"/>
        <w:numPr>
          <w:ilvl w:val="0"/>
          <w:numId w:val="426"/>
        </w:numPr>
      </w:pPr>
      <w:r w:rsidRPr="001B2B9B">
        <w:t xml:space="preserve">An LOI in itself </w:t>
      </w:r>
      <w:r w:rsidR="00526535">
        <w:t xml:space="preserve">is </w:t>
      </w:r>
      <w:r w:rsidRPr="001B2B9B">
        <w:t>a contract between the parties, albeit usually an abridged version of the full sub</w:t>
      </w:r>
      <w:r w:rsidR="00526535">
        <w:t>-</w:t>
      </w:r>
      <w:r w:rsidRPr="001B2B9B">
        <w:t xml:space="preserve">contract. </w:t>
      </w:r>
    </w:p>
    <w:p w14:paraId="41D782DD" w14:textId="77777777" w:rsidR="009468C6" w:rsidRPr="001B2B9B" w:rsidRDefault="009468C6" w:rsidP="001B2B9B">
      <w:pPr>
        <w:pStyle w:val="ListParagraph"/>
        <w:spacing w:after="0"/>
        <w:ind w:left="0"/>
      </w:pPr>
    </w:p>
    <w:p w14:paraId="03C433A0" w14:textId="77777777" w:rsidR="009468C6" w:rsidRPr="001B2B9B" w:rsidRDefault="009468C6" w:rsidP="00526535">
      <w:pPr>
        <w:pStyle w:val="ListParagraph"/>
        <w:numPr>
          <w:ilvl w:val="0"/>
          <w:numId w:val="426"/>
        </w:numPr>
        <w:spacing w:after="0"/>
      </w:pPr>
      <w:r w:rsidRPr="001B2B9B">
        <w:t xml:space="preserve">It governs the conduct of the parties as a standalone agreement until it is superseded by the subcontract. </w:t>
      </w:r>
    </w:p>
    <w:p w14:paraId="18FD44B7" w14:textId="77777777" w:rsidR="009468C6" w:rsidRPr="001B2B9B" w:rsidRDefault="009468C6" w:rsidP="001B2B9B">
      <w:pPr>
        <w:pStyle w:val="ListParagraph"/>
        <w:spacing w:after="0"/>
        <w:ind w:left="0"/>
      </w:pPr>
    </w:p>
    <w:p w14:paraId="4741CDD0" w14:textId="0055E308" w:rsidR="009468C6" w:rsidRPr="001B2B9B" w:rsidRDefault="009468C6" w:rsidP="00526535">
      <w:pPr>
        <w:pStyle w:val="ListParagraph"/>
        <w:numPr>
          <w:ilvl w:val="0"/>
          <w:numId w:val="426"/>
        </w:numPr>
        <w:spacing w:after="0"/>
      </w:pPr>
      <w:r w:rsidRPr="001B2B9B">
        <w:t>As such, wherever possible, the LOI should meet the following criteria;</w:t>
      </w:r>
    </w:p>
    <w:p w14:paraId="42817A48" w14:textId="77777777" w:rsidR="009468C6" w:rsidRPr="001B2B9B" w:rsidRDefault="009468C6" w:rsidP="001B2B9B">
      <w:pPr>
        <w:spacing w:after="0"/>
      </w:pPr>
    </w:p>
    <w:p w14:paraId="7C3CEE33" w14:textId="77777777" w:rsidR="009468C6" w:rsidRPr="001B2B9B" w:rsidRDefault="009468C6" w:rsidP="00526535">
      <w:pPr>
        <w:pStyle w:val="ListParagraph"/>
        <w:numPr>
          <w:ilvl w:val="1"/>
          <w:numId w:val="426"/>
        </w:numPr>
        <w:spacing w:after="0"/>
      </w:pPr>
      <w:r w:rsidRPr="001B2B9B">
        <w:t xml:space="preserve">The letter must not be referenced as being ‘subject to contract’. </w:t>
      </w:r>
    </w:p>
    <w:p w14:paraId="488B16C2" w14:textId="77777777" w:rsidR="009468C6" w:rsidRPr="001B2B9B" w:rsidRDefault="009468C6" w:rsidP="001B2B9B">
      <w:pPr>
        <w:pStyle w:val="ListParagraph"/>
        <w:spacing w:after="0"/>
        <w:ind w:left="0"/>
      </w:pPr>
    </w:p>
    <w:p w14:paraId="1AF4F09D" w14:textId="77777777" w:rsidR="009468C6" w:rsidRPr="001B2B9B" w:rsidRDefault="009468C6" w:rsidP="00526535">
      <w:pPr>
        <w:pStyle w:val="ListParagraph"/>
        <w:numPr>
          <w:ilvl w:val="1"/>
          <w:numId w:val="426"/>
        </w:numPr>
        <w:spacing w:after="0"/>
      </w:pPr>
      <w:r w:rsidRPr="001B2B9B">
        <w:t xml:space="preserve">The letter must include a clear and unambiguous instruction to proceed with the works or a specified part of the works. </w:t>
      </w:r>
    </w:p>
    <w:p w14:paraId="41BF6C3C" w14:textId="77777777" w:rsidR="009468C6" w:rsidRPr="001B2B9B" w:rsidRDefault="009468C6" w:rsidP="001B2B9B">
      <w:pPr>
        <w:spacing w:after="0"/>
      </w:pPr>
    </w:p>
    <w:p w14:paraId="67A81249" w14:textId="77777777" w:rsidR="009468C6" w:rsidRPr="001B2B9B" w:rsidRDefault="009468C6" w:rsidP="00526535">
      <w:pPr>
        <w:pStyle w:val="ListParagraph"/>
        <w:numPr>
          <w:ilvl w:val="1"/>
          <w:numId w:val="426"/>
        </w:numPr>
        <w:spacing w:after="0"/>
      </w:pPr>
      <w:r w:rsidRPr="001B2B9B">
        <w:t xml:space="preserve">The scope of the work to be carried out must be clear, as would be the case under the subcontract. </w:t>
      </w:r>
    </w:p>
    <w:p w14:paraId="35D26837" w14:textId="77777777" w:rsidR="009468C6" w:rsidRPr="001B2B9B" w:rsidRDefault="009468C6" w:rsidP="001B2B9B">
      <w:pPr>
        <w:pStyle w:val="ListParagraph"/>
        <w:spacing w:after="0"/>
        <w:ind w:left="0"/>
      </w:pPr>
    </w:p>
    <w:p w14:paraId="63F4DCD2" w14:textId="77777777" w:rsidR="009468C6" w:rsidRPr="001B2B9B" w:rsidRDefault="009468C6" w:rsidP="00526535">
      <w:pPr>
        <w:pStyle w:val="ListParagraph"/>
        <w:numPr>
          <w:ilvl w:val="1"/>
          <w:numId w:val="426"/>
        </w:numPr>
        <w:spacing w:after="0"/>
      </w:pPr>
      <w:r w:rsidRPr="001B2B9B">
        <w:t xml:space="preserve">The value of the LOI should be clear and a sensible cap defined to avoid the company entering into too long a duration or too extensive a commitment under the LOI. </w:t>
      </w:r>
    </w:p>
    <w:p w14:paraId="43C85222" w14:textId="77777777" w:rsidR="009468C6" w:rsidRPr="001B2B9B" w:rsidRDefault="009468C6" w:rsidP="001B2B9B">
      <w:pPr>
        <w:pStyle w:val="ListParagraph"/>
        <w:spacing w:after="0"/>
        <w:ind w:left="0"/>
      </w:pPr>
    </w:p>
    <w:p w14:paraId="7703C721" w14:textId="6E9C3D92" w:rsidR="009468C6" w:rsidRPr="001B2B9B" w:rsidRDefault="009468C6" w:rsidP="00526535">
      <w:pPr>
        <w:pStyle w:val="ListParagraph"/>
        <w:numPr>
          <w:ilvl w:val="1"/>
          <w:numId w:val="426"/>
        </w:numPr>
        <w:spacing w:after="0"/>
      </w:pPr>
      <w:r w:rsidRPr="001B2B9B">
        <w:t xml:space="preserve">Such value of the LOI must state that this is exclusive of VAT, otherwise this is deemed to include it and lower the expenditure amount. </w:t>
      </w:r>
    </w:p>
    <w:p w14:paraId="66FB2297" w14:textId="77777777" w:rsidR="009468C6" w:rsidRPr="001B2B9B" w:rsidRDefault="009468C6" w:rsidP="001B2B9B">
      <w:pPr>
        <w:spacing w:after="0"/>
      </w:pPr>
    </w:p>
    <w:p w14:paraId="4B6AE062" w14:textId="77777777" w:rsidR="009468C6" w:rsidRPr="001B2B9B" w:rsidRDefault="009468C6" w:rsidP="00526535">
      <w:pPr>
        <w:pStyle w:val="ListParagraph"/>
        <w:numPr>
          <w:ilvl w:val="1"/>
          <w:numId w:val="426"/>
        </w:numPr>
        <w:spacing w:after="0"/>
      </w:pPr>
      <w:r w:rsidRPr="001B2B9B">
        <w:t xml:space="preserve">Where a time limit is specified, it must be checked that the financial values are consistent with this. </w:t>
      </w:r>
    </w:p>
    <w:p w14:paraId="5E2EEE29" w14:textId="77777777" w:rsidR="009468C6" w:rsidRPr="001B2B9B" w:rsidRDefault="009468C6" w:rsidP="001B2B9B">
      <w:pPr>
        <w:pStyle w:val="ListParagraph"/>
        <w:spacing w:after="0"/>
        <w:ind w:left="0"/>
      </w:pPr>
    </w:p>
    <w:p w14:paraId="49737D93" w14:textId="77777777" w:rsidR="009468C6" w:rsidRPr="001B2B9B" w:rsidRDefault="009468C6" w:rsidP="00526535">
      <w:pPr>
        <w:pStyle w:val="ListParagraph"/>
        <w:numPr>
          <w:ilvl w:val="1"/>
          <w:numId w:val="426"/>
        </w:numPr>
        <w:spacing w:after="0"/>
      </w:pPr>
      <w:r w:rsidRPr="001B2B9B">
        <w:t xml:space="preserve">Payment terms must be clear. The letter must state the basis on which payment for the work will be valued and what the arrangements are for interim payments. </w:t>
      </w:r>
    </w:p>
    <w:p w14:paraId="6EA552B5" w14:textId="77777777" w:rsidR="009468C6" w:rsidRPr="001B2B9B" w:rsidRDefault="009468C6" w:rsidP="001B2B9B">
      <w:pPr>
        <w:spacing w:after="0"/>
      </w:pPr>
    </w:p>
    <w:p w14:paraId="5762CF95" w14:textId="181A746B" w:rsidR="009468C6" w:rsidRPr="001B2B9B" w:rsidRDefault="009468C6" w:rsidP="00526535">
      <w:pPr>
        <w:pStyle w:val="ListParagraph"/>
        <w:numPr>
          <w:ilvl w:val="1"/>
          <w:numId w:val="426"/>
        </w:numPr>
        <w:spacing w:after="0"/>
      </w:pPr>
      <w:r w:rsidRPr="001B2B9B">
        <w:t xml:space="preserve">The letter must refer to the base terms and conditions of the proposed subcontract that are deemed to apply. Where the terms of the subcontract have not been agreed, it is good practice to refer to the unamended form of subcontract where the proposed form is based on </w:t>
      </w:r>
      <w:r w:rsidR="00ED2E51" w:rsidRPr="00851718">
        <w:rPr>
          <w:highlight w:val="red"/>
        </w:rPr>
        <w:t>COMPANY NAME</w:t>
      </w:r>
      <w:r w:rsidRPr="001B2B9B">
        <w:t xml:space="preserve"> Standard Terms of Sale. </w:t>
      </w:r>
    </w:p>
    <w:p w14:paraId="04C25B47" w14:textId="77777777" w:rsidR="009468C6" w:rsidRPr="001B2B9B" w:rsidRDefault="009468C6" w:rsidP="001B2B9B">
      <w:pPr>
        <w:pStyle w:val="ListParagraph"/>
        <w:spacing w:after="0"/>
        <w:ind w:left="0"/>
      </w:pPr>
    </w:p>
    <w:p w14:paraId="2F346599" w14:textId="77777777" w:rsidR="009468C6" w:rsidRPr="001B2B9B" w:rsidRDefault="009468C6" w:rsidP="00526535">
      <w:pPr>
        <w:pStyle w:val="ListParagraph"/>
        <w:numPr>
          <w:ilvl w:val="1"/>
          <w:numId w:val="426"/>
        </w:numPr>
        <w:spacing w:after="0"/>
      </w:pPr>
      <w:r w:rsidRPr="001B2B9B">
        <w:t xml:space="preserve">Where possible, the letter should state any exclusions or limitations agreed in respect of the company’s liability (see the tender exclusions for examples). </w:t>
      </w:r>
    </w:p>
    <w:p w14:paraId="082A57E8" w14:textId="77777777" w:rsidR="009468C6" w:rsidRPr="001B2B9B" w:rsidRDefault="009468C6" w:rsidP="001B2B9B">
      <w:pPr>
        <w:pStyle w:val="ListParagraph"/>
        <w:spacing w:after="0"/>
        <w:ind w:left="0"/>
      </w:pPr>
    </w:p>
    <w:p w14:paraId="5B7B1108" w14:textId="77777777" w:rsidR="009468C6" w:rsidRPr="001B2B9B" w:rsidRDefault="009468C6" w:rsidP="00526535">
      <w:pPr>
        <w:pStyle w:val="ListParagraph"/>
        <w:numPr>
          <w:ilvl w:val="1"/>
          <w:numId w:val="426"/>
        </w:numPr>
        <w:spacing w:after="0"/>
      </w:pPr>
      <w:r w:rsidRPr="001B2B9B">
        <w:t xml:space="preserve">The letter must state a reasonable date for commencement of the work, to allow the necessary lead-in period. </w:t>
      </w:r>
    </w:p>
    <w:p w14:paraId="1B495120" w14:textId="77777777" w:rsidR="009468C6" w:rsidRPr="001B2B9B" w:rsidRDefault="009468C6" w:rsidP="001B2B9B">
      <w:pPr>
        <w:pStyle w:val="ListParagraph"/>
        <w:spacing w:after="0"/>
        <w:ind w:left="0"/>
      </w:pPr>
    </w:p>
    <w:p w14:paraId="66B9FDB5" w14:textId="77777777" w:rsidR="009468C6" w:rsidRPr="001B2B9B" w:rsidRDefault="009468C6" w:rsidP="00526535">
      <w:pPr>
        <w:pStyle w:val="ListParagraph"/>
        <w:numPr>
          <w:ilvl w:val="1"/>
          <w:numId w:val="426"/>
        </w:numPr>
        <w:spacing w:after="0"/>
      </w:pPr>
      <w:r w:rsidRPr="001B2B9B">
        <w:t xml:space="preserve">The letter should state that no rights are conferred on any third parties. </w:t>
      </w:r>
    </w:p>
    <w:p w14:paraId="0846F4BB" w14:textId="77777777" w:rsidR="009468C6" w:rsidRPr="001B2B9B" w:rsidRDefault="009468C6" w:rsidP="001B2B9B">
      <w:pPr>
        <w:pStyle w:val="ListParagraph"/>
        <w:spacing w:after="0"/>
        <w:ind w:left="0"/>
      </w:pPr>
    </w:p>
    <w:p w14:paraId="25275398" w14:textId="77777777" w:rsidR="009468C6" w:rsidRPr="001B2B9B" w:rsidRDefault="009468C6" w:rsidP="00526535">
      <w:pPr>
        <w:pStyle w:val="ListParagraph"/>
        <w:numPr>
          <w:ilvl w:val="1"/>
          <w:numId w:val="426"/>
        </w:numPr>
        <w:spacing w:after="0"/>
      </w:pPr>
      <w:r w:rsidRPr="001B2B9B">
        <w:t xml:space="preserve">Neither the letter, nor any document enclosed with or referred to in it, should impose upon the company any obligation to enter into, provide or procure guarantees, performance bonds or collateral warranties. </w:t>
      </w:r>
    </w:p>
    <w:p w14:paraId="70BEC7C1" w14:textId="77777777" w:rsidR="009468C6" w:rsidRPr="001B2B9B" w:rsidRDefault="009468C6" w:rsidP="001B2B9B">
      <w:pPr>
        <w:pStyle w:val="ListParagraph"/>
        <w:spacing w:after="0"/>
        <w:ind w:left="0"/>
      </w:pPr>
    </w:p>
    <w:p w14:paraId="620239A3" w14:textId="77777777" w:rsidR="009468C6" w:rsidRPr="001B2B9B" w:rsidRDefault="009468C6" w:rsidP="00526535">
      <w:pPr>
        <w:pStyle w:val="ListParagraph"/>
        <w:numPr>
          <w:ilvl w:val="1"/>
          <w:numId w:val="426"/>
        </w:numPr>
        <w:spacing w:after="0"/>
      </w:pPr>
      <w:r w:rsidRPr="001B2B9B">
        <w:t xml:space="preserve">The letter must not oblige the company to enter into the formal subcontract until the terms of that contract are agreed between the parties. It is good practice for the negotiation of these terms to be listed as part of the scope of LOI works or services. </w:t>
      </w:r>
    </w:p>
    <w:p w14:paraId="0A6A0C3E" w14:textId="77777777" w:rsidR="009468C6" w:rsidRPr="001B2B9B" w:rsidRDefault="009468C6" w:rsidP="001B2B9B">
      <w:pPr>
        <w:pStyle w:val="ListParagraph"/>
        <w:spacing w:after="0"/>
        <w:ind w:left="0"/>
      </w:pPr>
    </w:p>
    <w:p w14:paraId="21645AD3" w14:textId="36072DEF" w:rsidR="009468C6" w:rsidRPr="001B2B9B" w:rsidRDefault="009468C6" w:rsidP="00526535">
      <w:pPr>
        <w:pStyle w:val="ListParagraph"/>
        <w:numPr>
          <w:ilvl w:val="1"/>
          <w:numId w:val="426"/>
        </w:numPr>
        <w:spacing w:after="0"/>
      </w:pPr>
      <w:r w:rsidRPr="001B2B9B">
        <w:t xml:space="preserve">The letter or the documents enclosed </w:t>
      </w:r>
      <w:r w:rsidR="00EB3A6D" w:rsidRPr="001B2B9B">
        <w:t>within or</w:t>
      </w:r>
      <w:r w:rsidRPr="001B2B9B">
        <w:t xml:space="preserve"> referred to in the letter must include appropriate arrangements for termination. </w:t>
      </w:r>
    </w:p>
    <w:p w14:paraId="21FD2240" w14:textId="77777777" w:rsidR="009468C6" w:rsidRPr="001B2B9B" w:rsidRDefault="009468C6" w:rsidP="001B2B9B">
      <w:pPr>
        <w:pStyle w:val="ListParagraph"/>
        <w:spacing w:after="0"/>
        <w:ind w:left="0"/>
      </w:pPr>
    </w:p>
    <w:p w14:paraId="0717C3AD" w14:textId="5F2560E5" w:rsidR="009468C6" w:rsidRPr="001B2B9B" w:rsidRDefault="009468C6" w:rsidP="00526535">
      <w:pPr>
        <w:pStyle w:val="ListParagraph"/>
        <w:numPr>
          <w:ilvl w:val="1"/>
          <w:numId w:val="426"/>
        </w:numPr>
        <w:spacing w:after="0"/>
      </w:pPr>
      <w:r w:rsidRPr="001B2B9B">
        <w:t xml:space="preserve">Should it be agreed that a </w:t>
      </w:r>
      <w:r w:rsidR="00D20299">
        <w:t>s</w:t>
      </w:r>
      <w:r w:rsidRPr="001B2B9B">
        <w:t>ub-</w:t>
      </w:r>
      <w:r w:rsidR="00D20299">
        <w:t>c</w:t>
      </w:r>
      <w:r w:rsidRPr="001B2B9B">
        <w:t xml:space="preserve">ontract is not forthcoming or the </w:t>
      </w:r>
      <w:r w:rsidR="00D20299">
        <w:t>c</w:t>
      </w:r>
      <w:r w:rsidRPr="001B2B9B">
        <w:t xml:space="preserve">lient is going to others for the works, the remedy clause cites that they are to pay costs incurred plus and agreed % mark-up (such % to be agreed with the Director). </w:t>
      </w:r>
    </w:p>
    <w:p w14:paraId="35BA6FD5" w14:textId="77777777" w:rsidR="009468C6" w:rsidRPr="001B2B9B" w:rsidRDefault="009468C6" w:rsidP="001B2B9B">
      <w:pPr>
        <w:spacing w:after="0"/>
      </w:pPr>
    </w:p>
    <w:p w14:paraId="4C6109C2" w14:textId="77777777" w:rsidR="009468C6" w:rsidRPr="001B2B9B" w:rsidRDefault="009468C6" w:rsidP="00526535">
      <w:pPr>
        <w:pStyle w:val="ListParagraph"/>
        <w:numPr>
          <w:ilvl w:val="0"/>
          <w:numId w:val="426"/>
        </w:numPr>
        <w:spacing w:after="0"/>
      </w:pPr>
      <w:r w:rsidRPr="001B2B9B">
        <w:lastRenderedPageBreak/>
        <w:t xml:space="preserve">The letter must be properly executed once agreed and, wherever possible, should include a governing law and jurisdiction clause. </w:t>
      </w:r>
    </w:p>
    <w:p w14:paraId="41C026FA" w14:textId="77777777" w:rsidR="009468C6" w:rsidRPr="001B2B9B" w:rsidRDefault="009468C6" w:rsidP="001B2B9B"/>
    <w:p w14:paraId="03A413F3" w14:textId="77777777" w:rsidR="009468C6" w:rsidRPr="001B2B9B" w:rsidRDefault="009468C6" w:rsidP="001B2B9B">
      <w:pPr>
        <w:rPr>
          <w:b/>
          <w:bCs/>
        </w:rPr>
      </w:pPr>
      <w:r w:rsidRPr="001B2B9B">
        <w:rPr>
          <w:b/>
          <w:bCs/>
        </w:rPr>
        <w:t>3. LETTERS OF INTENT TO SUPPLY CHAIN</w:t>
      </w:r>
    </w:p>
    <w:p w14:paraId="70153E33" w14:textId="1A300140" w:rsidR="009468C6" w:rsidRDefault="009468C6" w:rsidP="001B3689">
      <w:pPr>
        <w:pStyle w:val="ListParagraph"/>
        <w:numPr>
          <w:ilvl w:val="0"/>
          <w:numId w:val="427"/>
        </w:numPr>
        <w:spacing w:after="0"/>
      </w:pPr>
      <w:r w:rsidRPr="001B2B9B">
        <w:t xml:space="preserve">Where the company is engaged on the basis of a Letter of Intent, any </w:t>
      </w:r>
      <w:r w:rsidR="00810960">
        <w:t>s</w:t>
      </w:r>
      <w:r w:rsidRPr="001B2B9B">
        <w:t>ub-</w:t>
      </w:r>
      <w:r w:rsidR="00810960">
        <w:t>c</w:t>
      </w:r>
      <w:r w:rsidRPr="001B2B9B">
        <w:t xml:space="preserve">ontractor’s that are required to be procured for works under the LOI are to also be procured on the basis of a </w:t>
      </w:r>
      <w:r w:rsidR="00810960">
        <w:t>l</w:t>
      </w:r>
      <w:r w:rsidRPr="001B2B9B">
        <w:t xml:space="preserve">etter of </w:t>
      </w:r>
      <w:r w:rsidR="00810960">
        <w:t>i</w:t>
      </w:r>
      <w:r w:rsidRPr="001B2B9B">
        <w:t>ntent.</w:t>
      </w:r>
    </w:p>
    <w:p w14:paraId="3ED7B1CE" w14:textId="77777777" w:rsidR="00E96621" w:rsidRPr="001B2B9B" w:rsidRDefault="00E96621" w:rsidP="00E96621">
      <w:pPr>
        <w:spacing w:after="0"/>
        <w:ind w:left="360"/>
      </w:pPr>
    </w:p>
    <w:p w14:paraId="6F6F07FA" w14:textId="6B6B6A25" w:rsidR="009468C6" w:rsidRDefault="009468C6" w:rsidP="001B3689">
      <w:pPr>
        <w:pStyle w:val="ListParagraph"/>
        <w:numPr>
          <w:ilvl w:val="0"/>
          <w:numId w:val="427"/>
        </w:numPr>
        <w:spacing w:after="0"/>
      </w:pPr>
      <w:r w:rsidRPr="001B2B9B">
        <w:t xml:space="preserve">All commercial aspects are </w:t>
      </w:r>
      <w:r w:rsidR="00810960" w:rsidRPr="001B2B9B">
        <w:t>aligned,</w:t>
      </w:r>
      <w:r w:rsidRPr="001B2B9B">
        <w:t xml:space="preserve"> and the company is not at risk should the works not go ah</w:t>
      </w:r>
      <w:r w:rsidR="001B3689">
        <w:t>e</w:t>
      </w:r>
      <w:r w:rsidRPr="001B2B9B">
        <w:t>ad.</w:t>
      </w:r>
    </w:p>
    <w:p w14:paraId="6ACED3B0" w14:textId="77777777" w:rsidR="00E96621" w:rsidRPr="001B2B9B" w:rsidRDefault="00E96621" w:rsidP="00E96621">
      <w:pPr>
        <w:spacing w:after="0"/>
      </w:pPr>
    </w:p>
    <w:p w14:paraId="27424A80" w14:textId="0D4F873C" w:rsidR="009468C6" w:rsidRDefault="009468C6" w:rsidP="001B3689">
      <w:pPr>
        <w:pStyle w:val="ListParagraph"/>
        <w:numPr>
          <w:ilvl w:val="0"/>
          <w:numId w:val="427"/>
        </w:numPr>
        <w:spacing w:after="0"/>
      </w:pPr>
      <w:r w:rsidRPr="001B2B9B">
        <w:t xml:space="preserve">Downstream </w:t>
      </w:r>
      <w:r w:rsidR="001B3689">
        <w:t>l</w:t>
      </w:r>
      <w:r w:rsidRPr="001B2B9B">
        <w:t>etters o</w:t>
      </w:r>
      <w:r w:rsidR="001B3689">
        <w:t>f</w:t>
      </w:r>
      <w:r w:rsidRPr="001B2B9B">
        <w:t xml:space="preserve"> </w:t>
      </w:r>
      <w:r w:rsidR="001B3689">
        <w:t>i</w:t>
      </w:r>
      <w:r w:rsidRPr="001B2B9B">
        <w:t>ntent are to be drafted by the QS using the standard LOI template</w:t>
      </w:r>
      <w:r w:rsidRPr="001B2B9B">
        <w:rPr>
          <w:color w:val="EE0000"/>
        </w:rPr>
        <w:t xml:space="preserve"> </w:t>
      </w:r>
      <w:r w:rsidRPr="001B2B9B">
        <w:t>with the particulars as to the project and works being populated.</w:t>
      </w:r>
    </w:p>
    <w:p w14:paraId="7AA2D8AE" w14:textId="77777777" w:rsidR="00E96621" w:rsidRPr="001B2B9B" w:rsidRDefault="00E96621" w:rsidP="00E96621">
      <w:pPr>
        <w:spacing w:after="0"/>
      </w:pPr>
    </w:p>
    <w:p w14:paraId="3530DA3B" w14:textId="77777777" w:rsidR="009468C6" w:rsidRPr="001B2B9B" w:rsidRDefault="009468C6" w:rsidP="00526535">
      <w:pPr>
        <w:pStyle w:val="ListParagraph"/>
        <w:numPr>
          <w:ilvl w:val="0"/>
          <w:numId w:val="427"/>
        </w:numPr>
      </w:pPr>
      <w:r w:rsidRPr="001B2B9B">
        <w:t>It is essential when drafting a downstream Letter of Intent that;</w:t>
      </w:r>
    </w:p>
    <w:p w14:paraId="2E30D915" w14:textId="77777777" w:rsidR="009468C6" w:rsidRPr="001B2B9B" w:rsidRDefault="009468C6" w:rsidP="00E96621">
      <w:pPr>
        <w:pStyle w:val="ListParagraph"/>
        <w:numPr>
          <w:ilvl w:val="1"/>
          <w:numId w:val="427"/>
        </w:numPr>
      </w:pPr>
      <w:r w:rsidRPr="001B2B9B">
        <w:t>Expenditure Limit: Does not exceed our own limit, even in consideration to any other works that are required to be undertaken.</w:t>
      </w:r>
    </w:p>
    <w:p w14:paraId="2304D7B1" w14:textId="1166AA38" w:rsidR="009468C6" w:rsidRPr="001B2B9B" w:rsidRDefault="009468C6" w:rsidP="00E96621">
      <w:pPr>
        <w:pStyle w:val="ListParagraph"/>
        <w:numPr>
          <w:ilvl w:val="1"/>
          <w:numId w:val="427"/>
        </w:numPr>
      </w:pPr>
      <w:r w:rsidRPr="001B2B9B">
        <w:t>LOI Expiry Date: Aligns with our Upstream LOI</w:t>
      </w:r>
      <w:r w:rsidR="00E96621">
        <w:t>.</w:t>
      </w:r>
    </w:p>
    <w:p w14:paraId="0BD36BB5" w14:textId="7591ACAA" w:rsidR="009468C6" w:rsidRPr="001B2B9B" w:rsidRDefault="009468C6" w:rsidP="00E96621">
      <w:pPr>
        <w:pStyle w:val="ListParagraph"/>
        <w:numPr>
          <w:ilvl w:val="1"/>
          <w:numId w:val="427"/>
        </w:numPr>
      </w:pPr>
      <w:r w:rsidRPr="001B2B9B">
        <w:t xml:space="preserve">Payment terms: Agreed </w:t>
      </w:r>
      <w:r w:rsidR="00E96621">
        <w:t>p</w:t>
      </w:r>
      <w:r w:rsidRPr="001B2B9B">
        <w:t xml:space="preserve">ayment terms that are beyond our own under the </w:t>
      </w:r>
      <w:r w:rsidR="00E96621">
        <w:t>u</w:t>
      </w:r>
      <w:r w:rsidRPr="001B2B9B">
        <w:t>pstream LOI</w:t>
      </w:r>
      <w:r w:rsidR="00E96621">
        <w:t>.</w:t>
      </w:r>
    </w:p>
    <w:p w14:paraId="48D7C064" w14:textId="77777777" w:rsidR="009468C6" w:rsidRPr="001B2B9B" w:rsidRDefault="009468C6" w:rsidP="00E96621">
      <w:pPr>
        <w:pStyle w:val="ListParagraph"/>
        <w:numPr>
          <w:ilvl w:val="1"/>
          <w:numId w:val="427"/>
        </w:numPr>
      </w:pPr>
      <w:r w:rsidRPr="001B2B9B">
        <w:t xml:space="preserve">Retention: Minimum 5% </w:t>
      </w:r>
    </w:p>
    <w:p w14:paraId="17FC9AAA" w14:textId="12D37469" w:rsidR="009468C6" w:rsidRPr="001B2B9B" w:rsidRDefault="009468C6" w:rsidP="00E96621">
      <w:pPr>
        <w:pStyle w:val="ListParagraph"/>
        <w:numPr>
          <w:ilvl w:val="1"/>
          <w:numId w:val="427"/>
        </w:numPr>
      </w:pPr>
      <w:r w:rsidRPr="001B2B9B">
        <w:t xml:space="preserve">Scope of employment under LOI: Detailed </w:t>
      </w:r>
      <w:r w:rsidR="00E96621">
        <w:t>s</w:t>
      </w:r>
      <w:r w:rsidRPr="001B2B9B">
        <w:t xml:space="preserve">cope of </w:t>
      </w:r>
      <w:r w:rsidR="00E96621">
        <w:t>w</w:t>
      </w:r>
      <w:r w:rsidRPr="001B2B9B">
        <w:t>orks to be provided</w:t>
      </w:r>
    </w:p>
    <w:p w14:paraId="50C63988" w14:textId="1E71C2DE" w:rsidR="009468C6" w:rsidRPr="001B2B9B" w:rsidRDefault="009468C6" w:rsidP="00E96621">
      <w:pPr>
        <w:pStyle w:val="ListParagraph"/>
        <w:numPr>
          <w:ilvl w:val="1"/>
          <w:numId w:val="427"/>
        </w:numPr>
      </w:pPr>
      <w:r w:rsidRPr="001B2B9B">
        <w:t xml:space="preserve">Insurances: Aligns with our </w:t>
      </w:r>
      <w:r w:rsidR="00E96621">
        <w:t>u</w:t>
      </w:r>
      <w:r w:rsidRPr="001B2B9B">
        <w:t xml:space="preserve">pstream LOI. </w:t>
      </w:r>
    </w:p>
    <w:p w14:paraId="5F9A0513" w14:textId="77777777" w:rsidR="009468C6" w:rsidRPr="001B2B9B" w:rsidRDefault="009468C6" w:rsidP="00E96621">
      <w:pPr>
        <w:pStyle w:val="ListParagraph"/>
        <w:numPr>
          <w:ilvl w:val="1"/>
          <w:numId w:val="427"/>
        </w:numPr>
      </w:pPr>
      <w:r w:rsidRPr="001B2B9B">
        <w:t xml:space="preserve">Agreed package value: If package value agreed then this is to be noted, but clarity to be made this is not the expenditure limit. </w:t>
      </w:r>
    </w:p>
    <w:p w14:paraId="32C18E9B" w14:textId="7D114346" w:rsidR="009468C6" w:rsidRPr="001B2B9B" w:rsidRDefault="009468C6" w:rsidP="00E96621">
      <w:pPr>
        <w:pStyle w:val="ListParagraph"/>
        <w:numPr>
          <w:ilvl w:val="1"/>
          <w:numId w:val="427"/>
        </w:numPr>
      </w:pPr>
      <w:r w:rsidRPr="001B2B9B">
        <w:t xml:space="preserve">Documents &amp; </w:t>
      </w:r>
      <w:r w:rsidR="00E96621">
        <w:t>s</w:t>
      </w:r>
      <w:r w:rsidRPr="001B2B9B">
        <w:t xml:space="preserve">pecs: </w:t>
      </w:r>
      <w:r w:rsidR="00EB3A6D" w:rsidRPr="001B2B9B">
        <w:t>Back-to-back</w:t>
      </w:r>
      <w:r w:rsidRPr="001B2B9B">
        <w:t xml:space="preserve"> our own LOI provisions that we have tendered on. </w:t>
      </w:r>
    </w:p>
    <w:p w14:paraId="4688AEF1" w14:textId="77777777" w:rsidR="009468C6" w:rsidRPr="001B2B9B" w:rsidRDefault="009468C6" w:rsidP="001B2B9B">
      <w:pPr>
        <w:pStyle w:val="ListParagraph"/>
        <w:ind w:left="0"/>
      </w:pPr>
    </w:p>
    <w:p w14:paraId="04AC3D34" w14:textId="0FA4EDE1" w:rsidR="009468C6" w:rsidRPr="001B2B9B" w:rsidRDefault="009468C6" w:rsidP="00526535">
      <w:pPr>
        <w:pStyle w:val="ListParagraph"/>
        <w:numPr>
          <w:ilvl w:val="0"/>
          <w:numId w:val="427"/>
        </w:numPr>
      </w:pPr>
      <w:r w:rsidRPr="001B2B9B">
        <w:t xml:space="preserve">Prior to the issue of the Letter of Intent to the Sub-Contractor, the </w:t>
      </w:r>
      <w:r w:rsidR="00E96621">
        <w:t>Commercial Manager</w:t>
      </w:r>
      <w:r w:rsidRPr="001B2B9B">
        <w:t xml:space="preserve"> is to review and approve the drafting of the </w:t>
      </w:r>
      <w:r w:rsidR="00E96621">
        <w:t>l</w:t>
      </w:r>
      <w:r w:rsidRPr="001B2B9B">
        <w:t xml:space="preserve">etter of </w:t>
      </w:r>
      <w:r w:rsidR="00E96621">
        <w:t>i</w:t>
      </w:r>
      <w:r w:rsidRPr="001B2B9B">
        <w:t xml:space="preserve">ntent. </w:t>
      </w:r>
    </w:p>
    <w:p w14:paraId="3C48A7A2" w14:textId="5B4D1EB1" w:rsidR="005B12F2" w:rsidRPr="001B2B9B" w:rsidRDefault="005B12F2" w:rsidP="001B2B9B">
      <w:pPr>
        <w:rPr>
          <w:rFonts w:eastAsiaTheme="majorEastAsia" w:cstheme="majorBidi"/>
          <w:b/>
          <w:color w:val="0F4761" w:themeColor="accent1" w:themeShade="BF"/>
        </w:rPr>
      </w:pPr>
    </w:p>
    <w:p w14:paraId="4749EDEC" w14:textId="77777777" w:rsidR="009468C6" w:rsidRPr="001B2B9B" w:rsidRDefault="009468C6" w:rsidP="001B2B9B">
      <w:pPr>
        <w:rPr>
          <w:rFonts w:eastAsiaTheme="majorEastAsia" w:cstheme="majorBidi"/>
          <w:b/>
          <w:color w:val="0F4761" w:themeColor="accent1" w:themeShade="BF"/>
        </w:rPr>
      </w:pPr>
      <w:r w:rsidRPr="001B2B9B">
        <w:rPr>
          <w:b/>
        </w:rPr>
        <w:br w:type="page"/>
      </w:r>
    </w:p>
    <w:p w14:paraId="6580551A" w14:textId="50BC6F12" w:rsidR="00056BC9" w:rsidRPr="001B2B9B" w:rsidRDefault="00056BC9" w:rsidP="00E96621">
      <w:pPr>
        <w:pStyle w:val="Heading2"/>
        <w:rPr>
          <w:rFonts w:asciiTheme="minorHAnsi" w:hAnsiTheme="minorHAnsi"/>
          <w:b/>
          <w:bCs/>
          <w:sz w:val="24"/>
          <w:szCs w:val="24"/>
        </w:rPr>
      </w:pPr>
      <w:bookmarkStart w:id="158" w:name="_Toc232964158"/>
      <w:r w:rsidRPr="001B2B9B">
        <w:rPr>
          <w:rFonts w:asciiTheme="minorHAnsi" w:hAnsiTheme="minorHAnsi"/>
          <w:b/>
          <w:bCs/>
          <w:sz w:val="24"/>
          <w:szCs w:val="24"/>
        </w:rPr>
        <w:lastRenderedPageBreak/>
        <w:t>PAYMENT NOTICES &amp; PAYLESS NOTICES</w:t>
      </w:r>
      <w:bookmarkEnd w:id="158"/>
    </w:p>
    <w:p w14:paraId="6A23E0D2" w14:textId="6427CA14" w:rsidR="00664AB9" w:rsidRPr="001B2B9B" w:rsidRDefault="00664AB9" w:rsidP="001B2B9B">
      <w:pPr>
        <w:pStyle w:val="ListParagraph"/>
        <w:numPr>
          <w:ilvl w:val="0"/>
          <w:numId w:val="390"/>
        </w:numPr>
        <w:ind w:left="0"/>
        <w:rPr>
          <w:b/>
          <w:bCs/>
        </w:rPr>
      </w:pPr>
      <w:r w:rsidRPr="001B2B9B">
        <w:rPr>
          <w:b/>
          <w:bCs/>
        </w:rPr>
        <w:t>Introduction</w:t>
      </w:r>
    </w:p>
    <w:p w14:paraId="7D74D2B8" w14:textId="77777777" w:rsidR="00664AB9" w:rsidRPr="001B2B9B" w:rsidRDefault="00664AB9" w:rsidP="001B2B9B">
      <w:r w:rsidRPr="001B2B9B">
        <w:t xml:space="preserve">This guide gives a brief overview of what the company needs to do in order to comply with the requirements of contracts and legislation, both upstream and downstream, in relation to payment notices and pay less notices. It also advises of the likely implications of failing to adhere to these requirements. </w:t>
      </w:r>
    </w:p>
    <w:p w14:paraId="05C4D568" w14:textId="77777777" w:rsidR="00664AB9" w:rsidRPr="001B2B9B" w:rsidRDefault="00664AB9" w:rsidP="001B2B9B">
      <w:pPr>
        <w:pStyle w:val="ListParagraph"/>
        <w:numPr>
          <w:ilvl w:val="0"/>
          <w:numId w:val="390"/>
        </w:numPr>
        <w:ind w:left="0"/>
      </w:pPr>
      <w:r w:rsidRPr="001B2B9B">
        <w:rPr>
          <w:b/>
          <w:bCs/>
        </w:rPr>
        <w:t>What is a Payment Notice</w:t>
      </w:r>
    </w:p>
    <w:p w14:paraId="6B3BB44C" w14:textId="77777777" w:rsidR="00664AB9" w:rsidRPr="001B2B9B" w:rsidRDefault="00664AB9" w:rsidP="00E96621">
      <w:pPr>
        <w:pStyle w:val="ListParagraph"/>
        <w:numPr>
          <w:ilvl w:val="0"/>
          <w:numId w:val="429"/>
        </w:numPr>
      </w:pPr>
      <w:r w:rsidRPr="001B2B9B">
        <w:t>A payment notice is a document that is required by statute to be issued for every payment made in the construction and engineering sector.</w:t>
      </w:r>
    </w:p>
    <w:p w14:paraId="6C80A651" w14:textId="77777777" w:rsidR="00664AB9" w:rsidRPr="001B2B9B" w:rsidRDefault="00664AB9" w:rsidP="00E96621">
      <w:pPr>
        <w:pStyle w:val="ListParagraph"/>
        <w:ind w:left="0"/>
      </w:pPr>
    </w:p>
    <w:p w14:paraId="1E79620C" w14:textId="04C60AB2" w:rsidR="00664AB9" w:rsidRPr="001B2B9B" w:rsidRDefault="00664AB9" w:rsidP="00E96621">
      <w:pPr>
        <w:pStyle w:val="ListParagraph"/>
        <w:numPr>
          <w:ilvl w:val="0"/>
          <w:numId w:val="429"/>
        </w:numPr>
      </w:pPr>
      <w:r w:rsidRPr="001B2B9B">
        <w:t xml:space="preserve">It is usually issued by the paying party following the receipt of a payment application by the contractor/supply chain, depending on the particulars and the type of contract. </w:t>
      </w:r>
    </w:p>
    <w:p w14:paraId="31B31A23" w14:textId="77777777" w:rsidR="00664AB9" w:rsidRPr="001B2B9B" w:rsidRDefault="00664AB9" w:rsidP="00E96621">
      <w:pPr>
        <w:pStyle w:val="ListParagraph"/>
        <w:ind w:left="0"/>
      </w:pPr>
    </w:p>
    <w:p w14:paraId="3EFE77E6" w14:textId="77777777" w:rsidR="00664AB9" w:rsidRPr="001B2B9B" w:rsidRDefault="00664AB9" w:rsidP="00E96621">
      <w:pPr>
        <w:pStyle w:val="ListParagraph"/>
        <w:numPr>
          <w:ilvl w:val="0"/>
          <w:numId w:val="429"/>
        </w:numPr>
        <w:spacing w:after="0"/>
      </w:pPr>
      <w:r w:rsidRPr="001B2B9B">
        <w:t xml:space="preserve">It is a requirement to issue such notices when paying the subcontract supply chain. </w:t>
      </w:r>
    </w:p>
    <w:p w14:paraId="434A7B76" w14:textId="77777777" w:rsidR="00664AB9" w:rsidRPr="001B2B9B" w:rsidRDefault="00664AB9" w:rsidP="00E96621">
      <w:pPr>
        <w:spacing w:after="0"/>
      </w:pPr>
    </w:p>
    <w:p w14:paraId="1B6F2D98" w14:textId="77777777" w:rsidR="00664AB9" w:rsidRPr="001B2B9B" w:rsidRDefault="00664AB9" w:rsidP="00E96621">
      <w:pPr>
        <w:pStyle w:val="ListParagraph"/>
        <w:numPr>
          <w:ilvl w:val="0"/>
          <w:numId w:val="429"/>
        </w:numPr>
        <w:spacing w:after="0"/>
      </w:pPr>
      <w:r w:rsidRPr="001B2B9B">
        <w:t xml:space="preserve">To fully comply with legislation, the payment notice must include: </w:t>
      </w:r>
    </w:p>
    <w:p w14:paraId="1334DDE3" w14:textId="77777777" w:rsidR="00664AB9" w:rsidRPr="001B2B9B" w:rsidRDefault="00664AB9" w:rsidP="00E96621">
      <w:pPr>
        <w:pStyle w:val="ListParagraph"/>
        <w:numPr>
          <w:ilvl w:val="1"/>
          <w:numId w:val="429"/>
        </w:numPr>
        <w:spacing w:after="0"/>
      </w:pPr>
      <w:r w:rsidRPr="001B2B9B">
        <w:t xml:space="preserve">the amount that the issuer of the notice considers to be due or to have been due at the payment due date in respect of the payment; and </w:t>
      </w:r>
    </w:p>
    <w:p w14:paraId="6BCF6EC2" w14:textId="08701D61" w:rsidR="00664AB9" w:rsidRDefault="00664AB9" w:rsidP="000F77FB">
      <w:pPr>
        <w:pStyle w:val="ListParagraph"/>
        <w:numPr>
          <w:ilvl w:val="1"/>
          <w:numId w:val="429"/>
        </w:numPr>
        <w:spacing w:after="0"/>
      </w:pPr>
      <w:r w:rsidRPr="001B2B9B">
        <w:t xml:space="preserve">the basis on which that amount is calculated. </w:t>
      </w:r>
    </w:p>
    <w:p w14:paraId="072871DF" w14:textId="77777777" w:rsidR="000F77FB" w:rsidRPr="000F77FB" w:rsidRDefault="000F77FB" w:rsidP="000F77FB">
      <w:pPr>
        <w:pStyle w:val="ListParagraph"/>
        <w:spacing w:after="0"/>
        <w:ind w:left="1440"/>
      </w:pPr>
    </w:p>
    <w:p w14:paraId="66E49011" w14:textId="69CD6626" w:rsidR="000F77FB" w:rsidRDefault="00664AB9" w:rsidP="000F77FB">
      <w:pPr>
        <w:pStyle w:val="ListParagraph"/>
        <w:numPr>
          <w:ilvl w:val="0"/>
          <w:numId w:val="429"/>
        </w:numPr>
        <w:rPr>
          <w:i/>
          <w:iCs/>
        </w:rPr>
      </w:pPr>
      <w:r w:rsidRPr="00E96621">
        <w:rPr>
          <w:i/>
          <w:iCs/>
        </w:rPr>
        <w:t xml:space="preserve">Note: it is not sufficient to simply amend the payment against an application for payment without clearly detailing the grounds for doing so and the calculation behind such valuation. </w:t>
      </w:r>
    </w:p>
    <w:p w14:paraId="073025E7" w14:textId="77777777" w:rsidR="000F77FB" w:rsidRPr="000F77FB" w:rsidRDefault="000F77FB" w:rsidP="000F77FB">
      <w:pPr>
        <w:pStyle w:val="ListParagraph"/>
        <w:rPr>
          <w:i/>
          <w:iCs/>
        </w:rPr>
      </w:pPr>
    </w:p>
    <w:p w14:paraId="6A537DD4" w14:textId="77777777" w:rsidR="00664AB9" w:rsidRPr="001B2B9B" w:rsidRDefault="00664AB9" w:rsidP="001B2B9B">
      <w:pPr>
        <w:pStyle w:val="ListParagraph"/>
        <w:numPr>
          <w:ilvl w:val="0"/>
          <w:numId w:val="390"/>
        </w:numPr>
        <w:ind w:left="0"/>
      </w:pPr>
      <w:r w:rsidRPr="001B2B9B">
        <w:rPr>
          <w:b/>
          <w:bCs/>
        </w:rPr>
        <w:t>Legislation</w:t>
      </w:r>
    </w:p>
    <w:p w14:paraId="200F23BB" w14:textId="77777777" w:rsidR="00664AB9" w:rsidRPr="001B2B9B" w:rsidRDefault="00664AB9" w:rsidP="00E96621">
      <w:pPr>
        <w:pStyle w:val="ListParagraph"/>
        <w:numPr>
          <w:ilvl w:val="0"/>
          <w:numId w:val="430"/>
        </w:numPr>
      </w:pPr>
      <w:r w:rsidRPr="001B2B9B">
        <w:t xml:space="preserve">The underlying legislation that governs the payment procedure and the issuing of payment notices in the UK is The Housing Grants, Construction and Regeneration Act 1996 (HGRA – also known as the Construction Act). </w:t>
      </w:r>
    </w:p>
    <w:p w14:paraId="7FDA7E1E" w14:textId="77777777" w:rsidR="00664AB9" w:rsidRPr="001B2B9B" w:rsidRDefault="00664AB9" w:rsidP="001B2B9B">
      <w:pPr>
        <w:pStyle w:val="ListParagraph"/>
        <w:ind w:left="0"/>
      </w:pPr>
    </w:p>
    <w:p w14:paraId="7C254625" w14:textId="77777777" w:rsidR="00664AB9" w:rsidRPr="001B2B9B" w:rsidRDefault="00664AB9" w:rsidP="00E96621">
      <w:pPr>
        <w:pStyle w:val="ListParagraph"/>
        <w:numPr>
          <w:ilvl w:val="0"/>
          <w:numId w:val="430"/>
        </w:numPr>
      </w:pPr>
      <w:r w:rsidRPr="001B2B9B">
        <w:t xml:space="preserve">In summary, this provides for: </w:t>
      </w:r>
    </w:p>
    <w:p w14:paraId="3D010662" w14:textId="77777777" w:rsidR="00664AB9" w:rsidRPr="001B2B9B" w:rsidRDefault="00664AB9" w:rsidP="00E96621">
      <w:pPr>
        <w:pStyle w:val="ListParagraph"/>
        <w:numPr>
          <w:ilvl w:val="1"/>
          <w:numId w:val="430"/>
        </w:numPr>
      </w:pPr>
      <w:r w:rsidRPr="001B2B9B">
        <w:t xml:space="preserve">the right to be paid in interim, periodic or stage payments </w:t>
      </w:r>
    </w:p>
    <w:p w14:paraId="6B5EAAB3" w14:textId="77777777" w:rsidR="00664AB9" w:rsidRPr="001B2B9B" w:rsidRDefault="00664AB9" w:rsidP="00E96621">
      <w:pPr>
        <w:pStyle w:val="ListParagraph"/>
        <w:numPr>
          <w:ilvl w:val="1"/>
          <w:numId w:val="430"/>
        </w:numPr>
      </w:pPr>
      <w:r w:rsidRPr="001B2B9B">
        <w:t xml:space="preserve">the right to be informed of the amount due, or any amounts to be withheld </w:t>
      </w:r>
    </w:p>
    <w:p w14:paraId="29C791B6" w14:textId="77777777" w:rsidR="00664AB9" w:rsidRPr="001B2B9B" w:rsidRDefault="00664AB9" w:rsidP="00E96621">
      <w:pPr>
        <w:pStyle w:val="ListParagraph"/>
        <w:numPr>
          <w:ilvl w:val="1"/>
          <w:numId w:val="430"/>
        </w:numPr>
      </w:pPr>
      <w:r w:rsidRPr="001B2B9B">
        <w:t xml:space="preserve">the right to suspend performance for non-payment </w:t>
      </w:r>
    </w:p>
    <w:p w14:paraId="682DB02E" w14:textId="77777777" w:rsidR="00664AB9" w:rsidRPr="001B2B9B" w:rsidRDefault="00664AB9" w:rsidP="00E96621">
      <w:pPr>
        <w:pStyle w:val="ListParagraph"/>
        <w:numPr>
          <w:ilvl w:val="1"/>
          <w:numId w:val="430"/>
        </w:numPr>
      </w:pPr>
      <w:r w:rsidRPr="001B2B9B">
        <w:t xml:space="preserve">the right to adjudication </w:t>
      </w:r>
    </w:p>
    <w:p w14:paraId="3BCCD656" w14:textId="77777777" w:rsidR="00664AB9" w:rsidRPr="001B2B9B" w:rsidRDefault="00664AB9" w:rsidP="00E96621">
      <w:pPr>
        <w:pStyle w:val="ListParagraph"/>
        <w:numPr>
          <w:ilvl w:val="1"/>
          <w:numId w:val="430"/>
        </w:numPr>
      </w:pPr>
      <w:r w:rsidRPr="001B2B9B">
        <w:t xml:space="preserve">disallowing pay when paid clauses. </w:t>
      </w:r>
    </w:p>
    <w:p w14:paraId="3C478439" w14:textId="77777777" w:rsidR="00664AB9" w:rsidRPr="001B2B9B" w:rsidRDefault="00664AB9" w:rsidP="001B2B9B">
      <w:pPr>
        <w:pStyle w:val="ListParagraph"/>
        <w:ind w:left="0"/>
      </w:pPr>
    </w:p>
    <w:p w14:paraId="1EA85686" w14:textId="77777777" w:rsidR="00664AB9" w:rsidRPr="001B2B9B" w:rsidRDefault="00664AB9" w:rsidP="00E96621">
      <w:pPr>
        <w:pStyle w:val="ListParagraph"/>
        <w:numPr>
          <w:ilvl w:val="0"/>
          <w:numId w:val="430"/>
        </w:numPr>
      </w:pPr>
      <w:r w:rsidRPr="001B2B9B">
        <w:t xml:space="preserve">The Act applies to all contracts for ‘construction operations’ (excluding construction contracts and consultants’ appointments). The scheme for </w:t>
      </w:r>
      <w:r w:rsidRPr="001B2B9B">
        <w:lastRenderedPageBreak/>
        <w:t xml:space="preserve">construction contracts applies, should contracts fail to adequately comply with the Act. </w:t>
      </w:r>
    </w:p>
    <w:p w14:paraId="3B0C2806" w14:textId="77777777" w:rsidR="00664AB9" w:rsidRPr="001B2B9B" w:rsidRDefault="00664AB9" w:rsidP="001B2B9B">
      <w:pPr>
        <w:pStyle w:val="ListParagraph"/>
        <w:spacing w:after="0"/>
        <w:ind w:left="0"/>
      </w:pPr>
    </w:p>
    <w:p w14:paraId="5C6843BF" w14:textId="77777777" w:rsidR="00664AB9" w:rsidRPr="001B2B9B" w:rsidRDefault="00664AB9" w:rsidP="00E96621">
      <w:pPr>
        <w:pStyle w:val="ListParagraph"/>
        <w:numPr>
          <w:ilvl w:val="0"/>
          <w:numId w:val="430"/>
        </w:numPr>
        <w:spacing w:after="0"/>
      </w:pPr>
      <w:r w:rsidRPr="001B2B9B">
        <w:t xml:space="preserve">The Act now applies to construction contracts, including those that are not in writing. Adjudication clauses must still be in writing, otherwise the scheme for construction contracts applies. </w:t>
      </w:r>
    </w:p>
    <w:p w14:paraId="26FBE0DD" w14:textId="77777777" w:rsidR="00664AB9" w:rsidRPr="001B2B9B" w:rsidRDefault="00664AB9" w:rsidP="001B2B9B">
      <w:pPr>
        <w:spacing w:after="0"/>
      </w:pPr>
    </w:p>
    <w:p w14:paraId="27EE3609" w14:textId="77777777" w:rsidR="00664AB9" w:rsidRPr="001B2B9B" w:rsidRDefault="00664AB9" w:rsidP="00E96621">
      <w:pPr>
        <w:pStyle w:val="ListParagraph"/>
        <w:numPr>
          <w:ilvl w:val="0"/>
          <w:numId w:val="430"/>
        </w:numPr>
        <w:spacing w:after="0"/>
      </w:pPr>
      <w:r w:rsidRPr="001B2B9B">
        <w:t xml:space="preserve">The following changes to procedures for making payments have also been made. </w:t>
      </w:r>
    </w:p>
    <w:p w14:paraId="789BB023" w14:textId="77777777" w:rsidR="00664AB9" w:rsidRPr="001B2B9B" w:rsidRDefault="00664AB9" w:rsidP="001B2B9B">
      <w:pPr>
        <w:spacing w:after="0"/>
      </w:pPr>
    </w:p>
    <w:p w14:paraId="07C129C0" w14:textId="77777777" w:rsidR="00664AB9" w:rsidRPr="001B2B9B" w:rsidRDefault="00664AB9" w:rsidP="00E96621">
      <w:pPr>
        <w:pStyle w:val="ListParagraph"/>
        <w:numPr>
          <w:ilvl w:val="0"/>
          <w:numId w:val="430"/>
        </w:numPr>
        <w:spacing w:after="0"/>
      </w:pPr>
      <w:r w:rsidRPr="001B2B9B">
        <w:t xml:space="preserve">The dates for payments must be clearly included in the contract. </w:t>
      </w:r>
    </w:p>
    <w:p w14:paraId="186B681E" w14:textId="77777777" w:rsidR="00664AB9" w:rsidRPr="001B2B9B" w:rsidRDefault="00664AB9" w:rsidP="001B2B9B">
      <w:pPr>
        <w:pStyle w:val="ListParagraph"/>
        <w:spacing w:after="0"/>
        <w:ind w:left="0"/>
      </w:pPr>
    </w:p>
    <w:p w14:paraId="6B8617AB" w14:textId="77777777" w:rsidR="00664AB9" w:rsidRPr="001B2B9B" w:rsidRDefault="00664AB9" w:rsidP="00E96621">
      <w:pPr>
        <w:pStyle w:val="ListParagraph"/>
        <w:numPr>
          <w:ilvl w:val="0"/>
          <w:numId w:val="430"/>
        </w:numPr>
        <w:spacing w:after="0"/>
      </w:pPr>
      <w:r w:rsidRPr="001B2B9B">
        <w:t xml:space="preserve">The payer (or specified person) must issue a payment notice within five days of the date for payment, even if no amount is due. Alternatively, if the contract allows, the payee may make an application for payment, which is treated as if it is the payment notice. </w:t>
      </w:r>
    </w:p>
    <w:p w14:paraId="1246F3FC" w14:textId="77777777" w:rsidR="00664AB9" w:rsidRPr="001B2B9B" w:rsidRDefault="00664AB9" w:rsidP="001B2B9B">
      <w:pPr>
        <w:pStyle w:val="ListParagraph"/>
        <w:spacing w:after="0"/>
        <w:ind w:left="0"/>
      </w:pPr>
    </w:p>
    <w:p w14:paraId="470ABD93" w14:textId="77777777" w:rsidR="00664AB9" w:rsidRPr="001B2B9B" w:rsidRDefault="00664AB9" w:rsidP="00E96621">
      <w:pPr>
        <w:pStyle w:val="ListParagraph"/>
        <w:numPr>
          <w:ilvl w:val="0"/>
          <w:numId w:val="430"/>
        </w:numPr>
        <w:spacing w:after="0"/>
      </w:pPr>
      <w:r w:rsidRPr="001B2B9B">
        <w:t xml:space="preserve">The payer (or specified person) must issue a pay less notice if they intend to pay less than the amount set out in the payment notice, setting out the basis for its calculation. </w:t>
      </w:r>
    </w:p>
    <w:p w14:paraId="02177EA2" w14:textId="77777777" w:rsidR="00664AB9" w:rsidRPr="001B2B9B" w:rsidRDefault="00664AB9" w:rsidP="001B2B9B">
      <w:pPr>
        <w:pStyle w:val="ListParagraph"/>
        <w:spacing w:after="0"/>
        <w:ind w:left="0"/>
      </w:pPr>
    </w:p>
    <w:p w14:paraId="5A61B23D" w14:textId="77777777" w:rsidR="00664AB9" w:rsidRPr="001B2B9B" w:rsidRDefault="00664AB9" w:rsidP="00E96621">
      <w:pPr>
        <w:pStyle w:val="ListParagraph"/>
        <w:numPr>
          <w:ilvl w:val="0"/>
          <w:numId w:val="430"/>
        </w:numPr>
        <w:spacing w:after="0"/>
      </w:pPr>
      <w:r w:rsidRPr="001B2B9B">
        <w:t xml:space="preserve">The notified amount is payable by the final date for payment. </w:t>
      </w:r>
    </w:p>
    <w:p w14:paraId="70FFC080" w14:textId="77777777" w:rsidR="00664AB9" w:rsidRPr="001B2B9B" w:rsidRDefault="00664AB9" w:rsidP="001B2B9B">
      <w:pPr>
        <w:pStyle w:val="ListParagraph"/>
        <w:spacing w:after="0"/>
        <w:ind w:left="0"/>
      </w:pPr>
    </w:p>
    <w:p w14:paraId="1E88E663" w14:textId="77777777" w:rsidR="00664AB9" w:rsidRPr="001B2B9B" w:rsidRDefault="00664AB9" w:rsidP="00E96621">
      <w:pPr>
        <w:pStyle w:val="ListParagraph"/>
        <w:numPr>
          <w:ilvl w:val="0"/>
          <w:numId w:val="430"/>
        </w:numPr>
        <w:spacing w:after="0"/>
      </w:pPr>
      <w:r w:rsidRPr="001B2B9B">
        <w:t xml:space="preserve">If the payer (or specified person) fails to issue a payment notice, the payee may issue a default payment notice. </w:t>
      </w:r>
    </w:p>
    <w:p w14:paraId="04FB2F6C" w14:textId="77777777" w:rsidR="00664AB9" w:rsidRPr="001B2B9B" w:rsidRDefault="00664AB9" w:rsidP="001B2B9B">
      <w:pPr>
        <w:pStyle w:val="ListParagraph"/>
        <w:spacing w:after="0"/>
        <w:ind w:left="0"/>
      </w:pPr>
    </w:p>
    <w:p w14:paraId="3356F257" w14:textId="77777777" w:rsidR="00664AB9" w:rsidRPr="001B2B9B" w:rsidRDefault="00664AB9" w:rsidP="00E96621">
      <w:pPr>
        <w:pStyle w:val="ListParagraph"/>
        <w:numPr>
          <w:ilvl w:val="0"/>
          <w:numId w:val="430"/>
        </w:numPr>
        <w:spacing w:after="0"/>
      </w:pPr>
      <w:r w:rsidRPr="001B2B9B">
        <w:t xml:space="preserve">The final date for payment is extended by the period between when the payer should have issued a payment notice and when the payee issued the default payment notice. </w:t>
      </w:r>
    </w:p>
    <w:p w14:paraId="299BBE9C" w14:textId="77777777" w:rsidR="00664AB9" w:rsidRPr="001B2B9B" w:rsidRDefault="00664AB9" w:rsidP="001B2B9B">
      <w:pPr>
        <w:pStyle w:val="ListParagraph"/>
        <w:spacing w:after="0"/>
        <w:ind w:left="0"/>
      </w:pPr>
    </w:p>
    <w:p w14:paraId="56EC39B1" w14:textId="77777777" w:rsidR="00664AB9" w:rsidRPr="001B2B9B" w:rsidRDefault="00664AB9" w:rsidP="00E96621">
      <w:pPr>
        <w:pStyle w:val="ListParagraph"/>
        <w:numPr>
          <w:ilvl w:val="0"/>
          <w:numId w:val="430"/>
        </w:numPr>
        <w:spacing w:after="0"/>
      </w:pPr>
      <w:r w:rsidRPr="001B2B9B">
        <w:t xml:space="preserve">If the payer does not issue a pay less notice, they must pay the amount specified in the default payment notice. </w:t>
      </w:r>
    </w:p>
    <w:p w14:paraId="3F6E1F08" w14:textId="77777777" w:rsidR="00664AB9" w:rsidRPr="001B2B9B" w:rsidRDefault="00664AB9" w:rsidP="001B2B9B">
      <w:pPr>
        <w:pStyle w:val="ListParagraph"/>
        <w:spacing w:after="0"/>
        <w:ind w:left="0"/>
      </w:pPr>
    </w:p>
    <w:p w14:paraId="7EA946AD" w14:textId="77777777" w:rsidR="00664AB9" w:rsidRPr="001B2B9B" w:rsidRDefault="00664AB9" w:rsidP="00E96621">
      <w:pPr>
        <w:pStyle w:val="ListParagraph"/>
        <w:numPr>
          <w:ilvl w:val="0"/>
          <w:numId w:val="430"/>
        </w:numPr>
        <w:spacing w:after="0"/>
      </w:pPr>
      <w:r w:rsidRPr="001B2B9B">
        <w:t>Pay when certified clauses are no longer permitted and the release of retention cannot be prevented by conditions within another contract. So, for example, contractors on a management contract project must have half of their retention released when their part of the works reaches practical completion, not when the whole project reaches practical completion.</w:t>
      </w:r>
    </w:p>
    <w:p w14:paraId="3F0953B5" w14:textId="4B83D401" w:rsidR="00664AB9" w:rsidRPr="001B2B9B" w:rsidRDefault="00664AB9" w:rsidP="00E96621">
      <w:pPr>
        <w:pStyle w:val="ListParagraph"/>
        <w:ind w:left="0" w:firstLine="45"/>
      </w:pPr>
    </w:p>
    <w:p w14:paraId="63DD2024" w14:textId="77777777" w:rsidR="00664AB9" w:rsidRPr="001B2B9B" w:rsidRDefault="00664AB9" w:rsidP="00E96621">
      <w:pPr>
        <w:pStyle w:val="ListParagraph"/>
        <w:numPr>
          <w:ilvl w:val="0"/>
          <w:numId w:val="430"/>
        </w:numPr>
      </w:pPr>
      <w:r w:rsidRPr="001B2B9B">
        <w:t xml:space="preserve">This also applies to trade contractors on construction management contracts. </w:t>
      </w:r>
    </w:p>
    <w:p w14:paraId="3526F9AB" w14:textId="77777777" w:rsidR="00664AB9" w:rsidRPr="001B2B9B" w:rsidRDefault="00664AB9" w:rsidP="001B2B9B">
      <w:pPr>
        <w:pStyle w:val="ListParagraph"/>
        <w:ind w:left="0"/>
      </w:pPr>
    </w:p>
    <w:p w14:paraId="3344E0E0" w14:textId="77777777" w:rsidR="00664AB9" w:rsidRPr="001B2B9B" w:rsidRDefault="00664AB9" w:rsidP="00E96621">
      <w:pPr>
        <w:pStyle w:val="ListParagraph"/>
        <w:numPr>
          <w:ilvl w:val="0"/>
          <w:numId w:val="430"/>
        </w:numPr>
      </w:pPr>
      <w:r w:rsidRPr="001B2B9B">
        <w:lastRenderedPageBreak/>
        <w:t xml:space="preserve">Changes to the right to suspend work for non-payment or to suspend part of the works and to claim costs and expenses incurred and an extension of time resulting from the suspension have also been introduced. </w:t>
      </w:r>
    </w:p>
    <w:p w14:paraId="7473BD59" w14:textId="77777777" w:rsidR="00664AB9" w:rsidRPr="001B2B9B" w:rsidRDefault="00664AB9" w:rsidP="001B2B9B">
      <w:pPr>
        <w:pStyle w:val="ListParagraph"/>
        <w:ind w:left="0"/>
      </w:pPr>
    </w:p>
    <w:p w14:paraId="17340695" w14:textId="77777777" w:rsidR="00664AB9" w:rsidRPr="00BB62FB" w:rsidRDefault="00664AB9" w:rsidP="001B2B9B">
      <w:pPr>
        <w:pStyle w:val="ListParagraph"/>
        <w:numPr>
          <w:ilvl w:val="0"/>
          <w:numId w:val="390"/>
        </w:numPr>
        <w:ind w:left="0"/>
      </w:pPr>
      <w:r w:rsidRPr="001B2B9B">
        <w:rPr>
          <w:b/>
          <w:bCs/>
        </w:rPr>
        <w:t>Issuing a Valid Payment or Pay Less Notice</w:t>
      </w:r>
    </w:p>
    <w:p w14:paraId="6809D212" w14:textId="77777777" w:rsidR="00BB62FB" w:rsidRPr="001B2B9B" w:rsidRDefault="00BB62FB" w:rsidP="00BB62FB">
      <w:pPr>
        <w:pStyle w:val="ListParagraph"/>
        <w:ind w:left="0"/>
      </w:pPr>
    </w:p>
    <w:p w14:paraId="41ED305C" w14:textId="77777777" w:rsidR="00664AB9" w:rsidRPr="001B2B9B" w:rsidRDefault="00664AB9" w:rsidP="00E96621">
      <w:pPr>
        <w:pStyle w:val="ListParagraph"/>
        <w:numPr>
          <w:ilvl w:val="0"/>
          <w:numId w:val="431"/>
        </w:numPr>
        <w:spacing w:after="0"/>
      </w:pPr>
      <w:r w:rsidRPr="001B2B9B">
        <w:t xml:space="preserve">In the event of a disagreement over the valuation of the payment in question, the specified person’s failure to issue a valid payment notice within the contractual time limit could result in them being obliged to pay the entire amount applied for as per the contractor’s payment application (which will be deemed a default payment notice). </w:t>
      </w:r>
    </w:p>
    <w:p w14:paraId="43651609" w14:textId="77777777" w:rsidR="00664AB9" w:rsidRPr="001B2B9B" w:rsidRDefault="00664AB9" w:rsidP="001B2B9B">
      <w:pPr>
        <w:pStyle w:val="ListParagraph"/>
        <w:spacing w:after="0"/>
        <w:ind w:left="0"/>
      </w:pPr>
    </w:p>
    <w:p w14:paraId="180B1E3B" w14:textId="77777777" w:rsidR="00664AB9" w:rsidRPr="001B2B9B" w:rsidRDefault="00664AB9" w:rsidP="00E96621">
      <w:pPr>
        <w:pStyle w:val="ListParagraph"/>
        <w:numPr>
          <w:ilvl w:val="0"/>
          <w:numId w:val="431"/>
        </w:numPr>
        <w:spacing w:after="0"/>
      </w:pPr>
      <w:r w:rsidRPr="001B2B9B">
        <w:t xml:space="preserve">The Contractor will be entitled to suspend, adjudicate and/or recover this amount as a debt with interest, should the specified person fail to pay the amount applied for as per the Contractor’s payment application at the final date for payment. </w:t>
      </w:r>
    </w:p>
    <w:p w14:paraId="7D93716E" w14:textId="77777777" w:rsidR="00664AB9" w:rsidRPr="001B2B9B" w:rsidRDefault="00664AB9" w:rsidP="001B2B9B">
      <w:pPr>
        <w:pStyle w:val="ListParagraph"/>
        <w:spacing w:after="0"/>
        <w:ind w:left="0"/>
      </w:pPr>
    </w:p>
    <w:p w14:paraId="1C738B6A" w14:textId="77777777" w:rsidR="00664AB9" w:rsidRPr="001B2B9B" w:rsidRDefault="00664AB9" w:rsidP="00E96621">
      <w:pPr>
        <w:pStyle w:val="ListParagraph"/>
        <w:numPr>
          <w:ilvl w:val="0"/>
          <w:numId w:val="431"/>
        </w:numPr>
        <w:spacing w:after="0"/>
      </w:pPr>
      <w:r w:rsidRPr="001B2B9B">
        <w:t xml:space="preserve">If the payer disagrees that the amount as per the contractor’s application is due, a pay less notice must be issued within the prescribed period. A notice issued late will be invalid. </w:t>
      </w:r>
    </w:p>
    <w:p w14:paraId="17B81E21" w14:textId="77777777" w:rsidR="00664AB9" w:rsidRPr="001B2B9B" w:rsidRDefault="00664AB9" w:rsidP="001B2B9B">
      <w:pPr>
        <w:pStyle w:val="ListParagraph"/>
        <w:spacing w:after="0"/>
        <w:ind w:left="0"/>
      </w:pPr>
    </w:p>
    <w:p w14:paraId="0D688972" w14:textId="77777777" w:rsidR="00664AB9" w:rsidRPr="001B2B9B" w:rsidRDefault="00664AB9" w:rsidP="00E96621">
      <w:pPr>
        <w:pStyle w:val="ListParagraph"/>
        <w:numPr>
          <w:ilvl w:val="0"/>
          <w:numId w:val="431"/>
        </w:numPr>
        <w:spacing w:after="0"/>
      </w:pPr>
      <w:r w:rsidRPr="001B2B9B">
        <w:t xml:space="preserve">Even if the specified person believes that nothing is due or if they intend to rely on set-off, counterclaim or abatement to reduce or nullify the amount as per the contractor’s application, the specified person must issue a payment notice or pay less notice. </w:t>
      </w:r>
    </w:p>
    <w:p w14:paraId="7E6D8964" w14:textId="77777777" w:rsidR="00664AB9" w:rsidRPr="001B2B9B" w:rsidRDefault="00664AB9" w:rsidP="001B2B9B">
      <w:pPr>
        <w:spacing w:after="0"/>
      </w:pPr>
    </w:p>
    <w:p w14:paraId="4B3CBD42" w14:textId="77777777" w:rsidR="00664AB9" w:rsidRDefault="00664AB9" w:rsidP="00E96621">
      <w:pPr>
        <w:pStyle w:val="ListParagraph"/>
        <w:numPr>
          <w:ilvl w:val="0"/>
          <w:numId w:val="431"/>
        </w:numPr>
        <w:spacing w:after="0"/>
      </w:pPr>
      <w:r w:rsidRPr="001B2B9B">
        <w:t xml:space="preserve">Having issued the payment notice, if the payer subsequently considers that the payment should be reduced, they have the option to issue a pay less notice to the payee provided they do so in accordance with the terms of the subcontract and sufficient information is provided to ensure the notice is valid. </w:t>
      </w:r>
    </w:p>
    <w:p w14:paraId="217004D0" w14:textId="77777777" w:rsidR="00E42E7A" w:rsidRPr="001B2B9B" w:rsidRDefault="00E42E7A" w:rsidP="00E42E7A">
      <w:pPr>
        <w:spacing w:after="0"/>
      </w:pPr>
    </w:p>
    <w:p w14:paraId="74357799" w14:textId="77777777" w:rsidR="00664AB9" w:rsidRPr="001B2B9B" w:rsidRDefault="00664AB9" w:rsidP="00E96621">
      <w:pPr>
        <w:pStyle w:val="ListParagraph"/>
        <w:numPr>
          <w:ilvl w:val="0"/>
          <w:numId w:val="431"/>
        </w:numPr>
        <w:spacing w:after="0"/>
      </w:pPr>
      <w:r w:rsidRPr="001B2B9B">
        <w:t xml:space="preserve">This situation would arise where works have been overvalued or contra charges have come to light after the issue of the payment notice. </w:t>
      </w:r>
    </w:p>
    <w:p w14:paraId="423A14A1" w14:textId="77777777" w:rsidR="00664AB9" w:rsidRPr="001B2B9B" w:rsidRDefault="00664AB9" w:rsidP="001B2B9B">
      <w:pPr>
        <w:pStyle w:val="ListParagraph"/>
        <w:spacing w:after="0"/>
        <w:ind w:left="0"/>
      </w:pPr>
    </w:p>
    <w:p w14:paraId="49363BA1" w14:textId="62BE9482" w:rsidR="00664AB9" w:rsidRPr="001B2B9B" w:rsidRDefault="00664AB9" w:rsidP="00E96621">
      <w:pPr>
        <w:pStyle w:val="ListParagraph"/>
        <w:numPr>
          <w:ilvl w:val="0"/>
          <w:numId w:val="431"/>
        </w:numPr>
        <w:spacing w:after="0"/>
      </w:pPr>
      <w:r w:rsidRPr="001B2B9B">
        <w:t xml:space="preserve">If the specified person fails to issue a valid payment notice or pay less notice, they will have no option but to make payment to the </w:t>
      </w:r>
      <w:r w:rsidR="00E42E7A">
        <w:t>c</w:t>
      </w:r>
      <w:r w:rsidRPr="001B2B9B">
        <w:t xml:space="preserve">ontractor for the amount, as per the </w:t>
      </w:r>
      <w:r w:rsidR="00E42E7A">
        <w:t>c</w:t>
      </w:r>
      <w:r w:rsidRPr="001B2B9B">
        <w:t xml:space="preserve">ontractor’s application. </w:t>
      </w:r>
    </w:p>
    <w:p w14:paraId="409A72D8" w14:textId="77777777" w:rsidR="00664AB9" w:rsidRPr="001B2B9B" w:rsidRDefault="00664AB9" w:rsidP="001B2B9B">
      <w:pPr>
        <w:pStyle w:val="ListParagraph"/>
        <w:spacing w:after="0"/>
        <w:ind w:left="0"/>
      </w:pPr>
    </w:p>
    <w:p w14:paraId="00349CC4" w14:textId="77777777" w:rsidR="00664AB9" w:rsidRPr="001B2B9B" w:rsidRDefault="00664AB9" w:rsidP="00E96621">
      <w:pPr>
        <w:pStyle w:val="ListParagraph"/>
        <w:numPr>
          <w:ilvl w:val="0"/>
          <w:numId w:val="431"/>
        </w:numPr>
        <w:spacing w:after="0"/>
      </w:pPr>
      <w:r w:rsidRPr="001B2B9B">
        <w:t xml:space="preserve">This is of particular importance at the end of a project, when there is greater potential for account evaluation disagreements or disputes. </w:t>
      </w:r>
    </w:p>
    <w:p w14:paraId="7D6ECBF0" w14:textId="77777777" w:rsidR="00664AB9" w:rsidRPr="001B2B9B" w:rsidRDefault="00664AB9" w:rsidP="001B2B9B">
      <w:pPr>
        <w:pStyle w:val="ListParagraph"/>
        <w:spacing w:after="0"/>
        <w:ind w:left="0"/>
      </w:pPr>
    </w:p>
    <w:p w14:paraId="1E92B3FF" w14:textId="77777777" w:rsidR="00664AB9" w:rsidRPr="001B2B9B" w:rsidRDefault="00664AB9" w:rsidP="00E96621">
      <w:pPr>
        <w:pStyle w:val="ListParagraph"/>
        <w:numPr>
          <w:ilvl w:val="0"/>
          <w:numId w:val="431"/>
        </w:numPr>
        <w:spacing w:after="0"/>
      </w:pPr>
      <w:r w:rsidRPr="001B2B9B">
        <w:lastRenderedPageBreak/>
        <w:t xml:space="preserve">At this point, failure to issue a valid payment notice or pay less notice could result in the paying party having to pay the full amount claimed, whether agreed with or not. </w:t>
      </w:r>
    </w:p>
    <w:p w14:paraId="7D0FFE99" w14:textId="77777777" w:rsidR="00664AB9" w:rsidRPr="001B2B9B" w:rsidRDefault="00664AB9" w:rsidP="001B2B9B">
      <w:pPr>
        <w:spacing w:after="0"/>
      </w:pPr>
    </w:p>
    <w:p w14:paraId="69A71FED" w14:textId="77777777" w:rsidR="00664AB9" w:rsidRPr="001B2B9B" w:rsidRDefault="00664AB9" w:rsidP="00E96621">
      <w:pPr>
        <w:pStyle w:val="ListParagraph"/>
        <w:numPr>
          <w:ilvl w:val="0"/>
          <w:numId w:val="431"/>
        </w:numPr>
        <w:spacing w:after="0"/>
      </w:pPr>
      <w:r w:rsidRPr="001B2B9B">
        <w:t xml:space="preserve">Once the deadline for issuing a pay less notice in that payment cycle has been missed, the payer has lost the opportunity to withhold money from that payment. </w:t>
      </w:r>
    </w:p>
    <w:p w14:paraId="4B80BA1D" w14:textId="77777777" w:rsidR="00664AB9" w:rsidRPr="001B2B9B" w:rsidRDefault="00664AB9" w:rsidP="001B2B9B">
      <w:pPr>
        <w:pStyle w:val="ListParagraph"/>
        <w:spacing w:after="0"/>
        <w:ind w:left="0"/>
      </w:pPr>
    </w:p>
    <w:p w14:paraId="2470BD68" w14:textId="77777777" w:rsidR="00664AB9" w:rsidRPr="001B2B9B" w:rsidRDefault="00664AB9" w:rsidP="00E96621">
      <w:pPr>
        <w:pStyle w:val="ListParagraph"/>
        <w:numPr>
          <w:ilvl w:val="0"/>
          <w:numId w:val="431"/>
        </w:numPr>
        <w:spacing w:after="0"/>
      </w:pPr>
      <w:r w:rsidRPr="001B2B9B">
        <w:t xml:space="preserve">Not only is it important to issue a valid payment notice or pay less notice within the prescribed timeframe, but the notice must also be in the correct form and contain the relevant details. </w:t>
      </w:r>
    </w:p>
    <w:p w14:paraId="141F1494" w14:textId="77777777" w:rsidR="00664AB9" w:rsidRPr="001B2B9B" w:rsidRDefault="00664AB9" w:rsidP="001B2B9B">
      <w:pPr>
        <w:spacing w:after="0"/>
        <w:rPr>
          <w:i/>
          <w:iCs/>
        </w:rPr>
      </w:pPr>
    </w:p>
    <w:p w14:paraId="0765246C" w14:textId="77777777" w:rsidR="00664AB9" w:rsidRPr="00E96621" w:rsidRDefault="00664AB9" w:rsidP="00E96621">
      <w:pPr>
        <w:pStyle w:val="ListParagraph"/>
        <w:numPr>
          <w:ilvl w:val="0"/>
          <w:numId w:val="431"/>
        </w:numPr>
        <w:spacing w:after="0"/>
        <w:rPr>
          <w:i/>
          <w:iCs/>
        </w:rPr>
      </w:pPr>
      <w:r w:rsidRPr="00E96621">
        <w:rPr>
          <w:i/>
          <w:iCs/>
        </w:rPr>
        <w:t>Note: the period between the application date and the due date should be as long as possible, to protect the company’s position in relation to the timing of notices. In addition, the period between the issue of the pay less notice and the final date for payment should be kept as short as possible.</w:t>
      </w:r>
    </w:p>
    <w:p w14:paraId="4E32EE9E" w14:textId="77777777" w:rsidR="00664AB9" w:rsidRPr="001B2B9B" w:rsidRDefault="00664AB9" w:rsidP="001B2B9B">
      <w:pPr>
        <w:rPr>
          <w:b/>
          <w:bCs/>
        </w:rPr>
      </w:pPr>
    </w:p>
    <w:p w14:paraId="12F903C2" w14:textId="77777777" w:rsidR="00664AB9" w:rsidRPr="00E42E7A" w:rsidRDefault="00664AB9" w:rsidP="001B2B9B">
      <w:pPr>
        <w:pStyle w:val="ListParagraph"/>
        <w:numPr>
          <w:ilvl w:val="0"/>
          <w:numId w:val="390"/>
        </w:numPr>
        <w:ind w:left="0"/>
      </w:pPr>
      <w:r w:rsidRPr="001B2B9B">
        <w:rPr>
          <w:b/>
          <w:bCs/>
        </w:rPr>
        <w:t>Conclusion</w:t>
      </w:r>
    </w:p>
    <w:p w14:paraId="6E153C03" w14:textId="77777777" w:rsidR="00E42E7A" w:rsidRPr="001B2B9B" w:rsidRDefault="00E42E7A" w:rsidP="00E42E7A">
      <w:pPr>
        <w:pStyle w:val="ListParagraph"/>
        <w:ind w:left="0"/>
      </w:pPr>
    </w:p>
    <w:p w14:paraId="7611F394" w14:textId="77777777" w:rsidR="00664AB9" w:rsidRPr="001B2B9B" w:rsidRDefault="00664AB9" w:rsidP="00E96621">
      <w:pPr>
        <w:pStyle w:val="ListParagraph"/>
        <w:numPr>
          <w:ilvl w:val="0"/>
          <w:numId w:val="432"/>
        </w:numPr>
      </w:pPr>
      <w:r w:rsidRPr="001B2B9B">
        <w:t xml:space="preserve">In summary, it is important for a valid and timely payment notice or pay less notice to be issued. If it is not, the payee (sub-subcontractor) could be entitled to: </w:t>
      </w:r>
    </w:p>
    <w:p w14:paraId="29BA6742" w14:textId="4ACED6FB" w:rsidR="00664AB9" w:rsidRPr="001B2B9B" w:rsidRDefault="00664AB9" w:rsidP="00E96621">
      <w:pPr>
        <w:pStyle w:val="ListParagraph"/>
        <w:numPr>
          <w:ilvl w:val="0"/>
          <w:numId w:val="432"/>
        </w:numPr>
      </w:pPr>
      <w:r w:rsidRPr="001B2B9B">
        <w:t xml:space="preserve">suspend performance of any or </w:t>
      </w:r>
      <w:r w:rsidR="00E42E7A" w:rsidRPr="001B2B9B">
        <w:t>all</w:t>
      </w:r>
      <w:r w:rsidRPr="001B2B9B">
        <w:t xml:space="preserve"> its obligations under the relevant contract; and/or </w:t>
      </w:r>
    </w:p>
    <w:p w14:paraId="6F18176E" w14:textId="77777777" w:rsidR="00664AB9" w:rsidRPr="001B2B9B" w:rsidRDefault="00664AB9" w:rsidP="00E96621">
      <w:pPr>
        <w:pStyle w:val="ListParagraph"/>
        <w:numPr>
          <w:ilvl w:val="0"/>
          <w:numId w:val="432"/>
        </w:numPr>
      </w:pPr>
      <w:r w:rsidRPr="001B2B9B">
        <w:t xml:space="preserve">proceed with adjudication to recover what it considers to be the amount due. </w:t>
      </w:r>
    </w:p>
    <w:p w14:paraId="0A47C99B" w14:textId="77777777" w:rsidR="00664AB9" w:rsidRPr="001B2B9B" w:rsidRDefault="00664AB9" w:rsidP="001B2B9B">
      <w:pPr>
        <w:pStyle w:val="ListParagraph"/>
        <w:ind w:left="0"/>
      </w:pPr>
    </w:p>
    <w:p w14:paraId="7F0DEF7C" w14:textId="77777777" w:rsidR="00664AB9" w:rsidRPr="001B2B9B" w:rsidRDefault="00664AB9" w:rsidP="00E96621">
      <w:pPr>
        <w:pStyle w:val="ListParagraph"/>
        <w:numPr>
          <w:ilvl w:val="0"/>
          <w:numId w:val="432"/>
        </w:numPr>
      </w:pPr>
      <w:r w:rsidRPr="001B2B9B">
        <w:t>If a case goes to adjudication, the outcome is often in favour if the payee, particularly if the adjudication is brought on the grounds of late notification.</w:t>
      </w:r>
    </w:p>
    <w:p w14:paraId="2EE19E6C" w14:textId="77777777" w:rsidR="00487F97" w:rsidRPr="001B2B9B" w:rsidRDefault="00487F97" w:rsidP="001B2B9B">
      <w:pPr>
        <w:rPr>
          <w:rFonts w:eastAsiaTheme="majorEastAsia" w:cstheme="majorBidi"/>
          <w:b/>
          <w:color w:val="0F4761" w:themeColor="accent1" w:themeShade="BF"/>
        </w:rPr>
      </w:pPr>
      <w:r w:rsidRPr="001B2B9B">
        <w:rPr>
          <w:b/>
        </w:rPr>
        <w:br w:type="page"/>
      </w:r>
    </w:p>
    <w:p w14:paraId="46A292CE" w14:textId="49C4B69A" w:rsidR="00E46EF6" w:rsidRPr="001B2B9B" w:rsidRDefault="00E46EF6" w:rsidP="001B2B9B">
      <w:pPr>
        <w:pStyle w:val="Heading2"/>
        <w:rPr>
          <w:rFonts w:asciiTheme="minorHAnsi" w:hAnsiTheme="minorHAnsi"/>
          <w:b/>
          <w:bCs/>
          <w:sz w:val="24"/>
          <w:szCs w:val="24"/>
        </w:rPr>
      </w:pPr>
      <w:bookmarkStart w:id="159" w:name="_Toc232964159"/>
      <w:r w:rsidRPr="001B2B9B">
        <w:rPr>
          <w:rFonts w:asciiTheme="minorHAnsi" w:hAnsiTheme="minorHAnsi"/>
          <w:b/>
          <w:bCs/>
          <w:sz w:val="24"/>
          <w:szCs w:val="24"/>
        </w:rPr>
        <w:lastRenderedPageBreak/>
        <w:t>BONDS &amp; WARRANTIES</w:t>
      </w:r>
      <w:bookmarkEnd w:id="159"/>
    </w:p>
    <w:p w14:paraId="7A2B022A" w14:textId="77777777" w:rsidR="002259C9" w:rsidRPr="001B2B9B" w:rsidRDefault="002259C9" w:rsidP="001B2B9B">
      <w:pPr>
        <w:pStyle w:val="ListParagraph"/>
        <w:numPr>
          <w:ilvl w:val="0"/>
          <w:numId w:val="398"/>
        </w:numPr>
        <w:ind w:left="0"/>
      </w:pPr>
      <w:r w:rsidRPr="001B2B9B">
        <w:rPr>
          <w:b/>
          <w:bCs/>
        </w:rPr>
        <w:t>Introduction</w:t>
      </w:r>
    </w:p>
    <w:p w14:paraId="5EFEF9B2" w14:textId="0EF08365" w:rsidR="002259C9" w:rsidRPr="001B2B9B" w:rsidRDefault="002259C9" w:rsidP="001B2B9B">
      <w:r w:rsidRPr="001B2B9B">
        <w:t xml:space="preserve">This guide covers the procedure to adopt </w:t>
      </w:r>
      <w:r w:rsidR="00E42E7A" w:rsidRPr="001B2B9B">
        <w:t>in regard to</w:t>
      </w:r>
      <w:r w:rsidRPr="001B2B9B">
        <w:t xml:space="preserve"> the use of bonds and warranties. </w:t>
      </w:r>
    </w:p>
    <w:p w14:paraId="76BE05FD" w14:textId="4E17E2A2" w:rsidR="002259C9" w:rsidRPr="001B2B9B" w:rsidRDefault="002259C9" w:rsidP="001B2B9B">
      <w:r w:rsidRPr="001B2B9B">
        <w:t xml:space="preserve">In the construction and engineering sectors, bonds, collateral warranties and parent company guarantees (PCGs) are commonplace. Bonds and PCGs differ from collateral warranties in that they don’t confer rights to third parties. However, all essentially provide some form of guarantee or recourse over and above that provided under the works contract </w:t>
      </w:r>
      <w:r w:rsidR="00E42E7A" w:rsidRPr="001B2B9B">
        <w:t>if</w:t>
      </w:r>
      <w:r w:rsidRPr="001B2B9B">
        <w:t xml:space="preserve"> a party to a contract defaults in their obligations under the </w:t>
      </w:r>
      <w:r w:rsidR="00EB3A6D">
        <w:t>c</w:t>
      </w:r>
      <w:r w:rsidR="00EB3A6D" w:rsidRPr="001B2B9B">
        <w:t>ontract or</w:t>
      </w:r>
      <w:r w:rsidRPr="001B2B9B">
        <w:t xml:space="preserve"> goes out of business. </w:t>
      </w:r>
    </w:p>
    <w:p w14:paraId="72F8C36D" w14:textId="1E016067" w:rsidR="002259C9" w:rsidRPr="001B2B9B" w:rsidRDefault="002259C9" w:rsidP="001B2B9B">
      <w:r w:rsidRPr="001B2B9B">
        <w:t xml:space="preserve">Typically, during the </w:t>
      </w:r>
      <w:r w:rsidR="00C521B0">
        <w:t>t</w:t>
      </w:r>
      <w:r w:rsidRPr="001B2B9B">
        <w:t xml:space="preserve">endering stage of the project, the </w:t>
      </w:r>
      <w:r w:rsidR="00C521B0">
        <w:t>c</w:t>
      </w:r>
      <w:r w:rsidRPr="001B2B9B">
        <w:t xml:space="preserve">lient makes us aware of the requirement for a Collateral Warranty, and either a Bond or a Parent Company Guarantee; stating the coverage required (i.e. 10% Performance Bond etc). </w:t>
      </w:r>
    </w:p>
    <w:p w14:paraId="4C6E2B00" w14:textId="77777777" w:rsidR="002259C9" w:rsidRPr="001B2B9B" w:rsidRDefault="002259C9" w:rsidP="001B2B9B">
      <w:r w:rsidRPr="001B2B9B">
        <w:t xml:space="preserve">Risk profiles are required to be considered for the works, scope, project as a whole, and also the Client when it comes to any agreement to provide or enquire about a Bond or PCG. The critical nature of this is to be emphasised when the type of Bond or PCG are worded in vain of an On-Demand provision.  </w:t>
      </w:r>
    </w:p>
    <w:p w14:paraId="39748953" w14:textId="03B18C32" w:rsidR="002259C9" w:rsidRPr="001B2B9B" w:rsidRDefault="002259C9" w:rsidP="001B2B9B">
      <w:r w:rsidRPr="001B2B9B">
        <w:t xml:space="preserve">If the Company is made aware of the requirement of the above then this is to be raised in the first instance to the Director, and </w:t>
      </w:r>
      <w:r w:rsidR="00C521B0">
        <w:t>Commercial Manager</w:t>
      </w:r>
      <w:r w:rsidRPr="001B2B9B">
        <w:t xml:space="preserve"> to review and consider the following. </w:t>
      </w:r>
    </w:p>
    <w:p w14:paraId="46C50553" w14:textId="0ABF2CD2" w:rsidR="002259C9" w:rsidRPr="001B2B9B" w:rsidRDefault="002259C9" w:rsidP="001B2B9B">
      <w:r w:rsidRPr="001B2B9B">
        <w:t xml:space="preserve">It is Company procedure that the </w:t>
      </w:r>
      <w:r w:rsidR="00C521B0">
        <w:t>Commercial Manager</w:t>
      </w:r>
      <w:r w:rsidRPr="001B2B9B">
        <w:t xml:space="preserve"> takes point </w:t>
      </w:r>
      <w:r w:rsidR="00EB3A6D" w:rsidRPr="001B2B9B">
        <w:t>in regard to</w:t>
      </w:r>
      <w:r w:rsidRPr="001B2B9B">
        <w:t xml:space="preserve"> any and all requirements for Bonds and Collateral Warranties. </w:t>
      </w:r>
    </w:p>
    <w:p w14:paraId="0F6A28A2" w14:textId="77777777" w:rsidR="002259C9" w:rsidRPr="001B2B9B" w:rsidRDefault="002259C9" w:rsidP="001B2B9B">
      <w:pPr>
        <w:pStyle w:val="ListParagraph"/>
        <w:numPr>
          <w:ilvl w:val="0"/>
          <w:numId w:val="398"/>
        </w:numPr>
        <w:ind w:left="0"/>
      </w:pPr>
      <w:r w:rsidRPr="001B2B9B">
        <w:rPr>
          <w:b/>
          <w:bCs/>
        </w:rPr>
        <w:t xml:space="preserve">PERFORMANCE BONDS </w:t>
      </w:r>
    </w:p>
    <w:p w14:paraId="76A57C68" w14:textId="77777777" w:rsidR="002259C9" w:rsidRPr="001B2B9B" w:rsidRDefault="002259C9" w:rsidP="001B2B9B">
      <w:r w:rsidRPr="001B2B9B">
        <w:t xml:space="preserve">A performance bond provides: </w:t>
      </w:r>
    </w:p>
    <w:p w14:paraId="45A28C67" w14:textId="69FDCFB9" w:rsidR="002259C9" w:rsidRPr="001B2B9B" w:rsidRDefault="002259C9" w:rsidP="00E42E7A">
      <w:pPr>
        <w:pStyle w:val="ListParagraph"/>
        <w:numPr>
          <w:ilvl w:val="1"/>
          <w:numId w:val="305"/>
        </w:numPr>
        <w:ind w:left="709"/>
      </w:pPr>
      <w:r w:rsidRPr="001B2B9B">
        <w:t xml:space="preserve">a guarantee of finance to enable the employer (contractor) to finish the works where the employer would otherwise be financially prejudiced </w:t>
      </w:r>
    </w:p>
    <w:p w14:paraId="07F1378B" w14:textId="151387B8" w:rsidR="002259C9" w:rsidRPr="001B2B9B" w:rsidRDefault="002259C9" w:rsidP="00E42E7A">
      <w:pPr>
        <w:pStyle w:val="ListParagraph"/>
        <w:numPr>
          <w:ilvl w:val="1"/>
          <w:numId w:val="305"/>
        </w:numPr>
        <w:ind w:left="709"/>
      </w:pPr>
      <w:r w:rsidRPr="001B2B9B">
        <w:t xml:space="preserve">an incentive to the contractor to finish the works </w:t>
      </w:r>
    </w:p>
    <w:p w14:paraId="4BEC8718" w14:textId="39E570AF" w:rsidR="002259C9" w:rsidRPr="001B2B9B" w:rsidRDefault="002259C9" w:rsidP="00E42E7A">
      <w:pPr>
        <w:pStyle w:val="ListParagraph"/>
        <w:numPr>
          <w:ilvl w:val="1"/>
          <w:numId w:val="305"/>
        </w:numPr>
        <w:ind w:left="709"/>
      </w:pPr>
      <w:r w:rsidRPr="001B2B9B">
        <w:t xml:space="preserve">a credit assessment of the contractor. </w:t>
      </w:r>
    </w:p>
    <w:p w14:paraId="4C077504" w14:textId="77777777" w:rsidR="002259C9" w:rsidRPr="001B2B9B" w:rsidRDefault="002259C9" w:rsidP="001B2B9B">
      <w:r w:rsidRPr="001B2B9B">
        <w:t xml:space="preserve">When considering or reviewing a Performance Bond, it is critical to be able to answer the following questions; </w:t>
      </w:r>
    </w:p>
    <w:p w14:paraId="5520F75D" w14:textId="77777777" w:rsidR="002259C9" w:rsidRPr="001B2B9B" w:rsidRDefault="002259C9" w:rsidP="001B2B9B">
      <w:pPr>
        <w:rPr>
          <w:b/>
          <w:bCs/>
          <w:i/>
          <w:iCs/>
        </w:rPr>
      </w:pPr>
      <w:r w:rsidRPr="001B2B9B">
        <w:rPr>
          <w:b/>
          <w:bCs/>
          <w:i/>
          <w:iCs/>
        </w:rPr>
        <w:t xml:space="preserve"> - What is the category of the Bond? </w:t>
      </w:r>
    </w:p>
    <w:p w14:paraId="6CBE8D9D" w14:textId="1FCCA671" w:rsidR="002259C9" w:rsidRPr="001B2B9B" w:rsidRDefault="002259C9" w:rsidP="001B2B9B">
      <w:r w:rsidRPr="001B2B9B">
        <w:t xml:space="preserve">Note: There are typically two types of </w:t>
      </w:r>
      <w:r w:rsidR="00D52366" w:rsidRPr="001B2B9B">
        <w:t>Bonds</w:t>
      </w:r>
      <w:r w:rsidRPr="001B2B9B">
        <w:t xml:space="preserve">; On-Demand, or Conditional </w:t>
      </w:r>
    </w:p>
    <w:p w14:paraId="654BB047" w14:textId="09AB11DB" w:rsidR="002259C9" w:rsidRPr="001B2B9B" w:rsidRDefault="002259C9" w:rsidP="00E42E7A">
      <w:pPr>
        <w:pStyle w:val="ListParagraph"/>
        <w:numPr>
          <w:ilvl w:val="0"/>
          <w:numId w:val="434"/>
        </w:numPr>
      </w:pPr>
      <w:r w:rsidRPr="001B2B9B">
        <w:rPr>
          <w:b/>
          <w:bCs/>
        </w:rPr>
        <w:t>On-Demand Bonds:</w:t>
      </w:r>
      <w:r w:rsidRPr="001B2B9B">
        <w:t xml:space="preserve"> Relate to breach or non-performance by the </w:t>
      </w:r>
      <w:r w:rsidR="00F10521">
        <w:t>c</w:t>
      </w:r>
      <w:r w:rsidRPr="001B2B9B">
        <w:t xml:space="preserve">ontractor, but state that the full amount of the bond is to be paid on first written demand by the </w:t>
      </w:r>
      <w:r w:rsidR="00206360">
        <w:lastRenderedPageBreak/>
        <w:t>b</w:t>
      </w:r>
      <w:r w:rsidRPr="001B2B9B">
        <w:t xml:space="preserve">eneficiary, without the specific or required need for the </w:t>
      </w:r>
      <w:r w:rsidR="00206360">
        <w:t>b</w:t>
      </w:r>
      <w:r w:rsidRPr="001B2B9B">
        <w:t xml:space="preserve">reach to be demonstrated or justified in the first instance. </w:t>
      </w:r>
    </w:p>
    <w:p w14:paraId="23B67188" w14:textId="77777777" w:rsidR="002259C9" w:rsidRPr="001B2B9B" w:rsidRDefault="002259C9" w:rsidP="001B2B9B">
      <w:pPr>
        <w:pStyle w:val="ListParagraph"/>
        <w:ind w:left="0"/>
        <w:rPr>
          <w:i/>
          <w:iCs/>
        </w:rPr>
      </w:pPr>
    </w:p>
    <w:p w14:paraId="292E2ACD" w14:textId="77777777" w:rsidR="002259C9" w:rsidRPr="001B2B9B" w:rsidRDefault="002259C9" w:rsidP="00E42E7A">
      <w:pPr>
        <w:pStyle w:val="ListParagraph"/>
        <w:numPr>
          <w:ilvl w:val="0"/>
          <w:numId w:val="434"/>
        </w:numPr>
        <w:rPr>
          <w:i/>
          <w:iCs/>
        </w:rPr>
      </w:pPr>
      <w:r w:rsidRPr="001B2B9B">
        <w:rPr>
          <w:i/>
          <w:iCs/>
        </w:rPr>
        <w:t xml:space="preserve">Considered to be a High Risk. Any commitment to obtain an on-demand bond must be avoided and the situation referred to senior Directors. </w:t>
      </w:r>
    </w:p>
    <w:p w14:paraId="6B2CBD62" w14:textId="77777777" w:rsidR="002259C9" w:rsidRPr="001B2B9B" w:rsidRDefault="002259C9" w:rsidP="001B2B9B">
      <w:pPr>
        <w:pStyle w:val="ListParagraph"/>
        <w:ind w:left="0"/>
      </w:pPr>
    </w:p>
    <w:p w14:paraId="2E6A3A4F" w14:textId="45CAFE95" w:rsidR="002259C9" w:rsidRPr="001B2B9B" w:rsidRDefault="002259C9" w:rsidP="00E42E7A">
      <w:pPr>
        <w:pStyle w:val="ListParagraph"/>
        <w:numPr>
          <w:ilvl w:val="0"/>
          <w:numId w:val="434"/>
        </w:numPr>
      </w:pPr>
      <w:r w:rsidRPr="001B2B9B">
        <w:rPr>
          <w:b/>
          <w:bCs/>
        </w:rPr>
        <w:t xml:space="preserve">Conditional Bonds: </w:t>
      </w:r>
      <w:r w:rsidRPr="001B2B9B">
        <w:t xml:space="preserve">Can only be called upon if a company defaults in </w:t>
      </w:r>
      <w:r w:rsidR="00D52366" w:rsidRPr="001B2B9B">
        <w:t>its</w:t>
      </w:r>
      <w:r w:rsidRPr="001B2B9B">
        <w:t xml:space="preserve"> contractual obligations, and that this default or breach requires proof either by; writing of liability by the contractor, or the decision of a court or arbitrator. </w:t>
      </w:r>
    </w:p>
    <w:p w14:paraId="3C4BBD25" w14:textId="77777777" w:rsidR="002259C9" w:rsidRPr="001B2B9B" w:rsidRDefault="002259C9" w:rsidP="001B2B9B">
      <w:pPr>
        <w:pStyle w:val="ListParagraph"/>
        <w:ind w:left="0"/>
      </w:pPr>
    </w:p>
    <w:p w14:paraId="40A4031E" w14:textId="77777777" w:rsidR="002259C9" w:rsidRPr="001B2B9B" w:rsidRDefault="002259C9" w:rsidP="001B2B9B">
      <w:pPr>
        <w:pStyle w:val="ListParagraph"/>
        <w:ind w:left="0"/>
        <w:rPr>
          <w:i/>
          <w:iCs/>
        </w:rPr>
      </w:pPr>
      <w:r w:rsidRPr="001B2B9B">
        <w:rPr>
          <w:i/>
          <w:iCs/>
        </w:rPr>
        <w:t xml:space="preserve">This type of Bond is preferred and where always able, negotiated for the wording to be agreed around a Conditional Bond basis, with the limitations set in to the Beneficiary proving breach and defaults etc. </w:t>
      </w:r>
    </w:p>
    <w:p w14:paraId="6F186518" w14:textId="77777777" w:rsidR="002259C9" w:rsidRPr="001B2B9B" w:rsidRDefault="002259C9" w:rsidP="001B2B9B"/>
    <w:p w14:paraId="15EB49B3" w14:textId="27E0EC19" w:rsidR="002259C9" w:rsidRPr="008E3BED" w:rsidRDefault="002259C9" w:rsidP="008E3BED">
      <w:pPr>
        <w:pStyle w:val="ListParagraph"/>
        <w:numPr>
          <w:ilvl w:val="0"/>
          <w:numId w:val="443"/>
        </w:numPr>
        <w:ind w:left="709"/>
        <w:rPr>
          <w:b/>
          <w:bCs/>
          <w:i/>
          <w:iCs/>
        </w:rPr>
      </w:pPr>
      <w:r w:rsidRPr="008E3BED">
        <w:rPr>
          <w:b/>
          <w:bCs/>
          <w:i/>
          <w:iCs/>
        </w:rPr>
        <w:t xml:space="preserve">Bond Duration: Does the wording state the Duration of the Bond and when it is considered to be terminated? </w:t>
      </w:r>
    </w:p>
    <w:p w14:paraId="7E7714CA" w14:textId="77777777" w:rsidR="002259C9" w:rsidRPr="001B2B9B" w:rsidRDefault="002259C9" w:rsidP="00E42E7A">
      <w:pPr>
        <w:pStyle w:val="ListParagraph"/>
        <w:numPr>
          <w:ilvl w:val="0"/>
          <w:numId w:val="435"/>
        </w:numPr>
      </w:pPr>
      <w:r w:rsidRPr="001B2B9B">
        <w:t xml:space="preserve">Should be negotiated that the Bond is to terminate upon Practical Completion of the Works. </w:t>
      </w:r>
    </w:p>
    <w:p w14:paraId="39659580" w14:textId="030C02E5" w:rsidR="002259C9" w:rsidRPr="00E42E7A" w:rsidRDefault="002259C9" w:rsidP="00E42E7A">
      <w:pPr>
        <w:pStyle w:val="ListParagraph"/>
        <w:numPr>
          <w:ilvl w:val="0"/>
          <w:numId w:val="435"/>
        </w:numPr>
        <w:rPr>
          <w:i/>
          <w:iCs/>
        </w:rPr>
      </w:pPr>
      <w:r w:rsidRPr="00E42E7A">
        <w:rPr>
          <w:i/>
          <w:iCs/>
        </w:rPr>
        <w:t xml:space="preserve">Note: Where no termination date is included, it will remain in force for a long as the Company has any liability under the Contract in which it endures. This is considered </w:t>
      </w:r>
      <w:r w:rsidRPr="00E42E7A">
        <w:rPr>
          <w:b/>
          <w:bCs/>
          <w:i/>
          <w:iCs/>
        </w:rPr>
        <w:t xml:space="preserve">High </w:t>
      </w:r>
      <w:r w:rsidR="00D52366" w:rsidRPr="00E42E7A">
        <w:rPr>
          <w:b/>
          <w:bCs/>
          <w:i/>
          <w:iCs/>
        </w:rPr>
        <w:t>Risk</w:t>
      </w:r>
      <w:r w:rsidR="00D52366" w:rsidRPr="00E42E7A">
        <w:rPr>
          <w:i/>
          <w:iCs/>
        </w:rPr>
        <w:t xml:space="preserve"> and</w:t>
      </w:r>
      <w:r w:rsidRPr="00E42E7A">
        <w:rPr>
          <w:i/>
          <w:iCs/>
        </w:rPr>
        <w:t xml:space="preserve"> should never accept or enter a Bond that is open ended. </w:t>
      </w:r>
    </w:p>
    <w:p w14:paraId="09251CC1" w14:textId="77777777" w:rsidR="002259C9" w:rsidRPr="001B2B9B" w:rsidRDefault="002259C9" w:rsidP="001B2B9B">
      <w:pPr>
        <w:rPr>
          <w:i/>
          <w:iCs/>
        </w:rPr>
      </w:pPr>
    </w:p>
    <w:p w14:paraId="6FCCD600" w14:textId="1DD2A413" w:rsidR="002259C9" w:rsidRPr="008E3BED" w:rsidRDefault="002259C9" w:rsidP="008E3BED">
      <w:pPr>
        <w:pStyle w:val="ListParagraph"/>
        <w:numPr>
          <w:ilvl w:val="0"/>
          <w:numId w:val="443"/>
        </w:numPr>
        <w:ind w:left="709"/>
        <w:rPr>
          <w:b/>
          <w:bCs/>
          <w:i/>
          <w:iCs/>
        </w:rPr>
      </w:pPr>
      <w:r w:rsidRPr="008E3BED">
        <w:rPr>
          <w:b/>
          <w:bCs/>
          <w:i/>
          <w:iCs/>
        </w:rPr>
        <w:t xml:space="preserve">What is the Companies current Bonding Capacity? </w:t>
      </w:r>
    </w:p>
    <w:p w14:paraId="203ABF8E" w14:textId="77777777" w:rsidR="002259C9" w:rsidRPr="001B2B9B" w:rsidRDefault="002259C9" w:rsidP="00E42E7A">
      <w:pPr>
        <w:pStyle w:val="ListParagraph"/>
        <w:numPr>
          <w:ilvl w:val="0"/>
          <w:numId w:val="435"/>
        </w:numPr>
      </w:pPr>
      <w:r w:rsidRPr="001B2B9B">
        <w:t xml:space="preserve">This is to be considered by Finance when being sought the costs for the provision of the Bond. </w:t>
      </w:r>
    </w:p>
    <w:p w14:paraId="08D36050" w14:textId="77777777" w:rsidR="002259C9" w:rsidRPr="001B2B9B" w:rsidRDefault="002259C9" w:rsidP="001B2B9B"/>
    <w:p w14:paraId="3A6BA028" w14:textId="656C1B49" w:rsidR="002259C9" w:rsidRPr="009B63FC" w:rsidRDefault="002259C9" w:rsidP="009B63FC">
      <w:pPr>
        <w:pStyle w:val="ListParagraph"/>
        <w:numPr>
          <w:ilvl w:val="0"/>
          <w:numId w:val="435"/>
        </w:numPr>
        <w:rPr>
          <w:b/>
          <w:bCs/>
          <w:i/>
          <w:iCs/>
        </w:rPr>
      </w:pPr>
      <w:r w:rsidRPr="001B2B9B">
        <w:rPr>
          <w:b/>
          <w:bCs/>
          <w:i/>
          <w:iCs/>
        </w:rPr>
        <w:t xml:space="preserve">What are the Calling-In provisions of the Bond? And does this contain a condition precedent? </w:t>
      </w:r>
    </w:p>
    <w:p w14:paraId="4DEBF7FF" w14:textId="77777777" w:rsidR="002259C9" w:rsidRPr="001B2B9B" w:rsidRDefault="002259C9" w:rsidP="00E42E7A">
      <w:pPr>
        <w:pStyle w:val="ListParagraph"/>
        <w:numPr>
          <w:ilvl w:val="0"/>
          <w:numId w:val="435"/>
        </w:numPr>
      </w:pPr>
      <w:r w:rsidRPr="001B2B9B">
        <w:t>‘calling-in’ of the Bond, to include a condition precedent on the requirement for such claim(s) to be notified within a set period of time from the event giving rise to the claim. This is to enable the bondsman to investigate or avoid a loss, and if there is a delay in notification, the employer/client may lose or reduce any recovery under the bond.</w:t>
      </w:r>
    </w:p>
    <w:p w14:paraId="7095C6D4" w14:textId="77777777" w:rsidR="002259C9" w:rsidRPr="001B2B9B" w:rsidRDefault="002259C9" w:rsidP="001B2B9B">
      <w:pPr>
        <w:pStyle w:val="ListParagraph"/>
        <w:ind w:left="0"/>
      </w:pPr>
    </w:p>
    <w:p w14:paraId="3CF9A103" w14:textId="77777777" w:rsidR="002259C9" w:rsidRPr="001B2B9B" w:rsidRDefault="002259C9" w:rsidP="00E42E7A">
      <w:pPr>
        <w:pStyle w:val="ListParagraph"/>
        <w:numPr>
          <w:ilvl w:val="0"/>
          <w:numId w:val="435"/>
        </w:numPr>
        <w:rPr>
          <w:b/>
          <w:bCs/>
          <w:i/>
          <w:iCs/>
        </w:rPr>
      </w:pPr>
      <w:r w:rsidRPr="001B2B9B">
        <w:rPr>
          <w:b/>
          <w:bCs/>
          <w:i/>
          <w:iCs/>
        </w:rPr>
        <w:t xml:space="preserve">What is the Cost for the Bond? </w:t>
      </w:r>
    </w:p>
    <w:p w14:paraId="4FA2BC71" w14:textId="77777777" w:rsidR="002259C9" w:rsidRPr="001B2B9B" w:rsidRDefault="002259C9" w:rsidP="00E42E7A">
      <w:pPr>
        <w:pStyle w:val="ListParagraph"/>
        <w:numPr>
          <w:ilvl w:val="0"/>
          <w:numId w:val="436"/>
        </w:numPr>
      </w:pPr>
      <w:r w:rsidRPr="001B2B9B">
        <w:lastRenderedPageBreak/>
        <w:t>Bonds are considered and are to be treated as a recoverable cost during the Tendering Stage, or by way of a Variation should the requirement come in at a later date etc.</w:t>
      </w:r>
    </w:p>
    <w:p w14:paraId="3124186A" w14:textId="77777777" w:rsidR="002259C9" w:rsidRPr="001B2B9B" w:rsidRDefault="002259C9" w:rsidP="001B2B9B">
      <w:pPr>
        <w:pStyle w:val="ListParagraph"/>
        <w:ind w:left="0"/>
      </w:pPr>
    </w:p>
    <w:p w14:paraId="50C95A6C" w14:textId="3BBE54F9" w:rsidR="002259C9" w:rsidRPr="001B2B9B" w:rsidRDefault="002259C9" w:rsidP="00E42E7A">
      <w:pPr>
        <w:pStyle w:val="ListParagraph"/>
        <w:numPr>
          <w:ilvl w:val="0"/>
          <w:numId w:val="436"/>
        </w:numPr>
      </w:pPr>
      <w:r w:rsidRPr="001B2B9B">
        <w:t xml:space="preserve">Upon being made aware of the requirement of a Bond, and informing the Director, and </w:t>
      </w:r>
      <w:r w:rsidR="00C521B0">
        <w:t>Commercial Manager</w:t>
      </w:r>
      <w:r w:rsidRPr="001B2B9B">
        <w:t xml:space="preserve">, the information pertaining to the Bond is to be issued to the Finance Team in order to gain a cost of the Bond. </w:t>
      </w:r>
    </w:p>
    <w:p w14:paraId="579EB8C0" w14:textId="77777777" w:rsidR="002259C9" w:rsidRPr="001B2B9B" w:rsidRDefault="002259C9" w:rsidP="001B2B9B">
      <w:pPr>
        <w:pStyle w:val="ListParagraph"/>
        <w:ind w:left="0"/>
      </w:pPr>
    </w:p>
    <w:p w14:paraId="7F227D94" w14:textId="77777777" w:rsidR="002259C9" w:rsidRPr="001B2B9B" w:rsidRDefault="002259C9" w:rsidP="00E42E7A">
      <w:pPr>
        <w:pStyle w:val="ListParagraph"/>
        <w:numPr>
          <w:ilvl w:val="0"/>
          <w:numId w:val="436"/>
        </w:numPr>
      </w:pPr>
      <w:r w:rsidRPr="001B2B9B">
        <w:t xml:space="preserve">Subject to the information received, the Bank or Bondsman may have further queries or requirements to be negotiated with the Client prior to providing a cost or agreeing to cover a Bond. </w:t>
      </w:r>
    </w:p>
    <w:p w14:paraId="6938A32E" w14:textId="77777777" w:rsidR="002259C9" w:rsidRPr="001B2B9B" w:rsidRDefault="002259C9" w:rsidP="001B2B9B">
      <w:pPr>
        <w:pStyle w:val="ListParagraph"/>
        <w:ind w:left="0"/>
      </w:pPr>
    </w:p>
    <w:p w14:paraId="04218C65" w14:textId="00A9664D" w:rsidR="009B63FC" w:rsidRDefault="002259C9" w:rsidP="00DD0FCB">
      <w:pPr>
        <w:pStyle w:val="ListParagraph"/>
        <w:numPr>
          <w:ilvl w:val="0"/>
          <w:numId w:val="436"/>
        </w:numPr>
      </w:pPr>
      <w:r w:rsidRPr="001B2B9B">
        <w:t xml:space="preserve">In all instances queries and answers are to be fed back to the Client ASAP as to avoid any delay. </w:t>
      </w:r>
    </w:p>
    <w:p w14:paraId="3B072F6D" w14:textId="77777777" w:rsidR="00DD0FCB" w:rsidRPr="001B2B9B" w:rsidRDefault="00DD0FCB" w:rsidP="00DD0FCB"/>
    <w:p w14:paraId="6C9B5982" w14:textId="77777777" w:rsidR="002259C9" w:rsidRPr="00E42E7A" w:rsidRDefault="002259C9" w:rsidP="00E42E7A">
      <w:pPr>
        <w:pStyle w:val="ListParagraph"/>
        <w:numPr>
          <w:ilvl w:val="0"/>
          <w:numId w:val="436"/>
        </w:numPr>
        <w:rPr>
          <w:b/>
          <w:bCs/>
          <w:i/>
          <w:iCs/>
        </w:rPr>
      </w:pPr>
      <w:r w:rsidRPr="00E42E7A">
        <w:rPr>
          <w:b/>
          <w:bCs/>
          <w:i/>
          <w:iCs/>
        </w:rPr>
        <w:t xml:space="preserve">Other aspects to consider and/ or be aware of; </w:t>
      </w:r>
    </w:p>
    <w:p w14:paraId="1EC5D347" w14:textId="0C5A0627" w:rsidR="002259C9" w:rsidRPr="001B2B9B" w:rsidRDefault="002259C9" w:rsidP="00E42E7A">
      <w:pPr>
        <w:pStyle w:val="ListParagraph"/>
        <w:numPr>
          <w:ilvl w:val="0"/>
          <w:numId w:val="436"/>
        </w:numPr>
      </w:pPr>
      <w:r w:rsidRPr="001B2B9B">
        <w:t xml:space="preserve">Bonds are provided </w:t>
      </w:r>
      <w:r w:rsidR="00DD0FCB" w:rsidRPr="001B2B9B">
        <w:t>based on</w:t>
      </w:r>
      <w:r w:rsidRPr="001B2B9B">
        <w:t xml:space="preserve"> the Contract in </w:t>
      </w:r>
      <w:r w:rsidR="00DD0FCB" w:rsidRPr="001B2B9B">
        <w:t>its</w:t>
      </w:r>
      <w:r w:rsidRPr="001B2B9B">
        <w:t xml:space="preserve"> original and executed form in regards </w:t>
      </w:r>
      <w:r w:rsidR="00DD0FCB" w:rsidRPr="001B2B9B">
        <w:t>its</w:t>
      </w:r>
      <w:r w:rsidRPr="001B2B9B">
        <w:t xml:space="preserve"> </w:t>
      </w:r>
      <w:r w:rsidR="00DD0FCB">
        <w:t>s</w:t>
      </w:r>
      <w:r w:rsidRPr="001B2B9B">
        <w:t xml:space="preserve">cope of employment. </w:t>
      </w:r>
    </w:p>
    <w:p w14:paraId="264718CC" w14:textId="77777777" w:rsidR="002259C9" w:rsidRPr="001B2B9B" w:rsidRDefault="002259C9" w:rsidP="001B2B9B">
      <w:pPr>
        <w:pStyle w:val="ListParagraph"/>
        <w:ind w:left="0"/>
      </w:pPr>
    </w:p>
    <w:p w14:paraId="108F00F6" w14:textId="55AAA4A6" w:rsidR="002259C9" w:rsidRPr="001B2B9B" w:rsidRDefault="002259C9" w:rsidP="00E42E7A">
      <w:pPr>
        <w:pStyle w:val="ListParagraph"/>
        <w:numPr>
          <w:ilvl w:val="0"/>
          <w:numId w:val="436"/>
        </w:numPr>
      </w:pPr>
      <w:r w:rsidRPr="001B2B9B">
        <w:t xml:space="preserve">Problems can arise where the original bonded contract has significantly changed </w:t>
      </w:r>
      <w:r w:rsidR="00DD0FCB" w:rsidRPr="001B2B9B">
        <w:t>because of</w:t>
      </w:r>
      <w:r w:rsidRPr="001B2B9B">
        <w:t xml:space="preserve"> major variations. </w:t>
      </w:r>
    </w:p>
    <w:p w14:paraId="59248F58" w14:textId="77777777" w:rsidR="002259C9" w:rsidRPr="001B2B9B" w:rsidRDefault="002259C9" w:rsidP="001B2B9B">
      <w:pPr>
        <w:pStyle w:val="ListParagraph"/>
        <w:spacing w:after="0"/>
        <w:ind w:left="0"/>
      </w:pPr>
    </w:p>
    <w:p w14:paraId="6A9C02BA" w14:textId="77777777" w:rsidR="002259C9" w:rsidRPr="001B2B9B" w:rsidRDefault="002259C9" w:rsidP="00E42E7A">
      <w:pPr>
        <w:pStyle w:val="ListParagraph"/>
        <w:numPr>
          <w:ilvl w:val="0"/>
          <w:numId w:val="436"/>
        </w:numPr>
        <w:spacing w:after="0"/>
      </w:pPr>
      <w:r w:rsidRPr="001B2B9B">
        <w:t xml:space="preserve">Where this is the case, the original bond may be void and a new or additional bond will be required. </w:t>
      </w:r>
    </w:p>
    <w:p w14:paraId="7E2178A7" w14:textId="77777777" w:rsidR="002259C9" w:rsidRPr="001B2B9B" w:rsidRDefault="002259C9" w:rsidP="001B2B9B">
      <w:pPr>
        <w:spacing w:after="0"/>
      </w:pPr>
    </w:p>
    <w:p w14:paraId="651E8BC3" w14:textId="389C480C" w:rsidR="002259C9" w:rsidRPr="001B2B9B" w:rsidRDefault="002259C9" w:rsidP="00E42E7A">
      <w:pPr>
        <w:pStyle w:val="ListParagraph"/>
        <w:numPr>
          <w:ilvl w:val="0"/>
          <w:numId w:val="436"/>
        </w:numPr>
        <w:spacing w:after="0"/>
      </w:pPr>
      <w:r w:rsidRPr="001B2B9B">
        <w:t xml:space="preserve">Whenever significant changes occur on a bonded contract, the QS is to inform the </w:t>
      </w:r>
      <w:r w:rsidR="00C521B0">
        <w:t>Commercial Manager</w:t>
      </w:r>
      <w:r w:rsidRPr="001B2B9B">
        <w:t xml:space="preserve"> in the first instance for them to inform the bank/ bondsman. </w:t>
      </w:r>
    </w:p>
    <w:p w14:paraId="5FE4A3A9" w14:textId="77777777" w:rsidR="002259C9" w:rsidRPr="001B2B9B" w:rsidRDefault="002259C9" w:rsidP="001B2B9B">
      <w:pPr>
        <w:pStyle w:val="ListParagraph"/>
        <w:ind w:left="0"/>
      </w:pPr>
    </w:p>
    <w:p w14:paraId="616772D8" w14:textId="40CAA3E9" w:rsidR="002259C9" w:rsidRPr="001B2B9B" w:rsidRDefault="002259C9" w:rsidP="00E42E7A">
      <w:pPr>
        <w:pStyle w:val="ListParagraph"/>
        <w:numPr>
          <w:ilvl w:val="0"/>
          <w:numId w:val="436"/>
        </w:numPr>
        <w:spacing w:after="0"/>
      </w:pPr>
      <w:r w:rsidRPr="001B2B9B">
        <w:t xml:space="preserve">Any costs for the increase in </w:t>
      </w:r>
      <w:r w:rsidR="00DD0FCB">
        <w:t>b</w:t>
      </w:r>
      <w:r w:rsidRPr="001B2B9B">
        <w:t xml:space="preserve">ond due to the increase of the </w:t>
      </w:r>
      <w:r w:rsidR="00DD0FCB">
        <w:t>c</w:t>
      </w:r>
      <w:r w:rsidRPr="001B2B9B">
        <w:t xml:space="preserve">ontract value is to be considered and also included in any such Variation as applicable. Even if there is no direct increase, it is prudent to still consider this as the Risk is still a viable factor. </w:t>
      </w:r>
    </w:p>
    <w:p w14:paraId="58ADAA40" w14:textId="77777777" w:rsidR="002259C9" w:rsidRPr="001B2B9B" w:rsidRDefault="002259C9" w:rsidP="001B2B9B">
      <w:pPr>
        <w:pStyle w:val="ListParagraph"/>
        <w:spacing w:after="0"/>
        <w:ind w:left="0"/>
      </w:pPr>
    </w:p>
    <w:p w14:paraId="196934AA" w14:textId="32CF196C" w:rsidR="002259C9" w:rsidRPr="001B2B9B" w:rsidRDefault="002259C9" w:rsidP="00E42E7A">
      <w:pPr>
        <w:pStyle w:val="ListParagraph"/>
        <w:numPr>
          <w:ilvl w:val="0"/>
          <w:numId w:val="436"/>
        </w:numPr>
        <w:spacing w:after="0"/>
      </w:pPr>
      <w:r w:rsidRPr="001B2B9B">
        <w:t xml:space="preserve">Subject to the duration of the </w:t>
      </w:r>
      <w:r w:rsidR="00DD0FCB">
        <w:t>b</w:t>
      </w:r>
      <w:r w:rsidRPr="001B2B9B">
        <w:t xml:space="preserve">ond, and also consideration to any value as noted above, it is prudent to consider the increase in cost of a </w:t>
      </w:r>
      <w:r w:rsidR="00DD0FCB">
        <w:t>b</w:t>
      </w:r>
      <w:r w:rsidRPr="001B2B9B">
        <w:t xml:space="preserve">ond in any </w:t>
      </w:r>
      <w:r w:rsidR="00DD0FCB">
        <w:t>l</w:t>
      </w:r>
      <w:r w:rsidRPr="001B2B9B">
        <w:t xml:space="preserve">oss &amp; </w:t>
      </w:r>
      <w:r w:rsidR="00DD0FCB">
        <w:t>e</w:t>
      </w:r>
      <w:r w:rsidRPr="001B2B9B">
        <w:t xml:space="preserve">xpense claim the company may have </w:t>
      </w:r>
      <w:r w:rsidR="00D52366" w:rsidRPr="001B2B9B">
        <w:t>in regard to</w:t>
      </w:r>
      <w:r w:rsidRPr="001B2B9B">
        <w:t xml:space="preserve"> an </w:t>
      </w:r>
      <w:r w:rsidR="00DD0FCB">
        <w:t>e</w:t>
      </w:r>
      <w:r w:rsidRPr="001B2B9B">
        <w:t xml:space="preserve">xtension of </w:t>
      </w:r>
      <w:r w:rsidR="00DD0FCB">
        <w:t>t</w:t>
      </w:r>
      <w:r w:rsidRPr="001B2B9B">
        <w:t xml:space="preserve">ime. </w:t>
      </w:r>
    </w:p>
    <w:p w14:paraId="7416284F" w14:textId="3EB13A0F" w:rsidR="002259C9" w:rsidRPr="001B2B9B" w:rsidRDefault="002259C9" w:rsidP="00E42E7A">
      <w:pPr>
        <w:pStyle w:val="ListParagraph"/>
        <w:numPr>
          <w:ilvl w:val="0"/>
          <w:numId w:val="436"/>
        </w:numPr>
        <w:spacing w:after="0"/>
      </w:pPr>
      <w:r w:rsidRPr="001B2B9B">
        <w:lastRenderedPageBreak/>
        <w:t xml:space="preserve">It is the project QS’s responsibility to taken cognisance of the above and ensure that such uplift costs are considered and included in </w:t>
      </w:r>
      <w:r w:rsidR="00DD0FCB">
        <w:t>v</w:t>
      </w:r>
      <w:r w:rsidRPr="001B2B9B">
        <w:t>ariation</w:t>
      </w:r>
      <w:r w:rsidR="00DD0FCB">
        <w:t xml:space="preserve"> </w:t>
      </w:r>
      <w:r w:rsidRPr="001B2B9B">
        <w:t xml:space="preserve">/ </w:t>
      </w:r>
      <w:r w:rsidR="00DD0FCB">
        <w:t>l</w:t>
      </w:r>
      <w:r w:rsidRPr="001B2B9B">
        <w:t xml:space="preserve">oss &amp; </w:t>
      </w:r>
      <w:r w:rsidR="00DD0FCB">
        <w:t>e</w:t>
      </w:r>
      <w:r w:rsidRPr="001B2B9B">
        <w:t xml:space="preserve">xpense submissions. </w:t>
      </w:r>
    </w:p>
    <w:p w14:paraId="111554A4" w14:textId="77777777" w:rsidR="002259C9" w:rsidRPr="001B2B9B" w:rsidRDefault="002259C9" w:rsidP="001B2B9B">
      <w:pPr>
        <w:pStyle w:val="ListParagraph"/>
        <w:spacing w:after="0"/>
        <w:ind w:left="0"/>
      </w:pPr>
    </w:p>
    <w:p w14:paraId="7A5CC774" w14:textId="6A90091F" w:rsidR="002259C9" w:rsidRPr="001B2B9B" w:rsidRDefault="002259C9" w:rsidP="00E42E7A">
      <w:pPr>
        <w:pStyle w:val="ListParagraph"/>
        <w:numPr>
          <w:ilvl w:val="0"/>
          <w:numId w:val="436"/>
        </w:numPr>
        <w:spacing w:after="0"/>
      </w:pPr>
      <w:r w:rsidRPr="001B2B9B">
        <w:t xml:space="preserve">Where the above situations become live, the project QS is to inform the </w:t>
      </w:r>
      <w:r w:rsidR="00F10521">
        <w:t>Commercial Manager</w:t>
      </w:r>
      <w:r w:rsidRPr="001B2B9B">
        <w:t xml:space="preserve"> in the first instance. </w:t>
      </w:r>
    </w:p>
    <w:p w14:paraId="545CAFF7" w14:textId="77777777" w:rsidR="002259C9" w:rsidRPr="001B2B9B" w:rsidRDefault="002259C9" w:rsidP="001B2B9B"/>
    <w:p w14:paraId="02D77645" w14:textId="77777777" w:rsidR="002259C9" w:rsidRPr="001B2B9B" w:rsidRDefault="002259C9" w:rsidP="001B2B9B">
      <w:pPr>
        <w:pStyle w:val="ListParagraph"/>
        <w:numPr>
          <w:ilvl w:val="0"/>
          <w:numId w:val="398"/>
        </w:numPr>
        <w:ind w:left="0"/>
      </w:pPr>
      <w:r w:rsidRPr="001B2B9B">
        <w:rPr>
          <w:b/>
          <w:bCs/>
        </w:rPr>
        <w:t xml:space="preserve">PARENT COMPANY GUARANTEES </w:t>
      </w:r>
    </w:p>
    <w:p w14:paraId="1EE0D8E2" w14:textId="77777777" w:rsidR="002259C9" w:rsidRPr="001B2B9B" w:rsidRDefault="002259C9" w:rsidP="00E42E7A">
      <w:pPr>
        <w:pStyle w:val="ListParagraph"/>
        <w:numPr>
          <w:ilvl w:val="0"/>
          <w:numId w:val="437"/>
        </w:numPr>
      </w:pPr>
      <w:r w:rsidRPr="001B2B9B">
        <w:t xml:space="preserve">Contractors and subcontractors often offer to provide a parent company guarantee (PCG) as an alternative to bond. </w:t>
      </w:r>
    </w:p>
    <w:p w14:paraId="32ED2933" w14:textId="77777777" w:rsidR="002259C9" w:rsidRPr="001B2B9B" w:rsidRDefault="002259C9" w:rsidP="00E42E7A">
      <w:pPr>
        <w:pStyle w:val="ListParagraph"/>
        <w:spacing w:after="0"/>
        <w:ind w:left="0"/>
      </w:pPr>
    </w:p>
    <w:p w14:paraId="4F5264DD" w14:textId="77777777" w:rsidR="002259C9" w:rsidRPr="001B2B9B" w:rsidRDefault="002259C9" w:rsidP="00E42E7A">
      <w:pPr>
        <w:pStyle w:val="ListParagraph"/>
        <w:numPr>
          <w:ilvl w:val="0"/>
          <w:numId w:val="437"/>
        </w:numPr>
        <w:spacing w:after="0"/>
      </w:pPr>
      <w:r w:rsidRPr="001B2B9B">
        <w:t xml:space="preserve">This relieves pressure on bonding capacity and does not require a fee. </w:t>
      </w:r>
    </w:p>
    <w:p w14:paraId="26F45C3C" w14:textId="77777777" w:rsidR="002259C9" w:rsidRPr="001B2B9B" w:rsidRDefault="002259C9" w:rsidP="00E42E7A">
      <w:pPr>
        <w:spacing w:after="0"/>
      </w:pPr>
    </w:p>
    <w:p w14:paraId="07833D7F" w14:textId="1BE14EE6" w:rsidR="002259C9" w:rsidRPr="001B2B9B" w:rsidRDefault="002259C9" w:rsidP="00E42E7A">
      <w:pPr>
        <w:pStyle w:val="ListParagraph"/>
        <w:numPr>
          <w:ilvl w:val="0"/>
          <w:numId w:val="437"/>
        </w:numPr>
        <w:spacing w:after="0"/>
      </w:pPr>
      <w:r w:rsidRPr="001B2B9B">
        <w:t xml:space="preserve">However, this is not a favourable route and to avoid any exposure to </w:t>
      </w:r>
      <w:r w:rsidR="00A61531">
        <w:t>r</w:t>
      </w:r>
      <w:r w:rsidRPr="001B2B9B">
        <w:t xml:space="preserve">isk of the </w:t>
      </w:r>
      <w:r w:rsidR="00A61531">
        <w:t>g</w:t>
      </w:r>
      <w:r w:rsidRPr="001B2B9B">
        <w:t xml:space="preserve">roup </w:t>
      </w:r>
      <w:r w:rsidR="00A61531">
        <w:t>c</w:t>
      </w:r>
      <w:r w:rsidRPr="001B2B9B">
        <w:t xml:space="preserve">ompany, this is not typically an option that should be offered nor considered without any prior agreement with the business senior directorship and the Group CEO. </w:t>
      </w:r>
    </w:p>
    <w:p w14:paraId="50DAE07E" w14:textId="77777777" w:rsidR="002259C9" w:rsidRPr="001B2B9B" w:rsidRDefault="002259C9" w:rsidP="001B2B9B">
      <w:pPr>
        <w:pStyle w:val="ListParagraph"/>
        <w:ind w:left="0"/>
      </w:pPr>
    </w:p>
    <w:p w14:paraId="77E313D1" w14:textId="77777777" w:rsidR="002259C9" w:rsidRPr="001B2B9B" w:rsidRDefault="002259C9" w:rsidP="001B2B9B">
      <w:pPr>
        <w:pStyle w:val="ListParagraph"/>
        <w:spacing w:after="0"/>
        <w:ind w:left="0"/>
      </w:pPr>
    </w:p>
    <w:p w14:paraId="5D7C3528" w14:textId="77777777" w:rsidR="002259C9" w:rsidRPr="001B2B9B" w:rsidRDefault="002259C9" w:rsidP="001B2B9B">
      <w:pPr>
        <w:pStyle w:val="ListParagraph"/>
        <w:numPr>
          <w:ilvl w:val="0"/>
          <w:numId w:val="398"/>
        </w:numPr>
        <w:ind w:left="0"/>
      </w:pPr>
      <w:r w:rsidRPr="001B2B9B">
        <w:rPr>
          <w:b/>
          <w:bCs/>
        </w:rPr>
        <w:t xml:space="preserve">COLLATERAL WARRANTIES </w:t>
      </w:r>
    </w:p>
    <w:p w14:paraId="01101FAB" w14:textId="77777777" w:rsidR="002259C9" w:rsidRPr="001B2B9B" w:rsidRDefault="002259C9" w:rsidP="001B2B9B">
      <w:r w:rsidRPr="001B2B9B">
        <w:rPr>
          <w:b/>
          <w:bCs/>
        </w:rPr>
        <w:t xml:space="preserve">What is a collateral warranty? </w:t>
      </w:r>
    </w:p>
    <w:p w14:paraId="629B9852" w14:textId="77777777" w:rsidR="002259C9" w:rsidRPr="001B2B9B" w:rsidRDefault="002259C9" w:rsidP="00E42E7A">
      <w:pPr>
        <w:pStyle w:val="ListParagraph"/>
        <w:numPr>
          <w:ilvl w:val="0"/>
          <w:numId w:val="438"/>
        </w:numPr>
        <w:spacing w:after="0"/>
      </w:pPr>
      <w:r w:rsidRPr="001B2B9B">
        <w:t xml:space="preserve">A collateral warranty is essentially a contract under which a professional consultant/contractor warrants to a third party (such as a funder) that it has complied with its professional appointment, building contract or subcontract. </w:t>
      </w:r>
    </w:p>
    <w:p w14:paraId="062F5A49" w14:textId="77777777" w:rsidR="002259C9" w:rsidRPr="001B2B9B" w:rsidRDefault="002259C9" w:rsidP="001B2B9B">
      <w:pPr>
        <w:pStyle w:val="ListParagraph"/>
        <w:spacing w:after="0"/>
        <w:ind w:left="0"/>
      </w:pPr>
    </w:p>
    <w:p w14:paraId="61A74EF3" w14:textId="3A70D5C5" w:rsidR="002259C9" w:rsidRPr="001B2B9B" w:rsidRDefault="002259C9" w:rsidP="00E42E7A">
      <w:pPr>
        <w:pStyle w:val="ListParagraph"/>
        <w:numPr>
          <w:ilvl w:val="0"/>
          <w:numId w:val="438"/>
        </w:numPr>
        <w:spacing w:after="0"/>
      </w:pPr>
      <w:r w:rsidRPr="001B2B9B">
        <w:t xml:space="preserve">Warranties are typically required from contractors and subcontractors carrying out a design element within their scope. As such, </w:t>
      </w:r>
      <w:r w:rsidR="00ED2E51" w:rsidRPr="00851718">
        <w:rPr>
          <w:highlight w:val="red"/>
        </w:rPr>
        <w:t>COMPANY NAME</w:t>
      </w:r>
      <w:r w:rsidRPr="001B2B9B">
        <w:t xml:space="preserve"> is often required to enter into collateral agreements. </w:t>
      </w:r>
    </w:p>
    <w:p w14:paraId="6A8CB577" w14:textId="77777777" w:rsidR="002259C9" w:rsidRPr="001B2B9B" w:rsidRDefault="002259C9" w:rsidP="001B2B9B">
      <w:pPr>
        <w:spacing w:after="0"/>
      </w:pPr>
    </w:p>
    <w:p w14:paraId="331A735E" w14:textId="3B94A42E" w:rsidR="002259C9" w:rsidRPr="001B2B9B" w:rsidRDefault="002259C9" w:rsidP="00E42E7A">
      <w:pPr>
        <w:pStyle w:val="ListParagraph"/>
        <w:numPr>
          <w:ilvl w:val="0"/>
          <w:numId w:val="438"/>
        </w:numPr>
        <w:spacing w:after="0"/>
      </w:pPr>
      <w:r w:rsidRPr="001B2B9B">
        <w:t xml:space="preserve">When a </w:t>
      </w:r>
      <w:r w:rsidR="00A61531">
        <w:t>c</w:t>
      </w:r>
      <w:r w:rsidRPr="001B2B9B">
        <w:t xml:space="preserve">ollateral </w:t>
      </w:r>
      <w:r w:rsidR="00A61531">
        <w:t>w</w:t>
      </w:r>
      <w:r w:rsidRPr="001B2B9B">
        <w:t xml:space="preserve">arranty is to be provided and the wording of such is contained within the </w:t>
      </w:r>
      <w:r w:rsidR="00A61531">
        <w:t>i</w:t>
      </w:r>
      <w:r w:rsidRPr="001B2B9B">
        <w:t xml:space="preserve">nvitation </w:t>
      </w:r>
      <w:r w:rsidR="00A61531">
        <w:t>t</w:t>
      </w:r>
      <w:r w:rsidRPr="001B2B9B">
        <w:t xml:space="preserve">o </w:t>
      </w:r>
      <w:r w:rsidR="00A61531">
        <w:t>t</w:t>
      </w:r>
      <w:r w:rsidRPr="001B2B9B">
        <w:t xml:space="preserve">ender; a copy is to be sent to the </w:t>
      </w:r>
      <w:r w:rsidR="00F10521">
        <w:t>Commercial Manager</w:t>
      </w:r>
      <w:r w:rsidRPr="001B2B9B">
        <w:t xml:space="preserve"> to review and provide any commentary or amendments as required </w:t>
      </w:r>
      <w:r w:rsidR="00EA3D03" w:rsidRPr="001B2B9B">
        <w:t>to</w:t>
      </w:r>
      <w:r w:rsidRPr="001B2B9B">
        <w:t xml:space="preserve"> address or cover the below relevant items; </w:t>
      </w:r>
    </w:p>
    <w:p w14:paraId="18C8AE86" w14:textId="77777777" w:rsidR="002259C9" w:rsidRPr="001B2B9B" w:rsidRDefault="002259C9" w:rsidP="001B2B9B">
      <w:pPr>
        <w:spacing w:after="0"/>
      </w:pPr>
    </w:p>
    <w:p w14:paraId="65DC0832" w14:textId="77777777" w:rsidR="002259C9" w:rsidRPr="001B2B9B" w:rsidRDefault="002259C9" w:rsidP="00E42E7A">
      <w:pPr>
        <w:pStyle w:val="ListParagraph"/>
        <w:numPr>
          <w:ilvl w:val="0"/>
          <w:numId w:val="438"/>
        </w:numPr>
        <w:spacing w:after="0"/>
      </w:pPr>
      <w:r w:rsidRPr="001B2B9B">
        <w:rPr>
          <w:i/>
          <w:iCs/>
          <w:u w:val="single"/>
        </w:rPr>
        <w:t>Scope of the Warranty:</w:t>
      </w:r>
      <w:r w:rsidRPr="001B2B9B">
        <w:t xml:space="preserve"> wording to contain Reasonable Skill &amp; Care in associate to the duties. Fitness for Purpose is </w:t>
      </w:r>
      <w:r w:rsidRPr="001B2B9B">
        <w:rPr>
          <w:b/>
          <w:bCs/>
          <w:u w:val="single"/>
        </w:rPr>
        <w:t>not</w:t>
      </w:r>
      <w:r w:rsidRPr="001B2B9B">
        <w:t xml:space="preserve"> to be accepted under any form. </w:t>
      </w:r>
    </w:p>
    <w:p w14:paraId="453344E0" w14:textId="77777777" w:rsidR="002259C9" w:rsidRPr="001B2B9B" w:rsidRDefault="002259C9" w:rsidP="001B2B9B">
      <w:pPr>
        <w:pStyle w:val="ListParagraph"/>
        <w:ind w:left="0"/>
      </w:pPr>
    </w:p>
    <w:p w14:paraId="5AE60FA1" w14:textId="0B159383" w:rsidR="002259C9" w:rsidRPr="001B2B9B" w:rsidRDefault="002259C9" w:rsidP="00E42E7A">
      <w:pPr>
        <w:pStyle w:val="ListParagraph"/>
        <w:numPr>
          <w:ilvl w:val="0"/>
          <w:numId w:val="438"/>
        </w:numPr>
      </w:pPr>
      <w:r w:rsidRPr="001B2B9B">
        <w:rPr>
          <w:i/>
          <w:iCs/>
          <w:u w:val="single"/>
        </w:rPr>
        <w:lastRenderedPageBreak/>
        <w:t>Compliance:</w:t>
      </w:r>
      <w:r w:rsidRPr="001B2B9B">
        <w:t xml:space="preserve"> compliance with relevant laws, regulations, British standards etc are to relate back to the </w:t>
      </w:r>
      <w:r w:rsidR="00536EF2">
        <w:t>c</w:t>
      </w:r>
      <w:r w:rsidR="00536EF2" w:rsidRPr="001B2B9B">
        <w:t>ontract and</w:t>
      </w:r>
      <w:r w:rsidRPr="001B2B9B">
        <w:t xml:space="preserve"> </w:t>
      </w:r>
      <w:r w:rsidRPr="001B2B9B">
        <w:rPr>
          <w:b/>
          <w:bCs/>
          <w:u w:val="single"/>
        </w:rPr>
        <w:t>not</w:t>
      </w:r>
      <w:r w:rsidRPr="001B2B9B">
        <w:t xml:space="preserve"> be based on ‘current’. This increases risk exposure. </w:t>
      </w:r>
    </w:p>
    <w:p w14:paraId="46F26D8D" w14:textId="77777777" w:rsidR="002259C9" w:rsidRPr="001B2B9B" w:rsidRDefault="002259C9" w:rsidP="001B2B9B">
      <w:pPr>
        <w:pStyle w:val="ListParagraph"/>
        <w:ind w:left="0"/>
      </w:pPr>
    </w:p>
    <w:p w14:paraId="5D61A0CC" w14:textId="77777777" w:rsidR="002259C9" w:rsidRPr="001B2B9B" w:rsidRDefault="002259C9" w:rsidP="00E42E7A">
      <w:pPr>
        <w:pStyle w:val="ListParagraph"/>
        <w:numPr>
          <w:ilvl w:val="0"/>
          <w:numId w:val="438"/>
        </w:numPr>
      </w:pPr>
      <w:r w:rsidRPr="001B2B9B">
        <w:rPr>
          <w:i/>
          <w:iCs/>
          <w:u w:val="single"/>
        </w:rPr>
        <w:t>Reference:</w:t>
      </w:r>
      <w:r w:rsidRPr="001B2B9B">
        <w:t xml:space="preserve"> The warranty should always relate back to works done in accordance with the underlying Contract. </w:t>
      </w:r>
    </w:p>
    <w:p w14:paraId="0562A581" w14:textId="77777777" w:rsidR="002259C9" w:rsidRPr="001B2B9B" w:rsidRDefault="002259C9" w:rsidP="001B2B9B">
      <w:pPr>
        <w:pStyle w:val="ListParagraph"/>
        <w:ind w:left="0"/>
      </w:pPr>
    </w:p>
    <w:p w14:paraId="3473EEDA" w14:textId="77777777" w:rsidR="002259C9" w:rsidRPr="001B2B9B" w:rsidRDefault="002259C9" w:rsidP="00E42E7A">
      <w:pPr>
        <w:pStyle w:val="ListParagraph"/>
        <w:numPr>
          <w:ilvl w:val="0"/>
          <w:numId w:val="438"/>
        </w:numPr>
      </w:pPr>
      <w:r w:rsidRPr="001B2B9B">
        <w:rPr>
          <w:i/>
          <w:iCs/>
          <w:u w:val="single"/>
        </w:rPr>
        <w:t>Duration &amp; Expiry:</w:t>
      </w:r>
      <w:r w:rsidRPr="001B2B9B">
        <w:t xml:space="preserve"> what is the limitation period of the Warranty (i.e. 12years under Deed, or 6 years under simple contract). When does the Warranty start, i.e. Date of Practical Completion, Date of the Warranty itself etc. It is critical that this is not left open-ended. </w:t>
      </w:r>
    </w:p>
    <w:p w14:paraId="5E9EE262" w14:textId="77777777" w:rsidR="002259C9" w:rsidRPr="001B2B9B" w:rsidRDefault="002259C9" w:rsidP="001B2B9B">
      <w:pPr>
        <w:pStyle w:val="ListParagraph"/>
        <w:ind w:left="0"/>
      </w:pPr>
    </w:p>
    <w:p w14:paraId="105FA47E" w14:textId="77777777" w:rsidR="002259C9" w:rsidRPr="001B2B9B" w:rsidRDefault="002259C9" w:rsidP="00E42E7A">
      <w:pPr>
        <w:pStyle w:val="ListParagraph"/>
        <w:numPr>
          <w:ilvl w:val="0"/>
          <w:numId w:val="438"/>
        </w:numPr>
      </w:pPr>
      <w:r w:rsidRPr="001B2B9B">
        <w:rPr>
          <w:i/>
          <w:iCs/>
          <w:u w:val="single"/>
        </w:rPr>
        <w:t>Step-</w:t>
      </w:r>
      <w:r w:rsidRPr="001B2B9B">
        <w:t xml:space="preserve">in rights: Are there step-in rights allowing the beneficiary (typically a funder) to take over the contract of the employer defaults. Are conditions or notices required to trigger step-in. </w:t>
      </w:r>
    </w:p>
    <w:p w14:paraId="403635EA" w14:textId="77777777" w:rsidR="002259C9" w:rsidRPr="001B2B9B" w:rsidRDefault="002259C9" w:rsidP="001B2B9B">
      <w:pPr>
        <w:pStyle w:val="ListParagraph"/>
        <w:ind w:left="0"/>
      </w:pPr>
    </w:p>
    <w:p w14:paraId="70EF1D59" w14:textId="095D4FD3" w:rsidR="00EA3D03" w:rsidRPr="001B2B9B" w:rsidRDefault="002259C9" w:rsidP="00EA3D03">
      <w:pPr>
        <w:pStyle w:val="ListParagraph"/>
        <w:numPr>
          <w:ilvl w:val="0"/>
          <w:numId w:val="438"/>
        </w:numPr>
      </w:pPr>
      <w:r w:rsidRPr="001B2B9B">
        <w:rPr>
          <w:i/>
          <w:iCs/>
          <w:u w:val="single"/>
        </w:rPr>
        <w:t>Notice of intent Step-</w:t>
      </w:r>
      <w:r w:rsidRPr="001B2B9B">
        <w:t>In: Where the provision of suspension and/ or termination of the Contract is included, this is to be set at 7days from Notice should the Employer of the Contract default, and the Beneficiary is in contemplation to Step-In</w:t>
      </w:r>
      <w:r w:rsidR="00EA3D03">
        <w:t>.</w:t>
      </w:r>
    </w:p>
    <w:p w14:paraId="100B17A6" w14:textId="77777777" w:rsidR="002259C9" w:rsidRPr="001B2B9B" w:rsidRDefault="002259C9" w:rsidP="00E42E7A">
      <w:pPr>
        <w:pStyle w:val="ListParagraph"/>
        <w:numPr>
          <w:ilvl w:val="0"/>
          <w:numId w:val="438"/>
        </w:numPr>
      </w:pPr>
      <w:r w:rsidRPr="001B2B9B">
        <w:rPr>
          <w:i/>
          <w:iCs/>
          <w:u w:val="single"/>
        </w:rPr>
        <w:t>Recovery of monies unpaid:</w:t>
      </w:r>
      <w:r w:rsidRPr="001B2B9B">
        <w:t xml:space="preserve"> Where possible, and in the even the Beneficiary Steps-in, wording is to be negotiated in that the Beneficiary is to pay to the company any unpaid monies due to the Employer of the Contract’s default. </w:t>
      </w:r>
    </w:p>
    <w:p w14:paraId="1496FC45" w14:textId="77777777" w:rsidR="002259C9" w:rsidRPr="001B2B9B" w:rsidRDefault="002259C9" w:rsidP="001B2B9B">
      <w:pPr>
        <w:pStyle w:val="ListParagraph"/>
        <w:ind w:left="0"/>
      </w:pPr>
    </w:p>
    <w:p w14:paraId="7F58A90C" w14:textId="77777777" w:rsidR="002259C9" w:rsidRPr="001B2B9B" w:rsidRDefault="002259C9" w:rsidP="00E42E7A">
      <w:pPr>
        <w:pStyle w:val="ListParagraph"/>
        <w:numPr>
          <w:ilvl w:val="0"/>
          <w:numId w:val="438"/>
        </w:numPr>
      </w:pPr>
      <w:r w:rsidRPr="001B2B9B">
        <w:t xml:space="preserve"> </w:t>
      </w:r>
      <w:r w:rsidRPr="001B2B9B">
        <w:rPr>
          <w:i/>
          <w:iCs/>
          <w:u w:val="single"/>
        </w:rPr>
        <w:t>Assignability</w:t>
      </w:r>
      <w:r w:rsidRPr="001B2B9B">
        <w:t xml:space="preserve">: Can the beneficiary assign the warranty to another party (e.g., purchaser or tenant). Limits on assignability to be set to a maximum of 2no only. </w:t>
      </w:r>
    </w:p>
    <w:p w14:paraId="075A243A" w14:textId="77777777" w:rsidR="002259C9" w:rsidRPr="001B2B9B" w:rsidRDefault="002259C9" w:rsidP="001B2B9B">
      <w:pPr>
        <w:pStyle w:val="ListParagraph"/>
        <w:ind w:left="0"/>
      </w:pPr>
    </w:p>
    <w:p w14:paraId="282C8A15" w14:textId="48C62634" w:rsidR="002259C9" w:rsidRPr="001B2B9B" w:rsidRDefault="002259C9" w:rsidP="00E42E7A">
      <w:pPr>
        <w:pStyle w:val="ListParagraph"/>
        <w:numPr>
          <w:ilvl w:val="0"/>
          <w:numId w:val="438"/>
        </w:numPr>
      </w:pPr>
      <w:r w:rsidRPr="001B2B9B">
        <w:rPr>
          <w:i/>
          <w:iCs/>
          <w:u w:val="single"/>
        </w:rPr>
        <w:t>Limitations on Liability</w:t>
      </w:r>
      <w:r w:rsidRPr="001B2B9B">
        <w:t xml:space="preserve">: Ensure there is a limitation of liability included within the Warranty, set to 10% of the </w:t>
      </w:r>
      <w:r w:rsidR="008F73D7">
        <w:t>c</w:t>
      </w:r>
      <w:r w:rsidRPr="001B2B9B">
        <w:t xml:space="preserve">ontract </w:t>
      </w:r>
      <w:r w:rsidR="008F73D7">
        <w:t>s</w:t>
      </w:r>
      <w:r w:rsidRPr="001B2B9B">
        <w:t xml:space="preserve">um. Ensure consequential loss is excluded. </w:t>
      </w:r>
    </w:p>
    <w:p w14:paraId="4FBA0645" w14:textId="77777777" w:rsidR="002259C9" w:rsidRPr="001B2B9B" w:rsidRDefault="002259C9" w:rsidP="001B2B9B">
      <w:pPr>
        <w:pStyle w:val="ListParagraph"/>
        <w:ind w:left="0"/>
      </w:pPr>
    </w:p>
    <w:p w14:paraId="2E8F5936" w14:textId="77777777" w:rsidR="002259C9" w:rsidRPr="001B2B9B" w:rsidRDefault="002259C9" w:rsidP="00E42E7A">
      <w:pPr>
        <w:pStyle w:val="ListParagraph"/>
        <w:numPr>
          <w:ilvl w:val="0"/>
          <w:numId w:val="438"/>
        </w:numPr>
      </w:pPr>
      <w:r w:rsidRPr="001B2B9B">
        <w:rPr>
          <w:i/>
          <w:iCs/>
          <w:u w:val="single"/>
        </w:rPr>
        <w:t>Nett Contribution Clauses</w:t>
      </w:r>
      <w:r w:rsidRPr="001B2B9B">
        <w:t>: are there any which would limit the companies liability to their proportion of responsibility.</w:t>
      </w:r>
    </w:p>
    <w:p w14:paraId="4C5E45C8" w14:textId="77777777" w:rsidR="002259C9" w:rsidRPr="001B2B9B" w:rsidRDefault="002259C9" w:rsidP="001B2B9B">
      <w:pPr>
        <w:pStyle w:val="ListParagraph"/>
        <w:ind w:left="0"/>
      </w:pPr>
    </w:p>
    <w:p w14:paraId="57A7E957" w14:textId="27A28B6D" w:rsidR="002259C9" w:rsidRPr="001B2B9B" w:rsidRDefault="002259C9" w:rsidP="00E42E7A">
      <w:pPr>
        <w:pStyle w:val="ListParagraph"/>
        <w:numPr>
          <w:ilvl w:val="0"/>
          <w:numId w:val="438"/>
        </w:numPr>
      </w:pPr>
      <w:r w:rsidRPr="001B2B9B">
        <w:rPr>
          <w:i/>
          <w:iCs/>
          <w:u w:val="single"/>
        </w:rPr>
        <w:t>Insurance Levels</w:t>
      </w:r>
      <w:r w:rsidRPr="001B2B9B">
        <w:t xml:space="preserve">: Ensure the </w:t>
      </w:r>
      <w:r w:rsidR="008F73D7">
        <w:t>i</w:t>
      </w:r>
      <w:r w:rsidRPr="001B2B9B">
        <w:t xml:space="preserve">nsurance levels align with that required under the </w:t>
      </w:r>
      <w:r w:rsidR="008F73D7">
        <w:t>c</w:t>
      </w:r>
      <w:r w:rsidRPr="001B2B9B">
        <w:t xml:space="preserve">ontract, and are that which the </w:t>
      </w:r>
      <w:r w:rsidR="008F73D7">
        <w:t>c</w:t>
      </w:r>
      <w:r w:rsidRPr="001B2B9B">
        <w:t xml:space="preserve">ompany current holds, noting both value and category. </w:t>
      </w:r>
    </w:p>
    <w:p w14:paraId="5FAF86B8" w14:textId="77777777" w:rsidR="002259C9" w:rsidRPr="001B2B9B" w:rsidRDefault="002259C9" w:rsidP="001B2B9B">
      <w:pPr>
        <w:pStyle w:val="ListParagraph"/>
        <w:ind w:left="0"/>
      </w:pPr>
    </w:p>
    <w:p w14:paraId="6BD0320F" w14:textId="77777777" w:rsidR="002259C9" w:rsidRPr="001B2B9B" w:rsidRDefault="002259C9" w:rsidP="00E42E7A">
      <w:pPr>
        <w:pStyle w:val="ListParagraph"/>
        <w:numPr>
          <w:ilvl w:val="0"/>
          <w:numId w:val="438"/>
        </w:numPr>
      </w:pPr>
      <w:r w:rsidRPr="001B2B9B">
        <w:rPr>
          <w:i/>
          <w:iCs/>
          <w:u w:val="single"/>
        </w:rPr>
        <w:t>No Greater Liability Clause</w:t>
      </w:r>
      <w:r w:rsidRPr="001B2B9B">
        <w:t>: Ensure that there is wording that prevents the Company from being liable under the warranty for more than they are under the original contract. This is important to avoid duplication or expansion of liability.</w:t>
      </w:r>
    </w:p>
    <w:p w14:paraId="2D1D54E6" w14:textId="77777777" w:rsidR="002259C9" w:rsidRPr="001B2B9B" w:rsidRDefault="002259C9" w:rsidP="001B2B9B">
      <w:pPr>
        <w:pStyle w:val="ListParagraph"/>
        <w:ind w:left="0"/>
      </w:pPr>
    </w:p>
    <w:p w14:paraId="594EC150" w14:textId="67AFF376" w:rsidR="002259C9" w:rsidRPr="001B2B9B" w:rsidRDefault="002259C9" w:rsidP="00E42E7A">
      <w:pPr>
        <w:pStyle w:val="ListParagraph"/>
        <w:numPr>
          <w:ilvl w:val="0"/>
          <w:numId w:val="438"/>
        </w:numPr>
        <w:rPr>
          <w:i/>
          <w:iCs/>
          <w:u w:val="single"/>
        </w:rPr>
      </w:pPr>
      <w:r w:rsidRPr="001B2B9B">
        <w:rPr>
          <w:i/>
          <w:iCs/>
          <w:u w:val="single"/>
        </w:rPr>
        <w:t>Deed vs Simple Contract:</w:t>
      </w:r>
      <w:r w:rsidRPr="001B2B9B">
        <w:t xml:space="preserve"> Is this </w:t>
      </w:r>
      <w:r w:rsidR="008F73D7">
        <w:t>w</w:t>
      </w:r>
      <w:r w:rsidRPr="001B2B9B">
        <w:t xml:space="preserve">arranty executed as a Deed? This affects the enforceability and provide clarity on the limitation period. </w:t>
      </w:r>
    </w:p>
    <w:p w14:paraId="3D5AF806" w14:textId="77777777" w:rsidR="002259C9" w:rsidRPr="001B2B9B" w:rsidRDefault="002259C9" w:rsidP="001B2B9B"/>
    <w:p w14:paraId="65E9CF7A" w14:textId="77777777" w:rsidR="002259C9" w:rsidRPr="001B2B9B" w:rsidRDefault="002259C9" w:rsidP="001B2B9B">
      <w:pPr>
        <w:pStyle w:val="ListParagraph"/>
        <w:numPr>
          <w:ilvl w:val="0"/>
          <w:numId w:val="398"/>
        </w:numPr>
        <w:ind w:left="0"/>
        <w:rPr>
          <w:b/>
          <w:bCs/>
        </w:rPr>
      </w:pPr>
      <w:r w:rsidRPr="001B2B9B">
        <w:rPr>
          <w:b/>
          <w:bCs/>
        </w:rPr>
        <w:t>RED FLAGS TO WATCH FOR</w:t>
      </w:r>
    </w:p>
    <w:p w14:paraId="55C9583B" w14:textId="1CB9F3F9" w:rsidR="002259C9" w:rsidRPr="001B2B9B" w:rsidRDefault="002259C9" w:rsidP="00E42E7A">
      <w:pPr>
        <w:pStyle w:val="ListParagraph"/>
        <w:numPr>
          <w:ilvl w:val="0"/>
          <w:numId w:val="440"/>
        </w:numPr>
        <w:ind w:left="709"/>
      </w:pPr>
      <w:r w:rsidRPr="001B2B9B">
        <w:t>Indemnities: These create higher risk than warranties.</w:t>
      </w:r>
    </w:p>
    <w:p w14:paraId="284AB244" w14:textId="0068D8D9" w:rsidR="002259C9" w:rsidRPr="001B2B9B" w:rsidRDefault="002259C9" w:rsidP="00E42E7A">
      <w:pPr>
        <w:pStyle w:val="ListParagraph"/>
        <w:numPr>
          <w:ilvl w:val="0"/>
          <w:numId w:val="440"/>
        </w:numPr>
        <w:ind w:left="709"/>
      </w:pPr>
      <w:r w:rsidRPr="001B2B9B">
        <w:t>Uncapped liability: High Risk if no limitation on damages.</w:t>
      </w:r>
    </w:p>
    <w:p w14:paraId="54A5A495" w14:textId="5C1A38C9" w:rsidR="002259C9" w:rsidRPr="001B2B9B" w:rsidRDefault="002259C9" w:rsidP="00E42E7A">
      <w:pPr>
        <w:pStyle w:val="ListParagraph"/>
        <w:numPr>
          <w:ilvl w:val="0"/>
          <w:numId w:val="440"/>
        </w:numPr>
        <w:ind w:left="709"/>
      </w:pPr>
      <w:r w:rsidRPr="001B2B9B">
        <w:t xml:space="preserve">Fit For Purpose: Much stricter than “reasonable skill and care” and not Company accepted. </w:t>
      </w:r>
    </w:p>
    <w:p w14:paraId="71A7C5B6" w14:textId="0836E65B" w:rsidR="002259C9" w:rsidRPr="001B2B9B" w:rsidRDefault="002259C9" w:rsidP="00E42E7A">
      <w:pPr>
        <w:pStyle w:val="ListParagraph"/>
        <w:numPr>
          <w:ilvl w:val="0"/>
          <w:numId w:val="440"/>
        </w:numPr>
        <w:ind w:left="709"/>
      </w:pPr>
      <w:r w:rsidRPr="001B2B9B">
        <w:t xml:space="preserve">Onerous obligations: Ensure you’re not warranting things outside of the </w:t>
      </w:r>
      <w:r w:rsidR="00205D91">
        <w:t>c</w:t>
      </w:r>
      <w:r w:rsidR="00205D91" w:rsidRPr="001B2B9B">
        <w:t>ompany’s</w:t>
      </w:r>
      <w:r w:rsidRPr="001B2B9B">
        <w:t xml:space="preserve"> control.</w:t>
      </w:r>
    </w:p>
    <w:p w14:paraId="4C58D24D" w14:textId="77777777" w:rsidR="002259C9" w:rsidRPr="001B2B9B" w:rsidRDefault="002259C9" w:rsidP="001B2B9B">
      <w:pPr>
        <w:rPr>
          <w:b/>
          <w:bCs/>
          <w:u w:val="single"/>
        </w:rPr>
      </w:pPr>
    </w:p>
    <w:p w14:paraId="06889F21" w14:textId="77777777" w:rsidR="002259C9" w:rsidRPr="001B2B9B" w:rsidRDefault="002259C9" w:rsidP="001B2B9B">
      <w:pPr>
        <w:pStyle w:val="ListParagraph"/>
        <w:numPr>
          <w:ilvl w:val="0"/>
          <w:numId w:val="398"/>
        </w:numPr>
        <w:ind w:left="0"/>
        <w:rPr>
          <w:b/>
          <w:bCs/>
        </w:rPr>
      </w:pPr>
      <w:r w:rsidRPr="001B2B9B">
        <w:rPr>
          <w:b/>
          <w:bCs/>
        </w:rPr>
        <w:t>EXECUTION OF BOND AND/ OR COLLATERAL WARRANTY</w:t>
      </w:r>
    </w:p>
    <w:p w14:paraId="424D6F95" w14:textId="48494C8B" w:rsidR="002259C9" w:rsidRPr="001B2B9B" w:rsidRDefault="002259C9" w:rsidP="00E42E7A">
      <w:pPr>
        <w:pStyle w:val="ListParagraph"/>
        <w:numPr>
          <w:ilvl w:val="0"/>
          <w:numId w:val="441"/>
        </w:numPr>
      </w:pPr>
      <w:r w:rsidRPr="001B2B9B">
        <w:t xml:space="preserve">Upon the accepted wording of a </w:t>
      </w:r>
      <w:r w:rsidR="00536EF2">
        <w:t>b</w:t>
      </w:r>
      <w:r w:rsidRPr="001B2B9B">
        <w:t>ond and</w:t>
      </w:r>
      <w:r w:rsidR="00536EF2">
        <w:t xml:space="preserve"> </w:t>
      </w:r>
      <w:r w:rsidRPr="001B2B9B">
        <w:t xml:space="preserve">/ or </w:t>
      </w:r>
      <w:r w:rsidR="00536EF2">
        <w:t>c</w:t>
      </w:r>
      <w:r w:rsidRPr="001B2B9B">
        <w:t xml:space="preserve">ollateral </w:t>
      </w:r>
      <w:r w:rsidR="00536EF2">
        <w:t>w</w:t>
      </w:r>
      <w:r w:rsidRPr="001B2B9B">
        <w:t xml:space="preserve">arranty, the </w:t>
      </w:r>
      <w:r w:rsidR="00F10521">
        <w:t>Commercial Manager</w:t>
      </w:r>
      <w:r w:rsidRPr="001B2B9B">
        <w:t xml:space="preserve"> is to request from the </w:t>
      </w:r>
      <w:r w:rsidR="00536EF2">
        <w:t>c</w:t>
      </w:r>
      <w:r w:rsidRPr="001B2B9B">
        <w:t xml:space="preserve">lient a clean agreed version, </w:t>
      </w:r>
      <w:r w:rsidR="00205D91" w:rsidRPr="001B2B9B">
        <w:t>which</w:t>
      </w:r>
      <w:r w:rsidRPr="001B2B9B">
        <w:t xml:space="preserve"> aligns the clauses with all those agreed. </w:t>
      </w:r>
    </w:p>
    <w:p w14:paraId="2FBE829E" w14:textId="77777777" w:rsidR="002259C9" w:rsidRPr="001B2B9B" w:rsidRDefault="002259C9" w:rsidP="00E42E7A">
      <w:pPr>
        <w:pStyle w:val="ListParagraph"/>
        <w:ind w:left="0"/>
      </w:pPr>
    </w:p>
    <w:p w14:paraId="3AA5B8EC" w14:textId="613B2959" w:rsidR="002259C9" w:rsidRPr="001B2B9B" w:rsidRDefault="002259C9" w:rsidP="00E42E7A">
      <w:pPr>
        <w:pStyle w:val="ListParagraph"/>
        <w:numPr>
          <w:ilvl w:val="0"/>
          <w:numId w:val="441"/>
        </w:numPr>
      </w:pPr>
      <w:r w:rsidRPr="001B2B9B">
        <w:t xml:space="preserve">Once in receipt of the final version, the </w:t>
      </w:r>
      <w:r w:rsidR="00F10521">
        <w:t>Commercial Manager</w:t>
      </w:r>
      <w:r w:rsidRPr="001B2B9B">
        <w:t xml:space="preserve"> is to review a final time and issue to Directors for execution and returning to the </w:t>
      </w:r>
      <w:r w:rsidR="00536EF2">
        <w:t>c</w:t>
      </w:r>
      <w:r w:rsidRPr="001B2B9B">
        <w:t xml:space="preserve">lient. </w:t>
      </w:r>
    </w:p>
    <w:p w14:paraId="734C0682" w14:textId="77777777" w:rsidR="00E46EF6" w:rsidRPr="001B2B9B" w:rsidRDefault="00E46EF6" w:rsidP="001B2B9B">
      <w:pPr>
        <w:rPr>
          <w:rFonts w:eastAsiaTheme="majorEastAsia" w:cstheme="majorBidi"/>
          <w:b/>
          <w:color w:val="0F4761" w:themeColor="accent1" w:themeShade="BF"/>
        </w:rPr>
      </w:pPr>
      <w:r w:rsidRPr="001B2B9B">
        <w:rPr>
          <w:b/>
        </w:rPr>
        <w:br w:type="page"/>
      </w:r>
    </w:p>
    <w:p w14:paraId="2FF6B09B" w14:textId="02939872" w:rsidR="001C1C28" w:rsidRDefault="001C1C28" w:rsidP="001C1C28">
      <w:pPr>
        <w:pStyle w:val="Heading1"/>
      </w:pPr>
      <w:bookmarkStart w:id="160" w:name="_Toc232964160"/>
      <w:r>
        <w:rPr>
          <w:b/>
          <w:sz w:val="28"/>
        </w:rPr>
        <w:lastRenderedPageBreak/>
        <w:t>ACCOUNTING</w:t>
      </w:r>
      <w:bookmarkEnd w:id="160"/>
    </w:p>
    <w:p w14:paraId="25E1E641" w14:textId="77777777" w:rsidR="001C1C28" w:rsidRDefault="001C1C28" w:rsidP="001C1C28">
      <w:r>
        <w:rPr>
          <w:b/>
        </w:rPr>
        <w:t>1. Purpose</w:t>
      </w:r>
    </w:p>
    <w:p w14:paraId="664B0B13" w14:textId="77777777" w:rsidR="001C1C28" w:rsidRDefault="001C1C28" w:rsidP="001C1C28">
      <w:r>
        <w:rPr>
          <w:b/>
        </w:rPr>
        <w:t>To ensure all accounting activities are completed accurately, consistently and within required timescales to support financial control and compliance.</w:t>
      </w:r>
    </w:p>
    <w:p w14:paraId="67F4D255" w14:textId="77777777" w:rsidR="001C1C28" w:rsidRDefault="001C1C28" w:rsidP="001C1C28"/>
    <w:p w14:paraId="3635FF70" w14:textId="77777777" w:rsidR="001C1C28" w:rsidRDefault="001C1C28" w:rsidP="001C1C28">
      <w:r>
        <w:rPr>
          <w:b/>
        </w:rPr>
        <w:t>2. Scope</w:t>
      </w:r>
    </w:p>
    <w:p w14:paraId="50954F7E" w14:textId="77777777" w:rsidR="001C1C28" w:rsidRDefault="001C1C28" w:rsidP="001C1C28">
      <w:r>
        <w:t>This procedure applies to:</w:t>
      </w:r>
    </w:p>
    <w:p w14:paraId="0B176C85" w14:textId="77777777" w:rsidR="001C1C28" w:rsidRDefault="001C1C28" w:rsidP="001C1C28">
      <w:pPr>
        <w:pStyle w:val="ListParagraph"/>
        <w:numPr>
          <w:ilvl w:val="0"/>
          <w:numId w:val="98"/>
        </w:numPr>
      </w:pPr>
      <w:r>
        <w:t>Payroll</w:t>
      </w:r>
    </w:p>
    <w:p w14:paraId="1CAAD255" w14:textId="77777777" w:rsidR="001C1C28" w:rsidRDefault="001C1C28" w:rsidP="001C1C28">
      <w:pPr>
        <w:pStyle w:val="ListParagraph"/>
        <w:numPr>
          <w:ilvl w:val="0"/>
          <w:numId w:val="98"/>
        </w:numPr>
      </w:pPr>
      <w:r>
        <w:t>Accounts Processing</w:t>
      </w:r>
    </w:p>
    <w:p w14:paraId="6053BA34" w14:textId="77777777" w:rsidR="001C1C28" w:rsidRDefault="001C1C28" w:rsidP="001C1C28">
      <w:pPr>
        <w:pStyle w:val="ListParagraph"/>
        <w:numPr>
          <w:ilvl w:val="0"/>
          <w:numId w:val="98"/>
        </w:numPr>
      </w:pPr>
      <w:r>
        <w:t>Supplier Payments</w:t>
      </w:r>
    </w:p>
    <w:p w14:paraId="071B46FE" w14:textId="77777777" w:rsidR="001C1C28" w:rsidRDefault="001C1C28" w:rsidP="001C1C28">
      <w:pPr>
        <w:pStyle w:val="ListParagraph"/>
        <w:numPr>
          <w:ilvl w:val="0"/>
          <w:numId w:val="98"/>
        </w:numPr>
      </w:pPr>
      <w:r>
        <w:t>Purchase Ledger</w:t>
      </w:r>
    </w:p>
    <w:p w14:paraId="3C7F398B" w14:textId="77777777" w:rsidR="001C1C28" w:rsidRDefault="001C1C28" w:rsidP="001C1C28">
      <w:pPr>
        <w:pStyle w:val="ListParagraph"/>
        <w:numPr>
          <w:ilvl w:val="0"/>
          <w:numId w:val="98"/>
        </w:numPr>
      </w:pPr>
      <w:r>
        <w:t>Nominal Coding</w:t>
      </w:r>
    </w:p>
    <w:p w14:paraId="77CF56F8" w14:textId="77777777" w:rsidR="001C1C28" w:rsidRDefault="001C1C28" w:rsidP="001C1C28">
      <w:pPr>
        <w:pStyle w:val="ListParagraph"/>
        <w:numPr>
          <w:ilvl w:val="0"/>
          <w:numId w:val="98"/>
        </w:numPr>
      </w:pPr>
      <w:r>
        <w:t>Management Accounts Support</w:t>
      </w:r>
    </w:p>
    <w:p w14:paraId="68486140" w14:textId="77777777" w:rsidR="001C1C28" w:rsidRDefault="001C1C28" w:rsidP="001C1C28">
      <w:pPr>
        <w:pStyle w:val="ListParagraph"/>
        <w:numPr>
          <w:ilvl w:val="0"/>
          <w:numId w:val="98"/>
        </w:numPr>
      </w:pPr>
      <w:r>
        <w:t>Invoice Processing</w:t>
      </w:r>
    </w:p>
    <w:p w14:paraId="3BC7C983" w14:textId="77777777" w:rsidR="001C1C28" w:rsidRDefault="001C1C28" w:rsidP="001C1C28">
      <w:pPr>
        <w:pStyle w:val="ListParagraph"/>
        <w:numPr>
          <w:ilvl w:val="0"/>
          <w:numId w:val="98"/>
        </w:numPr>
      </w:pPr>
      <w:r>
        <w:t>Expense Management</w:t>
      </w:r>
    </w:p>
    <w:p w14:paraId="7A8A8AB1" w14:textId="77777777" w:rsidR="001C1C28" w:rsidRDefault="001C1C28" w:rsidP="001C1C28">
      <w:pPr>
        <w:pStyle w:val="ListParagraph"/>
        <w:numPr>
          <w:ilvl w:val="0"/>
          <w:numId w:val="98"/>
        </w:numPr>
      </w:pPr>
      <w:r>
        <w:t>Credit Control Support</w:t>
      </w:r>
    </w:p>
    <w:p w14:paraId="2FF79BEB" w14:textId="77777777" w:rsidR="001C1C28" w:rsidRDefault="001C1C28" w:rsidP="001C1C28"/>
    <w:p w14:paraId="49254456" w14:textId="77777777" w:rsidR="001C1C28" w:rsidRDefault="001C1C28" w:rsidP="001C1C28">
      <w:r>
        <w:rPr>
          <w:b/>
        </w:rPr>
        <w:t>3. Responsibilities</w:t>
      </w:r>
    </w:p>
    <w:p w14:paraId="35BB7966" w14:textId="77777777" w:rsidR="001C1C28" w:rsidRDefault="001C1C28" w:rsidP="001C1C28">
      <w:r>
        <w:rPr>
          <w:b/>
        </w:rPr>
        <w:t>Accounts Manager</w:t>
      </w:r>
    </w:p>
    <w:p w14:paraId="742D15F1" w14:textId="77777777" w:rsidR="001C1C28" w:rsidRDefault="001C1C28" w:rsidP="001C1C28">
      <w:pPr>
        <w:pStyle w:val="ListParagraph"/>
        <w:numPr>
          <w:ilvl w:val="0"/>
          <w:numId w:val="98"/>
        </w:numPr>
      </w:pPr>
      <w:r>
        <w:t>Process accounting transactions</w:t>
      </w:r>
    </w:p>
    <w:p w14:paraId="00AFC13B" w14:textId="77777777" w:rsidR="001C1C28" w:rsidRDefault="001C1C28" w:rsidP="001C1C28">
      <w:pPr>
        <w:pStyle w:val="ListParagraph"/>
        <w:numPr>
          <w:ilvl w:val="0"/>
          <w:numId w:val="98"/>
        </w:numPr>
      </w:pPr>
      <w:r>
        <w:t>Maintain accounting records</w:t>
      </w:r>
    </w:p>
    <w:p w14:paraId="71949F84" w14:textId="77777777" w:rsidR="001C1C28" w:rsidRDefault="001C1C28" w:rsidP="001C1C28">
      <w:pPr>
        <w:pStyle w:val="ListParagraph"/>
        <w:numPr>
          <w:ilvl w:val="0"/>
          <w:numId w:val="98"/>
        </w:numPr>
      </w:pPr>
      <w:r>
        <w:t>Complete reconciliations</w:t>
      </w:r>
    </w:p>
    <w:p w14:paraId="6DB875CD" w14:textId="77777777" w:rsidR="001C1C28" w:rsidRDefault="001C1C28" w:rsidP="001C1C28">
      <w:pPr>
        <w:pStyle w:val="ListParagraph"/>
        <w:numPr>
          <w:ilvl w:val="0"/>
          <w:numId w:val="98"/>
        </w:numPr>
      </w:pPr>
      <w:r>
        <w:t>Manage payroll administration</w:t>
      </w:r>
    </w:p>
    <w:p w14:paraId="588C1F99" w14:textId="77777777" w:rsidR="001C1C28" w:rsidRDefault="001C1C28" w:rsidP="001C1C28">
      <w:pPr>
        <w:pStyle w:val="ListParagraph"/>
        <w:numPr>
          <w:ilvl w:val="0"/>
          <w:numId w:val="98"/>
        </w:numPr>
      </w:pPr>
      <w:r>
        <w:t>Process supplier payments</w:t>
      </w:r>
    </w:p>
    <w:p w14:paraId="12A5209A" w14:textId="77777777" w:rsidR="001C1C28" w:rsidRDefault="001C1C28" w:rsidP="001C1C28">
      <w:pPr>
        <w:pStyle w:val="ListParagraph"/>
        <w:numPr>
          <w:ilvl w:val="0"/>
          <w:numId w:val="98"/>
        </w:numPr>
      </w:pPr>
      <w:r>
        <w:t>Issue remittances</w:t>
      </w:r>
    </w:p>
    <w:p w14:paraId="63E07CA0" w14:textId="77777777" w:rsidR="001C1C28" w:rsidRDefault="001C1C28" w:rsidP="001C1C28">
      <w:pPr>
        <w:pStyle w:val="ListParagraph"/>
        <w:numPr>
          <w:ilvl w:val="0"/>
          <w:numId w:val="98"/>
        </w:numPr>
      </w:pPr>
      <w:r>
        <w:t>Chase outstanding debts and maintain credit control</w:t>
      </w:r>
    </w:p>
    <w:p w14:paraId="3619E74F" w14:textId="77777777" w:rsidR="001C1C28" w:rsidRDefault="001C1C28" w:rsidP="001C1C28">
      <w:r>
        <w:rPr>
          <w:b/>
        </w:rPr>
        <w:t>Commercial Manager</w:t>
      </w:r>
    </w:p>
    <w:p w14:paraId="1ACB8BBB" w14:textId="77777777" w:rsidR="001C1C28" w:rsidRDefault="001C1C28" w:rsidP="001C1C28">
      <w:pPr>
        <w:pStyle w:val="ListParagraph"/>
        <w:numPr>
          <w:ilvl w:val="0"/>
          <w:numId w:val="98"/>
        </w:numPr>
      </w:pPr>
      <w:r>
        <w:t>Provide commercial information for accounting allocation</w:t>
      </w:r>
    </w:p>
    <w:p w14:paraId="0DBC4A19" w14:textId="77777777" w:rsidR="001C1C28" w:rsidRDefault="001C1C28" w:rsidP="001C1C28">
      <w:pPr>
        <w:pStyle w:val="ListParagraph"/>
        <w:numPr>
          <w:ilvl w:val="0"/>
          <w:numId w:val="98"/>
        </w:numPr>
      </w:pPr>
      <w:r>
        <w:t>Support management accounts preparation</w:t>
      </w:r>
    </w:p>
    <w:p w14:paraId="0B73474D" w14:textId="77777777" w:rsidR="001C1C28" w:rsidRDefault="001C1C28" w:rsidP="001C1C28">
      <w:pPr>
        <w:pStyle w:val="ListParagraph"/>
        <w:numPr>
          <w:ilvl w:val="0"/>
          <w:numId w:val="98"/>
        </w:numPr>
      </w:pPr>
      <w:r>
        <w:t>Confirm subcontractor certification status before month end</w:t>
      </w:r>
    </w:p>
    <w:p w14:paraId="26B0A76B" w14:textId="77777777" w:rsidR="00946CE4" w:rsidRDefault="00946CE4" w:rsidP="00946CE4">
      <w:r w:rsidRPr="00946CE4">
        <w:rPr>
          <w:b/>
          <w:bCs/>
        </w:rPr>
        <w:t>Commercial Assistant</w:t>
      </w:r>
    </w:p>
    <w:p w14:paraId="6AC7E131" w14:textId="77777777" w:rsidR="00946CE4" w:rsidRDefault="00946CE4" w:rsidP="00946CE4">
      <w:pPr>
        <w:pStyle w:val="ListParagraph"/>
        <w:numPr>
          <w:ilvl w:val="0"/>
          <w:numId w:val="452"/>
        </w:numPr>
      </w:pPr>
      <w:r w:rsidRPr="00946CE4">
        <w:t>Support the administration of subcontractor applications, payment certificates and commercial records.</w:t>
      </w:r>
    </w:p>
    <w:p w14:paraId="3404598C" w14:textId="77777777" w:rsidR="00946CE4" w:rsidRDefault="00946CE4" w:rsidP="00946CE4">
      <w:pPr>
        <w:pStyle w:val="ListParagraph"/>
        <w:numPr>
          <w:ilvl w:val="0"/>
          <w:numId w:val="452"/>
        </w:numPr>
      </w:pPr>
      <w:r w:rsidRPr="00946CE4">
        <w:lastRenderedPageBreak/>
        <w:t>Upload subcontractor applications and associated records onto the accounting software where required.</w:t>
      </w:r>
    </w:p>
    <w:p w14:paraId="18CE1D51" w14:textId="77777777" w:rsidR="00946CE4" w:rsidRDefault="00946CE4" w:rsidP="00946CE4">
      <w:pPr>
        <w:pStyle w:val="ListParagraph"/>
        <w:numPr>
          <w:ilvl w:val="0"/>
          <w:numId w:val="452"/>
        </w:numPr>
      </w:pPr>
      <w:r w:rsidRPr="00946CE4">
        <w:t>Maintain and update the Sub-Contract Tracker in conjunction with the QS and Commercial Manager.</w:t>
      </w:r>
    </w:p>
    <w:p w14:paraId="376DE487" w14:textId="77777777" w:rsidR="00946CE4" w:rsidRDefault="00946CE4" w:rsidP="00946CE4">
      <w:pPr>
        <w:pStyle w:val="ListParagraph"/>
        <w:numPr>
          <w:ilvl w:val="0"/>
          <w:numId w:val="452"/>
        </w:numPr>
      </w:pPr>
      <w:r w:rsidRPr="00946CE4">
        <w:t>Notify Accounts when certified subcontractor payment information is complete and ready for processing.</w:t>
      </w:r>
    </w:p>
    <w:p w14:paraId="130D2C8A" w14:textId="03F70B01" w:rsidR="00946CE4" w:rsidRDefault="00946CE4" w:rsidP="00946CE4">
      <w:pPr>
        <w:pStyle w:val="ListParagraph"/>
        <w:numPr>
          <w:ilvl w:val="0"/>
          <w:numId w:val="452"/>
        </w:numPr>
      </w:pPr>
      <w:r w:rsidRPr="00946CE4">
        <w:t>Ensure subcontractor payment records, certificates and correspondence are saved in the appropriate project folder.</w:t>
      </w:r>
    </w:p>
    <w:p w14:paraId="7DC91B5D" w14:textId="77777777" w:rsidR="00B62859" w:rsidRDefault="00B62859" w:rsidP="00B62859">
      <w:r w:rsidRPr="00B62859">
        <w:rPr>
          <w:b/>
          <w:bCs/>
        </w:rPr>
        <w:t>External Accountant / Company Accountant</w:t>
      </w:r>
    </w:p>
    <w:p w14:paraId="145D12B6" w14:textId="77777777" w:rsidR="00B62859" w:rsidRDefault="00B62859" w:rsidP="00B62859">
      <w:pPr>
        <w:pStyle w:val="ListParagraph"/>
        <w:numPr>
          <w:ilvl w:val="0"/>
          <w:numId w:val="454"/>
        </w:numPr>
      </w:pPr>
      <w:r w:rsidRPr="00B62859">
        <w:t>Support the preparation and review of company accounts, payroll, PAYE, CIS, VAT and statutory returns where applicable.</w:t>
      </w:r>
    </w:p>
    <w:p w14:paraId="39BDEB04" w14:textId="77777777" w:rsidR="00B62859" w:rsidRDefault="00B62859" w:rsidP="00B62859">
      <w:pPr>
        <w:pStyle w:val="ListParagraph"/>
        <w:numPr>
          <w:ilvl w:val="0"/>
          <w:numId w:val="454"/>
        </w:numPr>
      </w:pPr>
      <w:r w:rsidRPr="00B62859">
        <w:t>Provide accounting, tax and compliance advice to the Accounts Manager, Group CFO and Directors.</w:t>
      </w:r>
    </w:p>
    <w:p w14:paraId="48C442B1" w14:textId="77777777" w:rsidR="00B62859" w:rsidRDefault="00B62859" w:rsidP="00B62859">
      <w:pPr>
        <w:pStyle w:val="ListParagraph"/>
        <w:numPr>
          <w:ilvl w:val="0"/>
          <w:numId w:val="454"/>
        </w:numPr>
      </w:pPr>
      <w:r w:rsidRPr="00B62859">
        <w:t>Confirm PAYE, CIS, VAT and other statutory payment figures in line with required reporting deadlines.</w:t>
      </w:r>
    </w:p>
    <w:p w14:paraId="7A016E0D" w14:textId="77777777" w:rsidR="00B62859" w:rsidRDefault="00B62859" w:rsidP="00B62859">
      <w:pPr>
        <w:pStyle w:val="ListParagraph"/>
        <w:numPr>
          <w:ilvl w:val="0"/>
          <w:numId w:val="454"/>
        </w:numPr>
      </w:pPr>
      <w:r w:rsidRPr="00B62859">
        <w:t>Support year-end accounts preparation and Companies House / HMRC filing requirements.</w:t>
      </w:r>
    </w:p>
    <w:p w14:paraId="2CB7E439" w14:textId="718442BE" w:rsidR="00564D66" w:rsidRDefault="00B62859" w:rsidP="00B62859">
      <w:pPr>
        <w:pStyle w:val="ListParagraph"/>
        <w:numPr>
          <w:ilvl w:val="0"/>
          <w:numId w:val="454"/>
        </w:numPr>
      </w:pPr>
      <w:r w:rsidRPr="00B62859">
        <w:t>Advise on accounting treatment, tax matters and financial compliance where required.</w:t>
      </w:r>
    </w:p>
    <w:p w14:paraId="6A0AAC81" w14:textId="77777777" w:rsidR="00323295" w:rsidRDefault="00323295" w:rsidP="00323295">
      <w:r w:rsidRPr="00323295">
        <w:rPr>
          <w:b/>
          <w:bCs/>
        </w:rPr>
        <w:t>Health &amp; Safety Manager</w:t>
      </w:r>
    </w:p>
    <w:p w14:paraId="6210BBA7" w14:textId="77777777" w:rsidR="00323295" w:rsidRDefault="00323295" w:rsidP="00A420D1">
      <w:pPr>
        <w:pStyle w:val="ListParagraph"/>
        <w:numPr>
          <w:ilvl w:val="0"/>
          <w:numId w:val="453"/>
        </w:numPr>
      </w:pPr>
      <w:r w:rsidRPr="00323295">
        <w:t>Confirm where subcontractor health and safety documentation, insurance or approval status affects payment approval.</w:t>
      </w:r>
    </w:p>
    <w:p w14:paraId="4813081C" w14:textId="77777777" w:rsidR="00323295" w:rsidRDefault="00323295" w:rsidP="00A420D1">
      <w:pPr>
        <w:pStyle w:val="ListParagraph"/>
        <w:numPr>
          <w:ilvl w:val="0"/>
          <w:numId w:val="453"/>
        </w:numPr>
      </w:pPr>
      <w:r w:rsidRPr="00323295">
        <w:t>Notify Accounts and Commercial where a subcontractor is to be placed on stop due to missing, expired or non-compliant documentation.</w:t>
      </w:r>
    </w:p>
    <w:p w14:paraId="7B850C65" w14:textId="77777777" w:rsidR="00323295" w:rsidRDefault="00323295" w:rsidP="00A420D1">
      <w:pPr>
        <w:pStyle w:val="ListParagraph"/>
        <w:numPr>
          <w:ilvl w:val="0"/>
          <w:numId w:val="453"/>
        </w:numPr>
      </w:pPr>
      <w:r w:rsidRPr="00323295">
        <w:t>Support checks against the Subcontractor H&amp;S Register where required before subcontractor payments are released.</w:t>
      </w:r>
    </w:p>
    <w:p w14:paraId="3FA5244C" w14:textId="71A5AA59" w:rsidR="00323295" w:rsidRDefault="00323295" w:rsidP="00A420D1">
      <w:pPr>
        <w:pStyle w:val="ListParagraph"/>
        <w:numPr>
          <w:ilvl w:val="0"/>
          <w:numId w:val="453"/>
        </w:numPr>
      </w:pPr>
      <w:r w:rsidRPr="00323295">
        <w:t>Confirm when health and safety documentation issues have been resolved so that payment holds can be reviewed.</w:t>
      </w:r>
    </w:p>
    <w:p w14:paraId="6082FA83" w14:textId="77777777" w:rsidR="001C1C28" w:rsidRDefault="001C1C28" w:rsidP="001C1C28">
      <w:r>
        <w:rPr>
          <w:b/>
        </w:rPr>
        <w:t>Directors</w:t>
      </w:r>
    </w:p>
    <w:p w14:paraId="1BD14D82" w14:textId="77777777" w:rsidR="001C1C28" w:rsidRDefault="001C1C28" w:rsidP="001C1C28">
      <w:pPr>
        <w:pStyle w:val="ListParagraph"/>
        <w:numPr>
          <w:ilvl w:val="0"/>
          <w:numId w:val="98"/>
        </w:numPr>
      </w:pPr>
      <w:r>
        <w:t>Approve payments</w:t>
      </w:r>
    </w:p>
    <w:p w14:paraId="47972681" w14:textId="77777777" w:rsidR="001C1C28" w:rsidRDefault="001C1C28" w:rsidP="001C1C28">
      <w:pPr>
        <w:pStyle w:val="ListParagraph"/>
        <w:numPr>
          <w:ilvl w:val="0"/>
          <w:numId w:val="98"/>
        </w:numPr>
      </w:pPr>
      <w:r>
        <w:t>Review financial information</w:t>
      </w:r>
    </w:p>
    <w:p w14:paraId="0CACF823" w14:textId="77777777" w:rsidR="001C1C28" w:rsidRDefault="001C1C28" w:rsidP="001C1C28">
      <w:pPr>
        <w:pStyle w:val="ListParagraph"/>
        <w:numPr>
          <w:ilvl w:val="0"/>
          <w:numId w:val="98"/>
        </w:numPr>
      </w:pPr>
      <w:r>
        <w:t>Approve credit control escalation where required</w:t>
      </w:r>
    </w:p>
    <w:p w14:paraId="6FDD07D6" w14:textId="77777777" w:rsidR="00C214FF" w:rsidRDefault="00C214FF" w:rsidP="00C214FF">
      <w:pPr>
        <w:ind w:left="360"/>
      </w:pPr>
      <w:r w:rsidRPr="00C214FF">
        <w:rPr>
          <w:b/>
          <w:bCs/>
        </w:rPr>
        <w:t>Group CFO</w:t>
      </w:r>
    </w:p>
    <w:p w14:paraId="7EAA8F97" w14:textId="77777777" w:rsidR="00C214FF" w:rsidRDefault="00C214FF" w:rsidP="00C214FF">
      <w:pPr>
        <w:pStyle w:val="ListParagraph"/>
        <w:numPr>
          <w:ilvl w:val="0"/>
          <w:numId w:val="451"/>
        </w:numPr>
        <w:ind w:left="709"/>
      </w:pPr>
      <w:r w:rsidRPr="00C214FF">
        <w:t>Own the overall financial control framework across the Group</w:t>
      </w:r>
    </w:p>
    <w:p w14:paraId="1545E4CB" w14:textId="77777777" w:rsidR="00C214FF" w:rsidRDefault="00C214FF" w:rsidP="00C214FF">
      <w:pPr>
        <w:pStyle w:val="ListParagraph"/>
        <w:numPr>
          <w:ilvl w:val="0"/>
          <w:numId w:val="451"/>
        </w:numPr>
        <w:ind w:left="709"/>
      </w:pPr>
      <w:r w:rsidRPr="00C214FF">
        <w:t>Review monthly management accounts and key financial reporting outputs</w:t>
      </w:r>
    </w:p>
    <w:p w14:paraId="5B4B265F" w14:textId="77777777" w:rsidR="00C214FF" w:rsidRDefault="00C214FF" w:rsidP="00C214FF">
      <w:pPr>
        <w:pStyle w:val="ListParagraph"/>
        <w:numPr>
          <w:ilvl w:val="0"/>
          <w:numId w:val="451"/>
        </w:numPr>
        <w:ind w:left="709"/>
      </w:pPr>
      <w:r w:rsidRPr="00C214FF">
        <w:t>Review cashflow, funding, intercompany balances and finance facility position</w:t>
      </w:r>
    </w:p>
    <w:p w14:paraId="064D5C51" w14:textId="77777777" w:rsidR="00C214FF" w:rsidRDefault="00C214FF" w:rsidP="00C214FF">
      <w:pPr>
        <w:pStyle w:val="ListParagraph"/>
        <w:numPr>
          <w:ilvl w:val="0"/>
          <w:numId w:val="451"/>
        </w:numPr>
        <w:ind w:left="709"/>
      </w:pPr>
      <w:r w:rsidRPr="00C214FF">
        <w:lastRenderedPageBreak/>
        <w:t>Approve or review payment controls where required by the delegated authority structure</w:t>
      </w:r>
    </w:p>
    <w:p w14:paraId="478538DE" w14:textId="77777777" w:rsidR="00C214FF" w:rsidRDefault="00C214FF" w:rsidP="00C214FF">
      <w:pPr>
        <w:pStyle w:val="ListParagraph"/>
        <w:numPr>
          <w:ilvl w:val="0"/>
          <w:numId w:val="451"/>
        </w:numPr>
        <w:ind w:left="709"/>
      </w:pPr>
      <w:r w:rsidRPr="00C214FF">
        <w:t>Oversee accounting compliance, tax, VAT, PAYE, CIS and statutory filing controls</w:t>
      </w:r>
    </w:p>
    <w:p w14:paraId="5513FB8C" w14:textId="55A574F8" w:rsidR="00C05A47" w:rsidRDefault="00C214FF" w:rsidP="00C214FF">
      <w:pPr>
        <w:pStyle w:val="ListParagraph"/>
        <w:numPr>
          <w:ilvl w:val="0"/>
          <w:numId w:val="451"/>
        </w:numPr>
        <w:ind w:left="709"/>
      </w:pPr>
      <w:r w:rsidRPr="00C214FF">
        <w:t>Escalate significant financial risks, control failures or overdue reporting issues to Directors / Board</w:t>
      </w:r>
    </w:p>
    <w:p w14:paraId="62B7FEF3" w14:textId="77777777" w:rsidR="001C1C28" w:rsidRDefault="001C1C28" w:rsidP="001C1C28"/>
    <w:p w14:paraId="47BC9EDF" w14:textId="77777777" w:rsidR="001C1C28" w:rsidRDefault="001C1C28" w:rsidP="001C1C28">
      <w:r>
        <w:rPr>
          <w:b/>
        </w:rPr>
        <w:t>4. Procedure / Process</w:t>
      </w:r>
    </w:p>
    <w:p w14:paraId="2A27AEC0" w14:textId="77777777" w:rsidR="001C1C28" w:rsidRDefault="001C1C28" w:rsidP="001C1C28">
      <w:r>
        <w:rPr>
          <w:b/>
        </w:rPr>
        <w:t>4.1 Accounting Timescales</w:t>
      </w:r>
    </w:p>
    <w:p w14:paraId="4F67B824" w14:textId="77777777" w:rsidR="001C1C28" w:rsidRDefault="001C1C28" w:rsidP="001C1C28">
      <w:r>
        <w:t>NOTE: If any dates clash with a weekend, they must be brought forward to the Friday.</w:t>
      </w:r>
    </w:p>
    <w:p w14:paraId="5910265A" w14:textId="77777777" w:rsidR="001C1C28" w:rsidRDefault="001C1C28" w:rsidP="001C1C28">
      <w:r>
        <w:rPr>
          <w:b/>
        </w:rPr>
        <w:t>Customer Statements</w:t>
      </w:r>
    </w:p>
    <w:p w14:paraId="5B9C2C67" w14:textId="77777777" w:rsidR="001C1C28" w:rsidRDefault="001C1C28" w:rsidP="001C1C28">
      <w:pPr>
        <w:pStyle w:val="ListParagraph"/>
        <w:numPr>
          <w:ilvl w:val="0"/>
          <w:numId w:val="98"/>
        </w:numPr>
      </w:pPr>
      <w:r>
        <w:t>On the 1st of the month a copy of all customer statements must be sent out by post.</w:t>
      </w:r>
    </w:p>
    <w:p w14:paraId="11603FDE" w14:textId="77777777" w:rsidR="001C1C28" w:rsidRDefault="001C1C28" w:rsidP="001C1C28">
      <w:r>
        <w:rPr>
          <w:b/>
        </w:rPr>
        <w:t>Payroll Processing</w:t>
      </w:r>
    </w:p>
    <w:p w14:paraId="55F14C6E" w14:textId="139FD925" w:rsidR="00DD2879" w:rsidRPr="007235B5" w:rsidRDefault="00DD2879" w:rsidP="00DD2879">
      <w:pPr>
        <w:pStyle w:val="ListParagraph"/>
        <w:numPr>
          <w:ilvl w:val="0"/>
          <w:numId w:val="98"/>
        </w:numPr>
      </w:pPr>
      <w:r>
        <w:t xml:space="preserve">Timesheets and Expenses are </w:t>
      </w:r>
      <w:r w:rsidRPr="007235B5">
        <w:t xml:space="preserve">to be added </w:t>
      </w:r>
      <w:r w:rsidR="007235B5" w:rsidRPr="007235B5">
        <w:t>to</w:t>
      </w:r>
      <w:r w:rsidRPr="007235B5">
        <w:t xml:space="preserve"> P</w:t>
      </w:r>
      <w:r w:rsidR="007235B5" w:rsidRPr="007235B5">
        <w:t>ayroll</w:t>
      </w:r>
      <w:r w:rsidRPr="007235B5">
        <w:t xml:space="preserve"> S</w:t>
      </w:r>
      <w:r w:rsidR="007235B5" w:rsidRPr="007235B5">
        <w:t>ubmission</w:t>
      </w:r>
      <w:r w:rsidRPr="007235B5">
        <w:t xml:space="preserve"> form </w:t>
      </w:r>
      <w:r w:rsidR="007235B5" w:rsidRPr="007235B5">
        <w:t xml:space="preserve">02-04-56 </w:t>
      </w:r>
      <w:r w:rsidRPr="007235B5">
        <w:t>and sent to the accountants by the Tuesday before the last Friday of the month.</w:t>
      </w:r>
    </w:p>
    <w:p w14:paraId="250DEFDB" w14:textId="77777777" w:rsidR="00DD2879" w:rsidRDefault="00DD2879" w:rsidP="00DD2879">
      <w:pPr>
        <w:pStyle w:val="ListParagraph"/>
        <w:numPr>
          <w:ilvl w:val="0"/>
          <w:numId w:val="98"/>
        </w:numPr>
      </w:pPr>
      <w:r w:rsidRPr="007235B5">
        <w:t>Once the payroll figures are received back from the accountants</w:t>
      </w:r>
      <w:r>
        <w:t xml:space="preserve"> no later than the Wednesday, the Accounts Manager will pay all the net figures no later than the Friday.</w:t>
      </w:r>
    </w:p>
    <w:p w14:paraId="22B75A82" w14:textId="5766CF81" w:rsidR="00DD2879" w:rsidRDefault="00DD2879" w:rsidP="00DD2879">
      <w:pPr>
        <w:pStyle w:val="ListParagraph"/>
        <w:numPr>
          <w:ilvl w:val="0"/>
          <w:numId w:val="98"/>
        </w:numPr>
      </w:pPr>
      <w:r>
        <w:t xml:space="preserve">A copy of the payslip is </w:t>
      </w:r>
      <w:r w:rsidRPr="003C42CC">
        <w:t xml:space="preserve">uploaded to the </w:t>
      </w:r>
      <w:r w:rsidR="003C42CC" w:rsidRPr="003C42CC">
        <w:t xml:space="preserve">payroll </w:t>
      </w:r>
      <w:r w:rsidRPr="003C42CC">
        <w:t>portal</w:t>
      </w:r>
      <w:r>
        <w:t xml:space="preserve"> which all employees have access to.</w:t>
      </w:r>
    </w:p>
    <w:p w14:paraId="27CDD504" w14:textId="77777777" w:rsidR="001C1C28" w:rsidRDefault="001C1C28" w:rsidP="001C1C28">
      <w:pPr>
        <w:pStyle w:val="ListParagraph"/>
        <w:numPr>
          <w:ilvl w:val="0"/>
          <w:numId w:val="98"/>
        </w:numPr>
      </w:pPr>
      <w:r>
        <w:t>All wages paid are to be posted to nominal 2220.</w:t>
      </w:r>
    </w:p>
    <w:p w14:paraId="1E71B9D8" w14:textId="77777777" w:rsidR="001C1C28" w:rsidRDefault="001C1C28" w:rsidP="001C1C28">
      <w:r>
        <w:rPr>
          <w:b/>
        </w:rPr>
        <w:t>Wage Allocation</w:t>
      </w:r>
    </w:p>
    <w:p w14:paraId="3216C906" w14:textId="77777777" w:rsidR="00EA20DF" w:rsidRDefault="00EA20DF" w:rsidP="00EA20DF">
      <w:pPr>
        <w:pStyle w:val="ListParagraph"/>
        <w:numPr>
          <w:ilvl w:val="0"/>
          <w:numId w:val="98"/>
        </w:numPr>
      </w:pPr>
      <w:r>
        <w:t>Direct Labour Inc NI costs as received on the 16th of the month by the Commercial Manager will be split into OH &amp; COS, this will be as detailed on the engineer’s breakdown received on the same date also.</w:t>
      </w:r>
    </w:p>
    <w:p w14:paraId="553AA940" w14:textId="113F67AA" w:rsidR="00CD3047" w:rsidRDefault="00EA20DF" w:rsidP="00CD3047">
      <w:pPr>
        <w:pStyle w:val="ListParagraph"/>
        <w:numPr>
          <w:ilvl w:val="0"/>
          <w:numId w:val="98"/>
        </w:numPr>
        <w:rPr>
          <w:ins w:id="161" w:author="Kristian Mcclure" w:date="2026-06-25T15:45:00Z" w16du:dateUtc="2026-06-25T14:45:00Z"/>
        </w:rPr>
      </w:pPr>
      <w:r>
        <w:t>Any costs that are booked to C0000 (Overhead) will go to nominal 7050 &amp; all other Direct Labour Inc NI costs will go to nominal 5001.</w:t>
      </w:r>
    </w:p>
    <w:p w14:paraId="55B164C0" w14:textId="784F9A5D" w:rsidR="00CD3047" w:rsidRPr="00CD3047" w:rsidRDefault="00CD3047" w:rsidP="00CD3047">
      <w:pPr>
        <w:ind w:left="360"/>
        <w:rPr>
          <w:ins w:id="162" w:author="Kristian Mcclure" w:date="2026-06-25T15:46:00Z" w16du:dateUtc="2026-06-25T14:46:00Z"/>
          <w:b/>
          <w:bCs/>
          <w:rPrChange w:id="163" w:author="Kristian Mcclure" w:date="2026-06-25T15:48:00Z" w16du:dateUtc="2026-06-25T14:48:00Z">
            <w:rPr>
              <w:ins w:id="164" w:author="Kristian Mcclure" w:date="2026-06-25T15:46:00Z" w16du:dateUtc="2026-06-25T14:46:00Z"/>
            </w:rPr>
          </w:rPrChange>
        </w:rPr>
      </w:pPr>
      <w:ins w:id="165" w:author="Kristian Mcclure" w:date="2026-06-25T15:46:00Z" w16du:dateUtc="2026-06-25T14:46:00Z">
        <w:r w:rsidRPr="00CD3047">
          <w:rPr>
            <w:b/>
            <w:bCs/>
            <w:rPrChange w:id="166" w:author="Kristian Mcclure" w:date="2026-06-25T15:48:00Z" w16du:dateUtc="2026-06-25T14:48:00Z">
              <w:rPr/>
            </w:rPrChange>
          </w:rPr>
          <w:t>Project Cost Reporting</w:t>
        </w:r>
      </w:ins>
    </w:p>
    <w:p w14:paraId="429E7887" w14:textId="4E77FF23" w:rsidR="00CD3047" w:rsidRDefault="00CD3047">
      <w:pPr>
        <w:pStyle w:val="ListParagraph"/>
        <w:numPr>
          <w:ilvl w:val="0"/>
          <w:numId w:val="456"/>
        </w:numPr>
        <w:pPrChange w:id="167" w:author="Kristian Mcclure" w:date="2026-06-25T15:48:00Z" w16du:dateUtc="2026-06-25T14:48:00Z">
          <w:pPr>
            <w:pStyle w:val="ListParagraph"/>
            <w:numPr>
              <w:numId w:val="98"/>
            </w:numPr>
            <w:ind w:hanging="360"/>
          </w:pPr>
        </w:pPrChange>
      </w:pPr>
      <w:ins w:id="168" w:author="Kristian Mcclure" w:date="2026-06-25T15:46:00Z" w16du:dateUtc="2026-06-25T14:46:00Z">
        <w:r>
          <w:t>Each month on or around the 15</w:t>
        </w:r>
        <w:r w:rsidRPr="00CD3047">
          <w:rPr>
            <w:vertAlign w:val="superscript"/>
            <w:rPrChange w:id="169" w:author="Kristian Mcclure" w:date="2026-06-25T15:48:00Z" w16du:dateUtc="2026-06-25T14:48:00Z">
              <w:rPr/>
            </w:rPrChange>
          </w:rPr>
          <w:t>th</w:t>
        </w:r>
        <w:r>
          <w:t xml:space="preserve"> of the month, subject to the commercial timetable, the finance department are to issue total project cost information to the Commer</w:t>
        </w:r>
      </w:ins>
      <w:ins w:id="170" w:author="Kristian Mcclure" w:date="2026-06-25T15:47:00Z" w16du:dateUtc="2026-06-25T14:47:00Z">
        <w:r>
          <w:t xml:space="preserve">cial Department via the individual Commercial Report. This data will include; all </w:t>
        </w:r>
      </w:ins>
      <w:ins w:id="171" w:author="Kristian Mcclure" w:date="2026-06-25T15:48:00Z" w16du:dateUtc="2026-06-25T14:48:00Z">
        <w:r>
          <w:t>realised</w:t>
        </w:r>
      </w:ins>
      <w:ins w:id="172" w:author="Kristian Mcclure" w:date="2026-06-25T15:47:00Z" w16du:dateUtc="2026-06-25T14:47:00Z">
        <w:r>
          <w:t xml:space="preserve"> income and costs per project up to and including the last close date which is the end of the Month as per the Timetable. </w:t>
        </w:r>
      </w:ins>
    </w:p>
    <w:p w14:paraId="5AC3D3AC" w14:textId="77777777" w:rsidR="001C1C28" w:rsidRPr="00906982" w:rsidRDefault="001C1C28" w:rsidP="001C1C28">
      <w:r w:rsidRPr="00906982">
        <w:rPr>
          <w:b/>
        </w:rPr>
        <w:lastRenderedPageBreak/>
        <w:t>Monthly Reconciliations</w:t>
      </w:r>
    </w:p>
    <w:p w14:paraId="129EEB98" w14:textId="4FB66163" w:rsidR="00780CEE" w:rsidRPr="00906982" w:rsidRDefault="00780CEE" w:rsidP="00780CEE">
      <w:pPr>
        <w:pStyle w:val="ListParagraph"/>
        <w:numPr>
          <w:ilvl w:val="0"/>
          <w:numId w:val="98"/>
        </w:numPr>
      </w:pPr>
      <w:r w:rsidRPr="00906982">
        <w:t>The bank must be reconciled to the end of the previous month, together with credit card reconciliations completed no later than the 12th of each month.  During the course of the month daily bank reconciliations will also take place to ensure no back log of processing at the end of the month.  As far as possible and no longer than weekly all bank reconciliation</w:t>
      </w:r>
      <w:r w:rsidR="00906982" w:rsidRPr="00906982">
        <w:t>s</w:t>
      </w:r>
      <w:r w:rsidRPr="00906982">
        <w:t xml:space="preserve"> are completed for all bank account</w:t>
      </w:r>
      <w:r w:rsidR="00906982" w:rsidRPr="00906982">
        <w:t>s</w:t>
      </w:r>
      <w:r w:rsidRPr="00906982">
        <w:t xml:space="preserve"> held in the </w:t>
      </w:r>
      <w:r w:rsidR="00906982" w:rsidRPr="00906982">
        <w:t>G</w:t>
      </w:r>
      <w:r w:rsidRPr="00906982">
        <w:t xml:space="preserve">roup.  This ensures ledgers are as up to date as </w:t>
      </w:r>
      <w:r w:rsidR="00906982" w:rsidRPr="00906982">
        <w:t xml:space="preserve">far as </w:t>
      </w:r>
      <w:r w:rsidRPr="00906982">
        <w:t>possible for mid-month reporting and controls.</w:t>
      </w:r>
    </w:p>
    <w:p w14:paraId="75C0D772" w14:textId="77777777" w:rsidR="00780CEE" w:rsidRDefault="00780CEE" w:rsidP="00780CEE">
      <w:pPr>
        <w:pStyle w:val="ListParagraph"/>
        <w:numPr>
          <w:ilvl w:val="0"/>
          <w:numId w:val="98"/>
        </w:numPr>
      </w:pPr>
      <w:r>
        <w:t>Every customer invoice to be dated the previous month must be on the accounting software, along with all purchase invoices received at this time also.</w:t>
      </w:r>
    </w:p>
    <w:p w14:paraId="02161738" w14:textId="77777777" w:rsidR="00780CEE" w:rsidRDefault="00780CEE" w:rsidP="00780CEE">
      <w:pPr>
        <w:pStyle w:val="ListParagraph"/>
        <w:numPr>
          <w:ilvl w:val="0"/>
          <w:numId w:val="98"/>
        </w:numPr>
      </w:pPr>
      <w:r>
        <w:t>Any purchase invoices in query not yet on the accounting software must be dealt with by this point; if these costs are against a contract, then the correct Project Manager must be informed.</w:t>
      </w:r>
    </w:p>
    <w:p w14:paraId="24857AEA" w14:textId="77777777" w:rsidR="00780CEE" w:rsidRDefault="00780CEE" w:rsidP="00780CEE">
      <w:pPr>
        <w:pStyle w:val="ListParagraph"/>
        <w:numPr>
          <w:ilvl w:val="0"/>
          <w:numId w:val="98"/>
        </w:numPr>
      </w:pPr>
      <w:r>
        <w:t>Any supplier invoices or other costs that come in for the previous month past this date must be entered for the next month as it will be past the cut off for the management accounts.</w:t>
      </w:r>
    </w:p>
    <w:p w14:paraId="2FC925FF" w14:textId="77777777" w:rsidR="00780CEE" w:rsidDel="00C21FC6" w:rsidRDefault="00780CEE" w:rsidP="00780CEE">
      <w:pPr>
        <w:pStyle w:val="ListParagraph"/>
        <w:numPr>
          <w:ilvl w:val="0"/>
          <w:numId w:val="98"/>
        </w:numPr>
        <w:rPr>
          <w:del w:id="173" w:author="Kristian Mcclure" w:date="2026-06-25T21:52:00Z" w16du:dateUtc="2026-06-25T20:52:00Z"/>
        </w:rPr>
      </w:pPr>
      <w:r>
        <w:t>It is worth checking with the Commercial Manager that all sub-contractor applications have been certified before the accounts are closed off for that month.</w:t>
      </w:r>
    </w:p>
    <w:p w14:paraId="300EE686" w14:textId="77777777" w:rsidR="00AE51A3" w:rsidRPr="00C21FC6" w:rsidRDefault="00AE51A3">
      <w:pPr>
        <w:pStyle w:val="ListParagraph"/>
        <w:rPr>
          <w:ins w:id="174" w:author="Kristian Mcclure" w:date="2026-06-25T16:36:00Z" w16du:dateUtc="2026-06-25T15:36:00Z"/>
          <w:b/>
          <w:rPrChange w:id="175" w:author="Kristian Mcclure" w:date="2026-06-25T21:52:00Z" w16du:dateUtc="2026-06-25T20:52:00Z">
            <w:rPr>
              <w:ins w:id="176" w:author="Kristian Mcclure" w:date="2026-06-25T16:36:00Z" w16du:dateUtc="2026-06-25T15:36:00Z"/>
            </w:rPr>
          </w:rPrChange>
        </w:rPr>
        <w:pPrChange w:id="177" w:author="Kristian Mcclure" w:date="2026-06-25T21:53:00Z" w16du:dateUtc="2026-06-25T20:53:00Z">
          <w:pPr/>
        </w:pPrChange>
      </w:pPr>
    </w:p>
    <w:p w14:paraId="2CFB2498" w14:textId="3385AD26" w:rsidR="00C21FC6" w:rsidRPr="00C21FC6" w:rsidRDefault="00C21FC6" w:rsidP="00C21FC6">
      <w:pPr>
        <w:rPr>
          <w:ins w:id="178" w:author="Kristian Mcclure" w:date="2026-06-25T21:51:00Z"/>
          <w:b/>
        </w:rPr>
      </w:pPr>
      <w:ins w:id="179" w:author="Kristian Mcclure" w:date="2026-06-25T21:52:00Z" w16du:dateUtc="2026-06-25T20:52:00Z">
        <w:r>
          <w:rPr>
            <w:b/>
          </w:rPr>
          <w:t>Cash Management</w:t>
        </w:r>
      </w:ins>
    </w:p>
    <w:p w14:paraId="5625C394" w14:textId="7164B45E" w:rsidR="00C21FC6" w:rsidRPr="00C21FC6" w:rsidRDefault="00C21FC6" w:rsidP="00C21FC6">
      <w:pPr>
        <w:rPr>
          <w:ins w:id="180" w:author="Kristian Mcclure" w:date="2026-06-25T21:51:00Z"/>
          <w:bCs/>
          <w:rPrChange w:id="181" w:author="Kristian Mcclure" w:date="2026-06-25T21:52:00Z" w16du:dateUtc="2026-06-25T20:52:00Z">
            <w:rPr>
              <w:ins w:id="182" w:author="Kristian Mcclure" w:date="2026-06-25T21:51:00Z"/>
              <w:b/>
            </w:rPr>
          </w:rPrChange>
        </w:rPr>
      </w:pPr>
      <w:ins w:id="183" w:author="Kristian Mcclure" w:date="2026-06-25T21:51:00Z">
        <w:r w:rsidRPr="00C21FC6">
          <w:rPr>
            <w:bCs/>
            <w:rPrChange w:id="184" w:author="Kristian Mcclure" w:date="2026-06-25T21:52:00Z" w16du:dateUtc="2026-06-25T20:52:00Z">
              <w:rPr>
                <w:b/>
              </w:rPr>
            </w:rPrChange>
          </w:rPr>
          <w:t>In relation to overall project cash management the following key activities take place:</w:t>
        </w:r>
      </w:ins>
    </w:p>
    <w:p w14:paraId="01CCF16A" w14:textId="77777777" w:rsidR="00C21FC6" w:rsidRPr="00C21FC6" w:rsidRDefault="00C21FC6">
      <w:pPr>
        <w:numPr>
          <w:ilvl w:val="0"/>
          <w:numId w:val="460"/>
        </w:numPr>
        <w:rPr>
          <w:ins w:id="185" w:author="Kristian Mcclure" w:date="2026-06-25T21:51:00Z"/>
          <w:bCs/>
          <w:rPrChange w:id="186" w:author="Kristian Mcclure" w:date="2026-06-25T21:52:00Z" w16du:dateUtc="2026-06-25T20:52:00Z">
            <w:rPr>
              <w:ins w:id="187" w:author="Kristian Mcclure" w:date="2026-06-25T21:51:00Z"/>
              <w:b/>
            </w:rPr>
          </w:rPrChange>
        </w:rPr>
        <w:pPrChange w:id="188" w:author="Kristian Mcclure" w:date="2026-06-25T21:52:00Z" w16du:dateUtc="2026-06-25T20:52:00Z">
          <w:pPr>
            <w:numPr>
              <w:numId w:val="458"/>
            </w:numPr>
            <w:ind w:left="720" w:hanging="360"/>
          </w:pPr>
        </w:pPrChange>
      </w:pPr>
      <w:ins w:id="189" w:author="Kristian Mcclure" w:date="2026-06-25T21:51:00Z">
        <w:r w:rsidRPr="00C21FC6">
          <w:rPr>
            <w:bCs/>
            <w:rPrChange w:id="190" w:author="Kristian Mcclure" w:date="2026-06-25T21:52:00Z" w16du:dateUtc="2026-06-25T20:52:00Z">
              <w:rPr>
                <w:b/>
              </w:rPr>
            </w:rPrChange>
          </w:rPr>
          <w:t>As part of the monthly Commercial Review Program the PM commercial reports contain data relating to the WIP/Cash position of individual jobs that are reviewed but the Commercial Manager and PM.  If there is any increasing delay on sales application/invoices vs purchase costs realised to the last close date then the Commercial Manager and Project Manager will take action points.</w:t>
        </w:r>
      </w:ins>
    </w:p>
    <w:p w14:paraId="2E563185" w14:textId="77777777" w:rsidR="00C21FC6" w:rsidRPr="00C21FC6" w:rsidRDefault="00C21FC6">
      <w:pPr>
        <w:numPr>
          <w:ilvl w:val="0"/>
          <w:numId w:val="460"/>
        </w:numPr>
        <w:rPr>
          <w:ins w:id="191" w:author="Kristian Mcclure" w:date="2026-06-25T21:51:00Z"/>
          <w:bCs/>
          <w:rPrChange w:id="192" w:author="Kristian Mcclure" w:date="2026-06-25T21:52:00Z" w16du:dateUtc="2026-06-25T20:52:00Z">
            <w:rPr>
              <w:ins w:id="193" w:author="Kristian Mcclure" w:date="2026-06-25T21:51:00Z"/>
              <w:b/>
            </w:rPr>
          </w:rPrChange>
        </w:rPr>
        <w:pPrChange w:id="194" w:author="Kristian Mcclure" w:date="2026-06-25T21:52:00Z" w16du:dateUtc="2026-06-25T20:52:00Z">
          <w:pPr>
            <w:numPr>
              <w:numId w:val="458"/>
            </w:numPr>
            <w:ind w:left="720" w:hanging="360"/>
          </w:pPr>
        </w:pPrChange>
      </w:pPr>
      <w:ins w:id="195" w:author="Kristian Mcclure" w:date="2026-06-25T21:51:00Z">
        <w:r w:rsidRPr="00C21FC6">
          <w:rPr>
            <w:bCs/>
            <w:rPrChange w:id="196" w:author="Kristian Mcclure" w:date="2026-06-25T21:52:00Z" w16du:dateUtc="2026-06-25T20:52:00Z">
              <w:rPr>
                <w:b/>
              </w:rPr>
            </w:rPrChange>
          </w:rPr>
          <w:t>Bi-weekly the Finance Department will produce and distribute a cash collection report.  This report analyses the individual balance s that are open for collection both as invoice or open unapproved sales applications.  The report is reviewed by the Accounts Manager and Credit Control Manager highlighting balances for escalation to either the Project Manager, Commercial Manager, Director or Group CFO.  The credit control chasing process is a continuous process with this bi-weekly report.</w:t>
        </w:r>
      </w:ins>
    </w:p>
    <w:p w14:paraId="3BB69622" w14:textId="77777777" w:rsidR="00C21FC6" w:rsidRPr="00C21FC6" w:rsidRDefault="00C21FC6">
      <w:pPr>
        <w:numPr>
          <w:ilvl w:val="0"/>
          <w:numId w:val="460"/>
        </w:numPr>
        <w:rPr>
          <w:ins w:id="197" w:author="Kristian Mcclure" w:date="2026-06-25T21:51:00Z"/>
          <w:bCs/>
          <w:rPrChange w:id="198" w:author="Kristian Mcclure" w:date="2026-06-25T21:52:00Z" w16du:dateUtc="2026-06-25T20:52:00Z">
            <w:rPr>
              <w:ins w:id="199" w:author="Kristian Mcclure" w:date="2026-06-25T21:51:00Z"/>
              <w:b/>
            </w:rPr>
          </w:rPrChange>
        </w:rPr>
        <w:pPrChange w:id="200" w:author="Kristian Mcclure" w:date="2026-06-25T21:52:00Z" w16du:dateUtc="2026-06-25T20:52:00Z">
          <w:pPr>
            <w:numPr>
              <w:numId w:val="458"/>
            </w:numPr>
            <w:ind w:left="720" w:hanging="360"/>
          </w:pPr>
        </w:pPrChange>
      </w:pPr>
      <w:ins w:id="201" w:author="Kristian Mcclure" w:date="2026-06-25T21:51:00Z">
        <w:r w:rsidRPr="00C21FC6">
          <w:rPr>
            <w:bCs/>
            <w:rPrChange w:id="202" w:author="Kristian Mcclure" w:date="2026-06-25T21:52:00Z" w16du:dateUtc="2026-06-25T20:52:00Z">
              <w:rPr>
                <w:b/>
              </w:rPr>
            </w:rPrChange>
          </w:rPr>
          <w:t xml:space="preserve">Every month the Accounts Manager compiles a 13 week cashflow projection that is reviewed by the Group CFO and Group CEO to identify any forecast areas of concern.  In addition the Monthly Group Consolidated accounts also include a YTD cash analysis to highlight any areas of the business that may be absorbing cash unnecessarily. </w:t>
        </w:r>
      </w:ins>
    </w:p>
    <w:p w14:paraId="68CA9D92" w14:textId="77777777" w:rsidR="00AE51A3" w:rsidRDefault="00AE51A3" w:rsidP="001C1C28">
      <w:pPr>
        <w:rPr>
          <w:ins w:id="203" w:author="Kristian Mcclure" w:date="2026-06-25T16:36:00Z" w16du:dateUtc="2026-06-25T15:36:00Z"/>
          <w:b/>
        </w:rPr>
      </w:pPr>
    </w:p>
    <w:p w14:paraId="6FD73D51" w14:textId="06899FF8" w:rsidR="001C1C28" w:rsidRDefault="001C1C28" w:rsidP="001C1C28">
      <w:r>
        <w:rPr>
          <w:b/>
        </w:rPr>
        <w:t>Nominal Code Checks</w:t>
      </w:r>
    </w:p>
    <w:p w14:paraId="2DE2EBC7" w14:textId="28A6A977" w:rsidR="001C2719" w:rsidRDefault="001C2719" w:rsidP="001C2719">
      <w:pPr>
        <w:pStyle w:val="ListParagraph"/>
        <w:numPr>
          <w:ilvl w:val="0"/>
          <w:numId w:val="98"/>
        </w:numPr>
      </w:pPr>
      <w:r>
        <w:t xml:space="preserve">Before the backup of the account’s software is sent a nominal code check will be carried out, </w:t>
      </w:r>
      <w:r w:rsidRPr="00830850">
        <w:t>this check will determine that only the authorised nominal codes have been used &amp; that the nominal codes on bot</w:t>
      </w:r>
      <w:r w:rsidR="00830850" w:rsidRPr="00830850">
        <w:t xml:space="preserve">h </w:t>
      </w:r>
      <w:r w:rsidRPr="00830850">
        <w:t>the accounting software &amp; Construction Manager match.</w:t>
      </w:r>
    </w:p>
    <w:p w14:paraId="6A5DE433" w14:textId="77777777" w:rsidR="001C1C28" w:rsidRDefault="001C1C28" w:rsidP="001C1C28">
      <w:r>
        <w:rPr>
          <w:b/>
        </w:rPr>
        <w:t>Accounting Backup</w:t>
      </w:r>
    </w:p>
    <w:p w14:paraId="115E2A73" w14:textId="77777777" w:rsidR="00DF780A" w:rsidRPr="00391AD1" w:rsidRDefault="00DF780A" w:rsidP="00DF780A">
      <w:pPr>
        <w:pStyle w:val="ListParagraph"/>
        <w:numPr>
          <w:ilvl w:val="0"/>
          <w:numId w:val="98"/>
        </w:numPr>
      </w:pPr>
      <w:r w:rsidRPr="00391AD1">
        <w:t>The Group CFO should consider the back-up services provided by the accounts software that can take into consideration of the software’s cloud infrastructure.  If deemed necessary by the Group CFO a monthly back-up of all data will be downloaded and retained periodically.</w:t>
      </w:r>
    </w:p>
    <w:p w14:paraId="716BA25B" w14:textId="77777777" w:rsidR="001C1C28" w:rsidRDefault="001C1C28" w:rsidP="001C1C28">
      <w:r>
        <w:rPr>
          <w:b/>
        </w:rPr>
        <w:t>PAYE / CIS</w:t>
      </w:r>
    </w:p>
    <w:p w14:paraId="38E82972" w14:textId="77777777" w:rsidR="00250D0D" w:rsidRPr="000D0DEF" w:rsidRDefault="00250D0D" w:rsidP="00250D0D">
      <w:pPr>
        <w:pStyle w:val="ListParagraph"/>
        <w:numPr>
          <w:ilvl w:val="0"/>
          <w:numId w:val="98"/>
        </w:numPr>
      </w:pPr>
      <w:r w:rsidRPr="000D0DEF">
        <w:t>Prior to the 17th of the month the PAYE / CIS combined figure will be received from the Accountant for payment before the 19th of the month.</w:t>
      </w:r>
    </w:p>
    <w:p w14:paraId="3D8AB9CE" w14:textId="77777777" w:rsidR="00250D0D" w:rsidRPr="000D0DEF" w:rsidRDefault="00250D0D" w:rsidP="00250D0D">
      <w:pPr>
        <w:pStyle w:val="ListParagraph"/>
        <w:numPr>
          <w:ilvl w:val="0"/>
          <w:numId w:val="98"/>
        </w:numPr>
      </w:pPr>
      <w:r w:rsidRPr="000D0DEF">
        <w:t>Sub-contractor CIS statements are to be sent out by the 18th of the month.</w:t>
      </w:r>
    </w:p>
    <w:p w14:paraId="0E06E0F1" w14:textId="433A59EA" w:rsidR="00250D0D" w:rsidRPr="000D0DEF" w:rsidRDefault="00250D0D" w:rsidP="00250D0D">
      <w:pPr>
        <w:pStyle w:val="ListParagraph"/>
        <w:numPr>
          <w:ilvl w:val="0"/>
          <w:numId w:val="98"/>
        </w:numPr>
        <w:rPr>
          <w:strike/>
        </w:rPr>
      </w:pPr>
      <w:r w:rsidRPr="000D0DEF">
        <w:t xml:space="preserve">The accounts team is to complete the CIS return on Construction Manager which is submitted to HMRC. This is then downloaded and sent onto the </w:t>
      </w:r>
      <w:r w:rsidR="00652644" w:rsidRPr="000D0DEF">
        <w:t>accountants.</w:t>
      </w:r>
    </w:p>
    <w:p w14:paraId="290B28B2" w14:textId="77777777" w:rsidR="001C1C28" w:rsidRDefault="001C1C28" w:rsidP="001C1C28"/>
    <w:p w14:paraId="2C24EC1D" w14:textId="77777777" w:rsidR="001C1C28" w:rsidRDefault="001C1C28" w:rsidP="001C1C28">
      <w:r>
        <w:rPr>
          <w:b/>
        </w:rPr>
        <w:t>4.2 Accounts Procedures Summary</w:t>
      </w:r>
    </w:p>
    <w:p w14:paraId="796E228A" w14:textId="77777777" w:rsidR="002532A3" w:rsidRDefault="002532A3" w:rsidP="002532A3">
      <w:pPr>
        <w:pStyle w:val="ListParagraph"/>
        <w:numPr>
          <w:ilvl w:val="0"/>
          <w:numId w:val="98"/>
        </w:numPr>
      </w:pPr>
      <w:r>
        <w:t>Any invoice requests received are to be processed immediately and either emailed or posted in the correct format to the customer straight away.</w:t>
      </w:r>
    </w:p>
    <w:p w14:paraId="11300BB6" w14:textId="77777777" w:rsidR="002532A3" w:rsidRDefault="002532A3" w:rsidP="002532A3">
      <w:pPr>
        <w:pStyle w:val="ListParagraph"/>
        <w:numPr>
          <w:ilvl w:val="0"/>
          <w:numId w:val="98"/>
        </w:numPr>
      </w:pPr>
      <w:r>
        <w:t>Customer credits are only to be raised upon receipt of a credit request form (02-01-11) from either a Director or Project Manager.</w:t>
      </w:r>
    </w:p>
    <w:p w14:paraId="7B3DF717" w14:textId="77777777" w:rsidR="002532A3" w:rsidRPr="00391AD1" w:rsidRDefault="002532A3" w:rsidP="002532A3">
      <w:pPr>
        <w:pStyle w:val="ListParagraph"/>
        <w:numPr>
          <w:ilvl w:val="0"/>
          <w:numId w:val="98"/>
        </w:numPr>
      </w:pPr>
      <w:r w:rsidRPr="00391AD1">
        <w:t>Access to the accounts system should be controlled and approved by the Accounts Manager and Group CFO.</w:t>
      </w:r>
    </w:p>
    <w:p w14:paraId="133D337B" w14:textId="77777777" w:rsidR="002532A3" w:rsidRDefault="002532A3" w:rsidP="002532A3">
      <w:pPr>
        <w:pStyle w:val="ListParagraph"/>
        <w:numPr>
          <w:ilvl w:val="0"/>
          <w:numId w:val="98"/>
        </w:numPr>
      </w:pPr>
      <w:r>
        <w:t>Subcontractors must be put on stop if the H&amp;S Manager requests so.</w:t>
      </w:r>
    </w:p>
    <w:p w14:paraId="2DECAE8E" w14:textId="77777777" w:rsidR="002532A3" w:rsidRDefault="002532A3" w:rsidP="002532A3">
      <w:pPr>
        <w:pStyle w:val="ListParagraph"/>
        <w:numPr>
          <w:ilvl w:val="0"/>
          <w:numId w:val="98"/>
        </w:numPr>
      </w:pPr>
      <w:r>
        <w:t>All suppliers must have completed supplier credit control questionnaire (02-01-04) &amp; returned it to us prior to any payments being made.</w:t>
      </w:r>
    </w:p>
    <w:p w14:paraId="6BF15241" w14:textId="77777777" w:rsidR="002532A3" w:rsidRPr="000D0DEF" w:rsidRDefault="002532A3" w:rsidP="002532A3">
      <w:pPr>
        <w:pStyle w:val="ListParagraph"/>
        <w:numPr>
          <w:ilvl w:val="0"/>
          <w:numId w:val="98"/>
        </w:numPr>
      </w:pPr>
      <w:r>
        <w:t>All sub-contractors must have completed a copy of the sub-contractor’s questionnaire (02-03-09</w:t>
      </w:r>
      <w:r w:rsidRPr="00B913B1">
        <w:t xml:space="preserve">) &amp; bona fide sub-contractor questionnaire (02-03-56) </w:t>
      </w:r>
      <w:r>
        <w:t xml:space="preserve">which is to be approved by the Health &amp; Safety Manager and credit control </w:t>
      </w:r>
      <w:r w:rsidRPr="000D0DEF">
        <w:t>questionnaire (02-01-04) prior to any payments being made.</w:t>
      </w:r>
    </w:p>
    <w:p w14:paraId="23ED6B32" w14:textId="77777777" w:rsidR="002532A3" w:rsidRPr="000D0DEF" w:rsidRDefault="002532A3" w:rsidP="002532A3">
      <w:pPr>
        <w:pStyle w:val="ListParagraph"/>
        <w:numPr>
          <w:ilvl w:val="0"/>
          <w:numId w:val="98"/>
        </w:numPr>
      </w:pPr>
      <w:r w:rsidRPr="000D0DEF">
        <w:t>Upon receipt of the mobile phone bill the spreadsheet in folder 06-03 must be updated.</w:t>
      </w:r>
    </w:p>
    <w:p w14:paraId="66362013" w14:textId="77777777" w:rsidR="002532A3" w:rsidRDefault="002532A3" w:rsidP="002532A3">
      <w:pPr>
        <w:pStyle w:val="ListParagraph"/>
        <w:numPr>
          <w:ilvl w:val="0"/>
          <w:numId w:val="98"/>
        </w:numPr>
      </w:pPr>
      <w:r>
        <w:t>Official purchase orders must be raised &amp; sent for all purchases made.</w:t>
      </w:r>
    </w:p>
    <w:p w14:paraId="45795A9C" w14:textId="77777777" w:rsidR="002532A3" w:rsidRDefault="002532A3" w:rsidP="002532A3">
      <w:pPr>
        <w:pStyle w:val="ListParagraph"/>
        <w:numPr>
          <w:ilvl w:val="0"/>
          <w:numId w:val="98"/>
        </w:numPr>
      </w:pPr>
      <w:r>
        <w:lastRenderedPageBreak/>
        <w:t>Whenever a payment is made a remittance must be sent out either by post or email in the correct format.</w:t>
      </w:r>
    </w:p>
    <w:p w14:paraId="2A36DB15" w14:textId="77777777" w:rsidR="001C1C28" w:rsidRDefault="001C1C28" w:rsidP="001C1C28">
      <w:r>
        <w:rPr>
          <w:b/>
        </w:rPr>
        <w:t>Purchase Invoice Approval</w:t>
      </w:r>
    </w:p>
    <w:p w14:paraId="157F8F5F" w14:textId="77777777" w:rsidR="001C1C28" w:rsidRDefault="001C1C28" w:rsidP="001C1C28">
      <w:r>
        <w:t>On receipt of a purchase invoice, the invoice should be matched to the purchase order on the system, stapled to it &amp; passed to both the person who requested the order to be raised for the 1st signature &amp; then to a Director for the 2nd signature.</w:t>
      </w:r>
    </w:p>
    <w:p w14:paraId="59ABE1B6" w14:textId="74B6907A" w:rsidR="001C1C28" w:rsidRDefault="001C1C28" w:rsidP="001C1C28">
      <w:pPr>
        <w:pStyle w:val="ListParagraph"/>
        <w:numPr>
          <w:ilvl w:val="0"/>
          <w:numId w:val="98"/>
        </w:numPr>
      </w:pPr>
      <w:r>
        <w:t xml:space="preserve">Only then can it be entered onto the </w:t>
      </w:r>
      <w:r w:rsidR="00205D91">
        <w:t>account’s</w:t>
      </w:r>
      <w:r>
        <w:t xml:space="preserve"> software.</w:t>
      </w:r>
    </w:p>
    <w:p w14:paraId="750E27A4" w14:textId="77777777" w:rsidR="00065372" w:rsidRPr="005D202F" w:rsidRDefault="00065372" w:rsidP="005D202F">
      <w:pPr>
        <w:pStyle w:val="isselectedend"/>
        <w:rPr>
          <w:rFonts w:asciiTheme="minorHAnsi" w:hAnsiTheme="minorHAnsi"/>
        </w:rPr>
      </w:pPr>
      <w:r w:rsidRPr="005D202F">
        <w:rPr>
          <w:rStyle w:val="Strong"/>
          <w:rFonts w:asciiTheme="minorHAnsi" w:hAnsiTheme="minorHAnsi"/>
        </w:rPr>
        <w:t>Subcontractor Applications and Payment Processing</w:t>
      </w:r>
    </w:p>
    <w:p w14:paraId="3B13AE5F" w14:textId="77777777" w:rsidR="00065372" w:rsidRPr="005D202F" w:rsidRDefault="00065372" w:rsidP="005D202F">
      <w:pPr>
        <w:pStyle w:val="isselectedend"/>
        <w:numPr>
          <w:ilvl w:val="0"/>
          <w:numId w:val="98"/>
        </w:numPr>
        <w:spacing w:line="276" w:lineRule="auto"/>
        <w:rPr>
          <w:rFonts w:asciiTheme="minorHAnsi" w:hAnsiTheme="minorHAnsi"/>
        </w:rPr>
      </w:pPr>
      <w:r w:rsidRPr="005D202F">
        <w:rPr>
          <w:rFonts w:asciiTheme="minorHAnsi" w:hAnsiTheme="minorHAnsi"/>
        </w:rPr>
        <w:t>Subcontractor applications and payment certificates shall be controlled jointly by Commercial and Accounts to ensure that applications are properly received, valued, certified, authorised and paid in accordance with the subcontract and statutory payment requirements.</w:t>
      </w:r>
    </w:p>
    <w:p w14:paraId="7D154CA6" w14:textId="5D8A51ED" w:rsidR="00065372" w:rsidRPr="005D202F" w:rsidRDefault="00065372" w:rsidP="005D202F">
      <w:pPr>
        <w:pStyle w:val="isselectedend"/>
        <w:numPr>
          <w:ilvl w:val="0"/>
          <w:numId w:val="98"/>
        </w:numPr>
        <w:spacing w:line="276" w:lineRule="auto"/>
        <w:rPr>
          <w:rFonts w:asciiTheme="minorHAnsi" w:hAnsiTheme="minorHAnsi"/>
        </w:rPr>
      </w:pPr>
      <w:r w:rsidRPr="005D202F">
        <w:rPr>
          <w:rFonts w:asciiTheme="minorHAnsi" w:hAnsiTheme="minorHAnsi"/>
        </w:rPr>
        <w:t xml:space="preserve">All subcontractor applications for payment must be submitted to </w:t>
      </w:r>
      <w:hyperlink r:id="rId18" w:history="1">
        <w:r w:rsidRPr="00851718">
          <w:rPr>
            <w:rStyle w:val="Strong"/>
            <w:rFonts w:asciiTheme="minorHAnsi" w:hAnsiTheme="minorHAnsi"/>
            <w:color w:val="0000FF"/>
            <w:highlight w:val="red"/>
            <w:u w:val="single"/>
          </w:rPr>
          <w:t>subcontractapplications@</w:t>
        </w:r>
        <w:r w:rsidR="00ED2E51" w:rsidRPr="00851718">
          <w:rPr>
            <w:rStyle w:val="Strong"/>
            <w:rFonts w:asciiTheme="minorHAnsi" w:hAnsiTheme="minorHAnsi"/>
            <w:color w:val="0000FF"/>
            <w:highlight w:val="red"/>
            <w:u w:val="single"/>
          </w:rPr>
          <w:t>COMPANY NAME</w:t>
        </w:r>
        <w:r w:rsidRPr="00851718">
          <w:rPr>
            <w:rStyle w:val="Strong"/>
            <w:rFonts w:asciiTheme="minorHAnsi" w:hAnsiTheme="minorHAnsi"/>
            <w:color w:val="0000FF"/>
            <w:highlight w:val="red"/>
            <w:u w:val="single"/>
          </w:rPr>
          <w:t>.com</w:t>
        </w:r>
      </w:hyperlink>
      <w:r w:rsidRPr="005D202F">
        <w:rPr>
          <w:rFonts w:asciiTheme="minorHAnsi" w:hAnsiTheme="minorHAnsi"/>
        </w:rPr>
        <w:t>, with the relevant QS copied in where applicable.</w:t>
      </w:r>
    </w:p>
    <w:p w14:paraId="352A69DA" w14:textId="77777777" w:rsidR="00065372" w:rsidRPr="005D202F" w:rsidRDefault="00065372" w:rsidP="005D202F">
      <w:pPr>
        <w:pStyle w:val="isselectedend"/>
        <w:numPr>
          <w:ilvl w:val="0"/>
          <w:numId w:val="98"/>
        </w:numPr>
        <w:spacing w:line="276" w:lineRule="auto"/>
        <w:rPr>
          <w:rFonts w:asciiTheme="minorHAnsi" w:hAnsiTheme="minorHAnsi"/>
        </w:rPr>
      </w:pPr>
      <w:r w:rsidRPr="005D202F">
        <w:rPr>
          <w:rFonts w:asciiTheme="minorHAnsi" w:hAnsiTheme="minorHAnsi"/>
        </w:rPr>
        <w:t>Upon receipt of a subcontractor application, the Commercial Assistant shall upload the application onto the accounting software and record the application on the Sub-Contract Tracker. Where the application includes variations, additional works or claims for additional payment, the Commercial Assistant shall ensure these are recorded clearly so that the potential liability is visible for commercial review.</w:t>
      </w:r>
    </w:p>
    <w:p w14:paraId="372B9940" w14:textId="77777777" w:rsidR="00065372" w:rsidRPr="005D202F" w:rsidRDefault="00065372" w:rsidP="005D202F">
      <w:pPr>
        <w:pStyle w:val="isselectedend"/>
        <w:numPr>
          <w:ilvl w:val="0"/>
          <w:numId w:val="98"/>
        </w:numPr>
        <w:spacing w:line="276" w:lineRule="auto"/>
        <w:rPr>
          <w:rFonts w:asciiTheme="minorHAnsi" w:hAnsiTheme="minorHAnsi"/>
        </w:rPr>
      </w:pPr>
      <w:r w:rsidRPr="005D202F">
        <w:rPr>
          <w:rFonts w:asciiTheme="minorHAnsi" w:hAnsiTheme="minorHAnsi"/>
        </w:rPr>
        <w:t>The QS, in conjunction with the Project Manager where required, shall review and value the subcontractor application. The review shall confirm:</w:t>
      </w:r>
    </w:p>
    <w:p w14:paraId="2655B025" w14:textId="77777777" w:rsidR="005D202F" w:rsidRDefault="00065372" w:rsidP="00C25EBB">
      <w:pPr>
        <w:pStyle w:val="isselectedend"/>
        <w:numPr>
          <w:ilvl w:val="2"/>
          <w:numId w:val="455"/>
        </w:numPr>
        <w:spacing w:line="276" w:lineRule="auto"/>
        <w:ind w:left="1418"/>
        <w:rPr>
          <w:rFonts w:asciiTheme="minorHAnsi" w:hAnsiTheme="minorHAnsi"/>
        </w:rPr>
      </w:pPr>
      <w:r w:rsidRPr="005D202F">
        <w:rPr>
          <w:rFonts w:asciiTheme="minorHAnsi" w:hAnsiTheme="minorHAnsi"/>
        </w:rPr>
        <w:t>The application relates to an approved subcontract order or purchase order</w:t>
      </w:r>
    </w:p>
    <w:p w14:paraId="51B82F77" w14:textId="77777777" w:rsidR="00570566" w:rsidRDefault="00065372" w:rsidP="00C25EBB">
      <w:pPr>
        <w:pStyle w:val="isselectedend"/>
        <w:numPr>
          <w:ilvl w:val="2"/>
          <w:numId w:val="455"/>
        </w:numPr>
        <w:spacing w:line="276" w:lineRule="auto"/>
        <w:ind w:left="1418"/>
        <w:rPr>
          <w:rFonts w:asciiTheme="minorHAnsi" w:hAnsiTheme="minorHAnsi"/>
        </w:rPr>
      </w:pPr>
      <w:r w:rsidRPr="005D202F">
        <w:rPr>
          <w:rFonts w:asciiTheme="minorHAnsi" w:hAnsiTheme="minorHAnsi"/>
        </w:rPr>
        <w:t>The works, materials or services claimed have been completed or provided</w:t>
      </w:r>
    </w:p>
    <w:p w14:paraId="3DA13737" w14:textId="77777777" w:rsidR="00570566" w:rsidRDefault="00065372" w:rsidP="00C25EBB">
      <w:pPr>
        <w:pStyle w:val="isselectedend"/>
        <w:numPr>
          <w:ilvl w:val="2"/>
          <w:numId w:val="455"/>
        </w:numPr>
        <w:spacing w:line="276" w:lineRule="auto"/>
        <w:ind w:left="1418"/>
        <w:rPr>
          <w:rFonts w:asciiTheme="minorHAnsi" w:hAnsiTheme="minorHAnsi"/>
        </w:rPr>
      </w:pPr>
      <w:r w:rsidRPr="005D202F">
        <w:rPr>
          <w:rFonts w:asciiTheme="minorHAnsi" w:hAnsiTheme="minorHAnsi"/>
        </w:rPr>
        <w:t>The valuation is in line with the subcontract, agreed variations and project records</w:t>
      </w:r>
    </w:p>
    <w:p w14:paraId="77BAD159" w14:textId="77777777" w:rsidR="00570566" w:rsidRDefault="00065372" w:rsidP="00C25EBB">
      <w:pPr>
        <w:pStyle w:val="isselectedend"/>
        <w:numPr>
          <w:ilvl w:val="2"/>
          <w:numId w:val="455"/>
        </w:numPr>
        <w:spacing w:line="276" w:lineRule="auto"/>
        <w:ind w:left="1418"/>
        <w:rPr>
          <w:rFonts w:asciiTheme="minorHAnsi" w:hAnsiTheme="minorHAnsi"/>
        </w:rPr>
      </w:pPr>
      <w:r w:rsidRPr="005D202F">
        <w:rPr>
          <w:rFonts w:asciiTheme="minorHAnsi" w:hAnsiTheme="minorHAnsi"/>
        </w:rPr>
        <w:t>Retention, contra charges, previous payments and other deductions are correctly applied</w:t>
      </w:r>
    </w:p>
    <w:p w14:paraId="5B532A5A" w14:textId="77777777" w:rsidR="00570566" w:rsidRDefault="00065372" w:rsidP="00C25EBB">
      <w:pPr>
        <w:pStyle w:val="isselectedend"/>
        <w:numPr>
          <w:ilvl w:val="2"/>
          <w:numId w:val="455"/>
        </w:numPr>
        <w:spacing w:line="276" w:lineRule="auto"/>
        <w:ind w:left="1418"/>
        <w:rPr>
          <w:rFonts w:asciiTheme="minorHAnsi" w:hAnsiTheme="minorHAnsi"/>
        </w:rPr>
      </w:pPr>
      <w:r w:rsidRPr="005D202F">
        <w:rPr>
          <w:rFonts w:asciiTheme="minorHAnsi" w:hAnsiTheme="minorHAnsi"/>
        </w:rPr>
        <w:t>Any disputed values are identified and supported by clear reasons</w:t>
      </w:r>
    </w:p>
    <w:p w14:paraId="1EA309EA" w14:textId="3A9E05D9" w:rsidR="00065372" w:rsidRPr="005D202F" w:rsidRDefault="00065372" w:rsidP="00C25EBB">
      <w:pPr>
        <w:pStyle w:val="isselectedend"/>
        <w:numPr>
          <w:ilvl w:val="2"/>
          <w:numId w:val="455"/>
        </w:numPr>
        <w:spacing w:line="276" w:lineRule="auto"/>
        <w:ind w:left="1418"/>
        <w:rPr>
          <w:rFonts w:asciiTheme="minorHAnsi" w:hAnsiTheme="minorHAnsi"/>
        </w:rPr>
      </w:pPr>
      <w:r w:rsidRPr="005D202F">
        <w:rPr>
          <w:rFonts w:asciiTheme="minorHAnsi" w:hAnsiTheme="minorHAnsi"/>
        </w:rPr>
        <w:t>Payment notice or pay less notice requirements are understood and met</w:t>
      </w:r>
    </w:p>
    <w:p w14:paraId="6FC00B6E" w14:textId="77777777" w:rsidR="00065372" w:rsidRPr="005D202F" w:rsidRDefault="00065372" w:rsidP="005D202F">
      <w:pPr>
        <w:pStyle w:val="isselectedend"/>
        <w:numPr>
          <w:ilvl w:val="0"/>
          <w:numId w:val="98"/>
        </w:numPr>
        <w:spacing w:line="276" w:lineRule="auto"/>
        <w:rPr>
          <w:rFonts w:asciiTheme="minorHAnsi" w:hAnsiTheme="minorHAnsi"/>
        </w:rPr>
      </w:pPr>
      <w:r w:rsidRPr="005D202F">
        <w:rPr>
          <w:rFonts w:asciiTheme="minorHAnsi" w:hAnsiTheme="minorHAnsi"/>
        </w:rPr>
        <w:t xml:space="preserve">Once the QS and Project Manager have agreed the valuation, the Sub-Contract Tracker shall be updated and initialled / approved in accordance with the </w:t>
      </w:r>
      <w:r w:rsidRPr="005D202F">
        <w:rPr>
          <w:rFonts w:asciiTheme="minorHAnsi" w:hAnsiTheme="minorHAnsi"/>
        </w:rPr>
        <w:lastRenderedPageBreak/>
        <w:t>commercial approval process. The Commercial Manager shall review and authorise the valuation where required.</w:t>
      </w:r>
    </w:p>
    <w:p w14:paraId="3583685B" w14:textId="77777777" w:rsidR="00065372" w:rsidRPr="005D202F" w:rsidRDefault="00065372" w:rsidP="005D202F">
      <w:pPr>
        <w:pStyle w:val="isselectedend"/>
        <w:numPr>
          <w:ilvl w:val="0"/>
          <w:numId w:val="98"/>
        </w:numPr>
        <w:spacing w:line="276" w:lineRule="auto"/>
        <w:rPr>
          <w:rFonts w:asciiTheme="minorHAnsi" w:hAnsiTheme="minorHAnsi"/>
        </w:rPr>
      </w:pPr>
      <w:r w:rsidRPr="005D202F">
        <w:rPr>
          <w:rFonts w:asciiTheme="minorHAnsi" w:hAnsiTheme="minorHAnsi"/>
        </w:rPr>
        <w:t>Following commercial approval, the Commercial Assistant shall update the accounting software to generate the formal payment certificate. The payment certificate and supporting valuation breakdown shall be issued to the subcontractor within the required contractual or statutory timescales and saved in the appropriate project folder on SharePoint.</w:t>
      </w:r>
    </w:p>
    <w:p w14:paraId="0D474C65" w14:textId="77777777" w:rsidR="00065372" w:rsidRPr="005D202F" w:rsidRDefault="00065372" w:rsidP="005D202F">
      <w:pPr>
        <w:pStyle w:val="isselectedend"/>
        <w:numPr>
          <w:ilvl w:val="0"/>
          <w:numId w:val="98"/>
        </w:numPr>
        <w:spacing w:line="276" w:lineRule="auto"/>
        <w:rPr>
          <w:rFonts w:asciiTheme="minorHAnsi" w:hAnsiTheme="minorHAnsi"/>
        </w:rPr>
      </w:pPr>
      <w:r w:rsidRPr="005D202F">
        <w:rPr>
          <w:rFonts w:asciiTheme="minorHAnsi" w:hAnsiTheme="minorHAnsi"/>
        </w:rPr>
        <w:t>Accounts shall not process payment until the following information has been completed and made available:</w:t>
      </w:r>
    </w:p>
    <w:p w14:paraId="034A704C" w14:textId="77777777" w:rsidR="00065372" w:rsidRPr="005D202F" w:rsidRDefault="00065372" w:rsidP="005D202F">
      <w:pPr>
        <w:pStyle w:val="isselectedend"/>
        <w:numPr>
          <w:ilvl w:val="0"/>
          <w:numId w:val="98"/>
        </w:numPr>
        <w:spacing w:line="276" w:lineRule="auto"/>
        <w:rPr>
          <w:rFonts w:asciiTheme="minorHAnsi" w:hAnsiTheme="minorHAnsi"/>
        </w:rPr>
      </w:pPr>
      <w:r w:rsidRPr="005D202F">
        <w:rPr>
          <w:rFonts w:asciiTheme="minorHAnsi" w:hAnsiTheme="minorHAnsi"/>
        </w:rPr>
        <w:t>· Approved subcontract order or purchase order</w:t>
      </w:r>
      <w:r w:rsidRPr="005D202F">
        <w:rPr>
          <w:rFonts w:asciiTheme="minorHAnsi" w:hAnsiTheme="minorHAnsi"/>
        </w:rPr>
        <w:br/>
        <w:t>· Valid subcontractor application for payment</w:t>
      </w:r>
      <w:r w:rsidRPr="005D202F">
        <w:rPr>
          <w:rFonts w:asciiTheme="minorHAnsi" w:hAnsiTheme="minorHAnsi"/>
        </w:rPr>
        <w:br/>
        <w:t>· Commercial valuation / certification</w:t>
      </w:r>
      <w:r w:rsidRPr="005D202F">
        <w:rPr>
          <w:rFonts w:asciiTheme="minorHAnsi" w:hAnsiTheme="minorHAnsi"/>
        </w:rPr>
        <w:br/>
        <w:t>· Payment certificate</w:t>
      </w:r>
      <w:r w:rsidRPr="005D202F">
        <w:rPr>
          <w:rFonts w:asciiTheme="minorHAnsi" w:hAnsiTheme="minorHAnsi"/>
        </w:rPr>
        <w:br/>
        <w:t>· VAT invoice, where required</w:t>
      </w:r>
      <w:r w:rsidRPr="005D202F">
        <w:rPr>
          <w:rFonts w:asciiTheme="minorHAnsi" w:hAnsiTheme="minorHAnsi"/>
        </w:rPr>
        <w:br/>
        <w:t>· Confirmation that subcontractor approval, insurance and compliance status remain acceptable</w:t>
      </w:r>
      <w:r w:rsidRPr="005D202F">
        <w:rPr>
          <w:rFonts w:asciiTheme="minorHAnsi" w:hAnsiTheme="minorHAnsi"/>
        </w:rPr>
        <w:br/>
        <w:t>· Confirmation that any payment hold, dispute, contra charge or pay less notice has been dealt with</w:t>
      </w:r>
    </w:p>
    <w:p w14:paraId="59C2D086" w14:textId="77777777" w:rsidR="00065372" w:rsidRPr="005D202F" w:rsidRDefault="00065372" w:rsidP="005D202F">
      <w:pPr>
        <w:pStyle w:val="isselectedend"/>
        <w:numPr>
          <w:ilvl w:val="0"/>
          <w:numId w:val="98"/>
        </w:numPr>
        <w:spacing w:line="276" w:lineRule="auto"/>
        <w:rPr>
          <w:rFonts w:asciiTheme="minorHAnsi" w:hAnsiTheme="minorHAnsi"/>
        </w:rPr>
      </w:pPr>
      <w:r w:rsidRPr="005D202F">
        <w:rPr>
          <w:rFonts w:asciiTheme="minorHAnsi" w:hAnsiTheme="minorHAnsi"/>
        </w:rPr>
        <w:t>Accounts shall check the payment certificate, invoice, subcontractor account status, bank details and accounting software records before including the payment on the payment run. Any discrepancies, missing records, disputed values or compliance issues must be referred back to Commercial before payment is released.</w:t>
      </w:r>
    </w:p>
    <w:p w14:paraId="21C69860" w14:textId="77777777" w:rsidR="00065372" w:rsidRPr="005D202F" w:rsidRDefault="00065372" w:rsidP="005D202F">
      <w:pPr>
        <w:pStyle w:val="isselectedend"/>
        <w:numPr>
          <w:ilvl w:val="0"/>
          <w:numId w:val="98"/>
        </w:numPr>
        <w:spacing w:line="276" w:lineRule="auto"/>
        <w:rPr>
          <w:rFonts w:asciiTheme="minorHAnsi" w:hAnsiTheme="minorHAnsi"/>
        </w:rPr>
      </w:pPr>
      <w:r w:rsidRPr="005D202F">
        <w:rPr>
          <w:rFonts w:asciiTheme="minorHAnsi" w:hAnsiTheme="minorHAnsi"/>
        </w:rPr>
        <w:t>Payments shall only be made following approval in accordance with the approved Delegated Financial Authority Matrix. Where no delegated authority is defined, payment authorisation shall default to Director approval.</w:t>
      </w:r>
    </w:p>
    <w:p w14:paraId="5AD0505F" w14:textId="77777777" w:rsidR="00065372" w:rsidRPr="005D202F" w:rsidRDefault="00065372" w:rsidP="005D202F">
      <w:pPr>
        <w:pStyle w:val="isselectedend"/>
        <w:numPr>
          <w:ilvl w:val="0"/>
          <w:numId w:val="98"/>
        </w:numPr>
        <w:spacing w:line="276" w:lineRule="auto"/>
        <w:rPr>
          <w:rFonts w:asciiTheme="minorHAnsi" w:hAnsiTheme="minorHAnsi"/>
        </w:rPr>
      </w:pPr>
      <w:r w:rsidRPr="005D202F">
        <w:rPr>
          <w:rFonts w:asciiTheme="minorHAnsi" w:hAnsiTheme="minorHAnsi"/>
        </w:rPr>
        <w:t>The Accounts Team shall process approved payments, issue remittance advice where required and ensure payment records are retained within the accounting software and supporting project records.</w:t>
      </w:r>
    </w:p>
    <w:p w14:paraId="04A840E1" w14:textId="77777777" w:rsidR="00065372" w:rsidRPr="005D202F" w:rsidRDefault="00065372" w:rsidP="005D202F">
      <w:pPr>
        <w:pStyle w:val="isselectedend"/>
        <w:numPr>
          <w:ilvl w:val="0"/>
          <w:numId w:val="98"/>
        </w:numPr>
        <w:spacing w:line="276" w:lineRule="auto"/>
        <w:rPr>
          <w:rFonts w:asciiTheme="minorHAnsi" w:hAnsiTheme="minorHAnsi"/>
        </w:rPr>
      </w:pPr>
      <w:r w:rsidRPr="005D202F">
        <w:rPr>
          <w:rFonts w:asciiTheme="minorHAnsi" w:hAnsiTheme="minorHAnsi"/>
        </w:rPr>
        <w:t>The QS remains responsible for ensuring subcontractor applications are assessed and certified correctly and that the company is not commercially exposed. Accounts remains responsible for ensuring payments are only processed once the required commercial approval, accounting checks and payment authorisation are complete.</w:t>
      </w:r>
    </w:p>
    <w:p w14:paraId="6C3BC08C" w14:textId="5E8F5B14" w:rsidR="008F1F1D" w:rsidRPr="00C25EBB" w:rsidRDefault="00065372" w:rsidP="00C25EBB">
      <w:pPr>
        <w:pStyle w:val="NormalWeb"/>
        <w:numPr>
          <w:ilvl w:val="0"/>
          <w:numId w:val="98"/>
        </w:numPr>
        <w:spacing w:line="276" w:lineRule="auto"/>
        <w:rPr>
          <w:rFonts w:asciiTheme="minorHAnsi" w:hAnsiTheme="minorHAnsi"/>
        </w:rPr>
      </w:pPr>
      <w:r w:rsidRPr="005D202F">
        <w:rPr>
          <w:rFonts w:asciiTheme="minorHAnsi" w:hAnsiTheme="minorHAnsi"/>
        </w:rPr>
        <w:t>Any deviation from the required process, including late certification, disputed applications, missing records or urgent payment requests, must be clearly communicated between Commercial and Accounts and escalated to the Commercial Manager, Accounts Manager, Group CFO or Director where required.</w:t>
      </w:r>
    </w:p>
    <w:p w14:paraId="77DBADFF" w14:textId="010D09C0" w:rsidR="001C1C28" w:rsidRDefault="001C1C28" w:rsidP="001C1C28">
      <w:r>
        <w:rPr>
          <w:b/>
        </w:rPr>
        <w:t>Payment Authorisation</w:t>
      </w:r>
    </w:p>
    <w:p w14:paraId="41AF0C64" w14:textId="77777777" w:rsidR="001C1C28" w:rsidRDefault="001C1C28" w:rsidP="001C1C28">
      <w:pPr>
        <w:pStyle w:val="ListParagraph"/>
        <w:numPr>
          <w:ilvl w:val="0"/>
          <w:numId w:val="98"/>
        </w:numPr>
      </w:pPr>
      <w:r>
        <w:lastRenderedPageBreak/>
        <w:t>All payments are to be authorised by a Director only.</w:t>
      </w:r>
    </w:p>
    <w:p w14:paraId="737B42CC" w14:textId="4D13E072" w:rsidR="001C1C28" w:rsidRDefault="001C1C28" w:rsidP="001C1C28">
      <w:pPr>
        <w:pStyle w:val="ListParagraph"/>
        <w:numPr>
          <w:ilvl w:val="0"/>
          <w:numId w:val="98"/>
        </w:numPr>
      </w:pPr>
      <w:r>
        <w:t>Only the nominal codes as per 01-09-03 are to be used, no other nominal for the cost of sales &amp; overhead are to be used without prior authorisation.</w:t>
      </w:r>
    </w:p>
    <w:p w14:paraId="5ABE9095" w14:textId="77777777" w:rsidR="001C1C28" w:rsidRDefault="001C1C28" w:rsidP="001C1C28">
      <w:r>
        <w:rPr>
          <w:b/>
        </w:rPr>
        <w:t>Bad Debts</w:t>
      </w:r>
    </w:p>
    <w:p w14:paraId="5BBD835D" w14:textId="77777777" w:rsidR="001C1C28" w:rsidRDefault="001C1C28" w:rsidP="001C1C28">
      <w:r>
        <w:t>Bad debts are to be processed as follows:</w:t>
      </w:r>
    </w:p>
    <w:p w14:paraId="10655B75" w14:textId="77777777" w:rsidR="001C1C28" w:rsidRDefault="001C1C28" w:rsidP="001C1C28">
      <w:pPr>
        <w:pStyle w:val="ListParagraph"/>
        <w:numPr>
          <w:ilvl w:val="0"/>
          <w:numId w:val="98"/>
        </w:numPr>
      </w:pPr>
      <w:r>
        <w:t>Invoices – credited down to cash amount received, if any insurance monies are received this should be included in the cash amount received &amp; invoiced up to this amount on the project.</w:t>
      </w:r>
    </w:p>
    <w:p w14:paraId="1B7254B9" w14:textId="77777777" w:rsidR="001C1C28" w:rsidRDefault="001C1C28" w:rsidP="001C1C28">
      <w:pPr>
        <w:pStyle w:val="ListParagraph"/>
        <w:numPr>
          <w:ilvl w:val="0"/>
          <w:numId w:val="98"/>
        </w:numPr>
      </w:pPr>
      <w:r>
        <w:t>Applications – certified, with full retention release to the amount in cash received, if any insurance monies are received this should be included in the cash amount received &amp; certified up to this amount on the project.</w:t>
      </w:r>
    </w:p>
    <w:p w14:paraId="0C29000C" w14:textId="77777777" w:rsidR="001C1C28" w:rsidRDefault="001C1C28" w:rsidP="001C1C28">
      <w:r>
        <w:rPr>
          <w:b/>
        </w:rPr>
        <w:t>VAT Receipts and Payment Certificates</w:t>
      </w:r>
    </w:p>
    <w:p w14:paraId="1BF380BD" w14:textId="77777777" w:rsidR="001C1C28" w:rsidRDefault="001C1C28" w:rsidP="001C1C28">
      <w:pPr>
        <w:pStyle w:val="ListParagraph"/>
        <w:numPr>
          <w:ilvl w:val="0"/>
          <w:numId w:val="98"/>
        </w:numPr>
      </w:pPr>
      <w:r>
        <w:t>As we pay sub-contractors from applications we should have the payment certificates the Commercial Manager sends out signed and returned back to us for VAT purposes, it is up to Accounts to check whether these have been received before making further payments, ideally they are to be signed &amp; returned before the payment is actually made.</w:t>
      </w:r>
    </w:p>
    <w:p w14:paraId="4DB2C7D1" w14:textId="77777777" w:rsidR="00DD377D" w:rsidRPr="00473B79" w:rsidRDefault="00DD377D" w:rsidP="00DD377D">
      <w:r w:rsidRPr="00473B79">
        <w:rPr>
          <w:b/>
        </w:rPr>
        <w:t>Invoice Queries</w:t>
      </w:r>
    </w:p>
    <w:p w14:paraId="5EA875F0" w14:textId="2BEDDD35" w:rsidR="00DD377D" w:rsidRPr="00AF31F1" w:rsidRDefault="00DD377D" w:rsidP="00DD377D">
      <w:pPr>
        <w:rPr>
          <w:strike/>
        </w:rPr>
      </w:pPr>
      <w:r w:rsidRPr="00473B79">
        <w:t>When invoices are distributed for signing, any queried invoices must</w:t>
      </w:r>
      <w:r w:rsidRPr="00AF31F1">
        <w:t xml:space="preserve"> </w:t>
      </w:r>
      <w:r w:rsidRPr="00473B79">
        <w:t xml:space="preserve">be sent to the supplier and </w:t>
      </w:r>
      <w:hyperlink r:id="rId19" w:history="1">
        <w:r w:rsidRPr="00851718">
          <w:rPr>
            <w:rStyle w:val="Hyperlink"/>
            <w:highlight w:val="red"/>
          </w:rPr>
          <w:t>adminservices@</w:t>
        </w:r>
        <w:r w:rsidR="00ED2E51" w:rsidRPr="00851718">
          <w:rPr>
            <w:rStyle w:val="Hyperlink"/>
            <w:highlight w:val="red"/>
          </w:rPr>
          <w:t>COMPANY NAME</w:t>
        </w:r>
        <w:r w:rsidRPr="00851718">
          <w:rPr>
            <w:rStyle w:val="Hyperlink"/>
            <w:highlight w:val="red"/>
          </w:rPr>
          <w:t>.com</w:t>
        </w:r>
      </w:hyperlink>
      <w:r w:rsidRPr="00473B79">
        <w:t xml:space="preserve"> explaining the issue and the plan to </w:t>
      </w:r>
      <w:r w:rsidR="00652644" w:rsidRPr="00473B79">
        <w:t>resolve.</w:t>
      </w:r>
    </w:p>
    <w:p w14:paraId="7FC1704B" w14:textId="4C1D19D5" w:rsidR="00DD377D" w:rsidRPr="00473B79" w:rsidRDefault="00DD377D" w:rsidP="00DD377D">
      <w:pPr>
        <w:pStyle w:val="ListParagraph"/>
        <w:numPr>
          <w:ilvl w:val="0"/>
          <w:numId w:val="98"/>
        </w:numPr>
      </w:pPr>
      <w:r w:rsidRPr="00473B79">
        <w:t xml:space="preserve">Admin services will then add details </w:t>
      </w:r>
      <w:r w:rsidR="00D27D2E">
        <w:t>to Invoice Query Sheet 02-04</w:t>
      </w:r>
      <w:r w:rsidR="00D27D2E" w:rsidRPr="009267AF">
        <w:t>-35</w:t>
      </w:r>
      <w:r w:rsidRPr="009267AF">
        <w:t>.</w:t>
      </w:r>
    </w:p>
    <w:p w14:paraId="3AFDF3F8" w14:textId="77777777" w:rsidR="00DD377D" w:rsidRDefault="00DD377D" w:rsidP="00DD377D">
      <w:pPr>
        <w:pStyle w:val="ListParagraph"/>
        <w:numPr>
          <w:ilvl w:val="0"/>
          <w:numId w:val="98"/>
        </w:numPr>
      </w:pPr>
      <w:r w:rsidRPr="00473B79">
        <w:t>If at any stage the query cannot be resolved, and it turns into a dispute it must be passed to a Director to resolve.</w:t>
      </w:r>
    </w:p>
    <w:p w14:paraId="747CA432" w14:textId="77777777" w:rsidR="00996701" w:rsidRDefault="00996701" w:rsidP="00996701">
      <w:pPr>
        <w:rPr>
          <w:b/>
        </w:rPr>
      </w:pPr>
    </w:p>
    <w:p w14:paraId="73EEFE72" w14:textId="5DDFF9BD" w:rsidR="00996701" w:rsidRDefault="00996701" w:rsidP="00996701">
      <w:pPr>
        <w:rPr>
          <w:b/>
        </w:rPr>
      </w:pPr>
      <w:r>
        <w:rPr>
          <w:b/>
        </w:rPr>
        <w:t xml:space="preserve">4.3 </w:t>
      </w:r>
      <w:r w:rsidRPr="00E6070A">
        <w:rPr>
          <w:b/>
        </w:rPr>
        <w:t>Revenue &amp; Gross Profit Recognition and Work In Progress (WIP)</w:t>
      </w:r>
    </w:p>
    <w:p w14:paraId="32A46236" w14:textId="77777777" w:rsidR="00996701" w:rsidRDefault="00996701" w:rsidP="00996701">
      <w:pPr>
        <w:pStyle w:val="ListParagraph"/>
        <w:numPr>
          <w:ilvl w:val="0"/>
          <w:numId w:val="444"/>
        </w:numPr>
      </w:pPr>
      <w:r>
        <w:t>Revenue and gross profit shall be recognised on a stage completion basis.</w:t>
      </w:r>
    </w:p>
    <w:p w14:paraId="675882C3" w14:textId="77777777" w:rsidR="00996701" w:rsidRDefault="00996701" w:rsidP="00996701">
      <w:pPr>
        <w:pStyle w:val="ListParagraph"/>
        <w:numPr>
          <w:ilvl w:val="0"/>
          <w:numId w:val="444"/>
        </w:numPr>
      </w:pPr>
      <w:r>
        <w:t>Stage completion shall be determined by calculating the percentage of total anticipated project costs incurred to date against the latest forecast total cost of the project.</w:t>
      </w:r>
    </w:p>
    <w:p w14:paraId="499D682D" w14:textId="77777777" w:rsidR="00996701" w:rsidRDefault="00996701" w:rsidP="00996701">
      <w:pPr>
        <w:pStyle w:val="ListParagraph"/>
        <w:numPr>
          <w:ilvl w:val="0"/>
          <w:numId w:val="444"/>
        </w:numPr>
      </w:pPr>
      <w:r>
        <w:t>The percentage completion achieved shall be applied to the forecast gross profit position of the project, with the resulting gross profit recognised through the monthly Work In Progress (WIP) journal process.</w:t>
      </w:r>
    </w:p>
    <w:p w14:paraId="36B2716C" w14:textId="77777777" w:rsidR="00996701" w:rsidRDefault="00996701" w:rsidP="00996701">
      <w:pPr>
        <w:pStyle w:val="ListParagraph"/>
        <w:numPr>
          <w:ilvl w:val="0"/>
          <w:numId w:val="444"/>
        </w:numPr>
      </w:pPr>
      <w:r>
        <w:t xml:space="preserve">The calculation of stage completion shall utilise the latest approved commercial information available, including project forecasts, anticipated final account </w:t>
      </w:r>
      <w:r>
        <w:lastRenderedPageBreak/>
        <w:t>values, forecast costs to complete, agreed variations and other relevant commercial information.</w:t>
      </w:r>
    </w:p>
    <w:p w14:paraId="76B6055D" w14:textId="77777777" w:rsidR="00996701" w:rsidRDefault="00996701" w:rsidP="00996701">
      <w:pPr>
        <w:pStyle w:val="ListParagraph"/>
        <w:numPr>
          <w:ilvl w:val="0"/>
          <w:numId w:val="444"/>
        </w:numPr>
      </w:pPr>
      <w:r>
        <w:t>The Commercial Manager and Accounts Manager shall ensure that the most up-to-date commercial reports are utilised in determining the monthly WIP position.</w:t>
      </w:r>
    </w:p>
    <w:p w14:paraId="3FF8A56A" w14:textId="77777777" w:rsidR="00996701" w:rsidRDefault="00996701" w:rsidP="00996701">
      <w:pPr>
        <w:pStyle w:val="ListParagraph"/>
        <w:numPr>
          <w:ilvl w:val="0"/>
          <w:numId w:val="444"/>
        </w:numPr>
      </w:pPr>
      <w:r>
        <w:t>In certain circumstances, the percentage completion calculation based solely on costs incurred may not accurately reflect the true operational stage of completion of the project. In such cases, an adjustment to the level of profit recognised may be considered.</w:t>
      </w:r>
    </w:p>
    <w:p w14:paraId="40EEAB40" w14:textId="77777777" w:rsidR="00996701" w:rsidRDefault="00996701" w:rsidP="00996701">
      <w:pPr>
        <w:pStyle w:val="ListParagraph"/>
        <w:numPr>
          <w:ilvl w:val="0"/>
          <w:numId w:val="444"/>
        </w:numPr>
      </w:pPr>
      <w:r>
        <w:t>Any adjustment to profit recognition outside of the standard percentage completion calculation must be supported by appropriate evidence, investigated fully and approved by the Group CFO prior to processing.</w:t>
      </w:r>
    </w:p>
    <w:p w14:paraId="1F2C84A1" w14:textId="77777777" w:rsidR="00996701" w:rsidRDefault="00996701" w:rsidP="00996701">
      <w:pPr>
        <w:pStyle w:val="ListParagraph"/>
        <w:numPr>
          <w:ilvl w:val="0"/>
          <w:numId w:val="444"/>
        </w:numPr>
      </w:pPr>
      <w:r>
        <w:t>It is a fundamental principle of the Group that all recognised gross profit is allocated accurately to the individual project and customer to which it relates. No recognised gross profit shall be recorded outside of an identifiable project or customer account.</w:t>
      </w:r>
    </w:p>
    <w:p w14:paraId="09E8C7D1" w14:textId="77777777" w:rsidR="00996701" w:rsidRDefault="00996701" w:rsidP="00996701">
      <w:pPr>
        <w:pStyle w:val="ListParagraph"/>
        <w:numPr>
          <w:ilvl w:val="0"/>
          <w:numId w:val="444"/>
        </w:numPr>
      </w:pPr>
      <w:r>
        <w:t>As part of the monthly reporting cycle, the WIP balance shall be reviewed to determine:</w:t>
      </w:r>
    </w:p>
    <w:p w14:paraId="424660A9" w14:textId="77777777" w:rsidR="00996701" w:rsidRDefault="00996701" w:rsidP="00996701">
      <w:pPr>
        <w:pStyle w:val="ListParagraph"/>
        <w:numPr>
          <w:ilvl w:val="1"/>
          <w:numId w:val="444"/>
        </w:numPr>
      </w:pPr>
      <w:r>
        <w:t>Gross profit recognised to date.</w:t>
      </w:r>
    </w:p>
    <w:p w14:paraId="20F71507" w14:textId="77777777" w:rsidR="00996701" w:rsidRDefault="00996701" w:rsidP="00996701">
      <w:pPr>
        <w:pStyle w:val="ListParagraph"/>
        <w:numPr>
          <w:ilvl w:val="1"/>
          <w:numId w:val="444"/>
        </w:numPr>
      </w:pPr>
      <w:r>
        <w:t>Remaining gross profit yet to be recognised.</w:t>
      </w:r>
    </w:p>
    <w:p w14:paraId="41EE7B05" w14:textId="77777777" w:rsidR="00996701" w:rsidRDefault="00996701" w:rsidP="00996701">
      <w:pPr>
        <w:pStyle w:val="ListParagraph"/>
        <w:numPr>
          <w:ilvl w:val="1"/>
          <w:numId w:val="444"/>
        </w:numPr>
      </w:pPr>
      <w:r>
        <w:t>Forecast final gross profit position.</w:t>
      </w:r>
    </w:p>
    <w:p w14:paraId="74F2419C" w14:textId="77777777" w:rsidR="00996701" w:rsidRDefault="00996701" w:rsidP="00996701">
      <w:pPr>
        <w:pStyle w:val="ListParagraph"/>
        <w:numPr>
          <w:ilvl w:val="0"/>
          <w:numId w:val="444"/>
        </w:numPr>
      </w:pPr>
      <w:r>
        <w:t>The recognised and remaining WIP position shall be reconciled to the latest commercial reports and forecasts used by the business. Any material differences between the management accounts and commercial reporting shall be investigated and resolved to ensure alignment between the financial and commercial reporting positions.</w:t>
      </w:r>
    </w:p>
    <w:p w14:paraId="0CCBF2DD" w14:textId="77777777" w:rsidR="00996701" w:rsidRDefault="00996701" w:rsidP="00996701">
      <w:pPr>
        <w:pStyle w:val="ListParagraph"/>
        <w:numPr>
          <w:ilvl w:val="0"/>
          <w:numId w:val="444"/>
        </w:numPr>
      </w:pPr>
      <w:r>
        <w:t>Supporting calculations and records shall be retained to provide a clear audit trail for all WIP and gross profit recognition adjustments.</w:t>
      </w:r>
    </w:p>
    <w:p w14:paraId="4F51BE96" w14:textId="77777777" w:rsidR="00996701" w:rsidRDefault="00996701" w:rsidP="00996701">
      <w:pPr>
        <w:rPr>
          <w:b/>
          <w:bCs/>
        </w:rPr>
      </w:pPr>
    </w:p>
    <w:p w14:paraId="29D069DD" w14:textId="337FF930" w:rsidR="00996701" w:rsidRPr="00996701" w:rsidRDefault="00996701" w:rsidP="00996701">
      <w:pPr>
        <w:rPr>
          <w:b/>
          <w:bCs/>
        </w:rPr>
      </w:pPr>
      <w:r>
        <w:rPr>
          <w:b/>
          <w:bCs/>
        </w:rPr>
        <w:t xml:space="preserve">4.4 </w:t>
      </w:r>
      <w:r w:rsidRPr="00E3000B">
        <w:rPr>
          <w:b/>
          <w:bCs/>
        </w:rPr>
        <w:t>Alternative Gross Profit Recognition for High Volume Maintenance and Service Contracts</w:t>
      </w:r>
    </w:p>
    <w:p w14:paraId="741E73D2" w14:textId="77777777" w:rsidR="00996701" w:rsidRDefault="00996701" w:rsidP="00996701">
      <w:pPr>
        <w:pStyle w:val="ListParagraph"/>
        <w:numPr>
          <w:ilvl w:val="0"/>
          <w:numId w:val="445"/>
        </w:numPr>
      </w:pPr>
      <w:r>
        <w:t>Certain areas of the business operate high volume, low value projects and maintenance contracts where the application of individual project percentage completion calculations may not be practical or proportionate.</w:t>
      </w:r>
    </w:p>
    <w:p w14:paraId="4F4E232B" w14:textId="77777777" w:rsidR="00996701" w:rsidRDefault="00996701" w:rsidP="00996701">
      <w:pPr>
        <w:pStyle w:val="ListParagraph"/>
        <w:numPr>
          <w:ilvl w:val="0"/>
          <w:numId w:val="445"/>
        </w:numPr>
      </w:pPr>
      <w:r>
        <w:t>In these circumstances, gross profit may be recognised on the basis of actual sales invoices raised and purchase invoices received and processed within the accounting period.</w:t>
      </w:r>
    </w:p>
    <w:p w14:paraId="03A80769" w14:textId="77777777" w:rsidR="00996701" w:rsidRDefault="00996701" w:rsidP="00996701">
      <w:pPr>
        <w:pStyle w:val="ListParagraph"/>
        <w:numPr>
          <w:ilvl w:val="0"/>
          <w:numId w:val="445"/>
        </w:numPr>
      </w:pPr>
      <w:r>
        <w:t xml:space="preserve">To ensure that the resulting gross profit position remains materially accurate, a headline review shall be undertaken at the customer, contract or portfolio level </w:t>
      </w:r>
      <w:r>
        <w:lastRenderedPageBreak/>
        <w:t>to identify any significant sales or purchase transactions relating to works completed but not yet processed within the accounting records.</w:t>
      </w:r>
    </w:p>
    <w:p w14:paraId="6030F200" w14:textId="77777777" w:rsidR="00996701" w:rsidRDefault="00996701" w:rsidP="00996701">
      <w:pPr>
        <w:pStyle w:val="ListParagraph"/>
        <w:numPr>
          <w:ilvl w:val="0"/>
          <w:numId w:val="445"/>
        </w:numPr>
      </w:pPr>
      <w:r>
        <w:t>Where material unprocessed costs or revenues are identified, an appropriate Work In Progress (WIP) adjustment shall be considered to ensure that the reported gross profit position fairly reflects the underlying performance of the customer account, contract or portfolio.</w:t>
      </w:r>
    </w:p>
    <w:p w14:paraId="50C0E64E" w14:textId="77777777" w:rsidR="00996701" w:rsidRDefault="00996701" w:rsidP="00996701">
      <w:pPr>
        <w:pStyle w:val="ListParagraph"/>
        <w:numPr>
          <w:ilvl w:val="0"/>
          <w:numId w:val="445"/>
        </w:numPr>
      </w:pPr>
      <w:r>
        <w:t>The Accounts Manager shall liaise with the relevant Operational Manager, Commercial Manager and Project Manager, where applicable, to determine whether any such adjustments are required.</w:t>
      </w:r>
    </w:p>
    <w:p w14:paraId="1350254A" w14:textId="77777777" w:rsidR="00996701" w:rsidRDefault="00996701" w:rsidP="00996701">
      <w:pPr>
        <w:pStyle w:val="ListParagraph"/>
        <w:numPr>
          <w:ilvl w:val="0"/>
          <w:numId w:val="445"/>
        </w:numPr>
      </w:pPr>
      <w:r>
        <w:t>Any material adjustments to recognised gross profit arising from this review shall be supported by appropriate information and approved by the Group CFO.</w:t>
      </w:r>
    </w:p>
    <w:p w14:paraId="04B35164" w14:textId="77777777" w:rsidR="00996701" w:rsidRDefault="00996701" w:rsidP="00996701">
      <w:pPr>
        <w:pStyle w:val="ListParagraph"/>
        <w:numPr>
          <w:ilvl w:val="0"/>
          <w:numId w:val="445"/>
        </w:numPr>
      </w:pPr>
      <w:r>
        <w:t>The objective of this approach is to ensure that gross profit is recognised as accurately as possible whilst maintaining a practical and efficient accounting process for high volume, low value activities.</w:t>
      </w:r>
    </w:p>
    <w:p w14:paraId="6E462412" w14:textId="77777777" w:rsidR="00996701" w:rsidRDefault="00996701" w:rsidP="00996701"/>
    <w:p w14:paraId="13E2AFF7" w14:textId="0494A80D" w:rsidR="00996701" w:rsidRDefault="00996701" w:rsidP="00996701">
      <w:pPr>
        <w:rPr>
          <w:b/>
        </w:rPr>
      </w:pPr>
      <w:r>
        <w:rPr>
          <w:b/>
        </w:rPr>
        <w:t xml:space="preserve">4.5 </w:t>
      </w:r>
      <w:r w:rsidRPr="00F0422E">
        <w:rPr>
          <w:b/>
        </w:rPr>
        <w:t>Overheads</w:t>
      </w:r>
    </w:p>
    <w:p w14:paraId="7A856015" w14:textId="77777777" w:rsidR="00996701" w:rsidRDefault="00996701" w:rsidP="00996701">
      <w:pPr>
        <w:pStyle w:val="ListParagraph"/>
        <w:numPr>
          <w:ilvl w:val="0"/>
          <w:numId w:val="446"/>
        </w:numPr>
      </w:pPr>
      <w:r w:rsidRPr="00E3000B">
        <w:t>Overheads shall be reviewed monthly by the Accounts Manager as part of the management accounts process.</w:t>
      </w:r>
    </w:p>
    <w:p w14:paraId="69C3FF29" w14:textId="77777777" w:rsidR="00996701" w:rsidRDefault="00996701" w:rsidP="00996701">
      <w:pPr>
        <w:pStyle w:val="ListParagraph"/>
        <w:numPr>
          <w:ilvl w:val="0"/>
          <w:numId w:val="446"/>
        </w:numPr>
      </w:pPr>
      <w:r w:rsidRPr="00E3000B">
        <w:t>Appropriate accruals and prepayments shall be processed to ensure costs are recognised within the correct accounting period.</w:t>
      </w:r>
    </w:p>
    <w:p w14:paraId="1F20B9B7" w14:textId="77777777" w:rsidR="00996701" w:rsidRDefault="00996701" w:rsidP="00996701">
      <w:pPr>
        <w:pStyle w:val="ListParagraph"/>
        <w:numPr>
          <w:ilvl w:val="0"/>
          <w:numId w:val="446"/>
        </w:numPr>
      </w:pPr>
      <w:r w:rsidRPr="00E3000B">
        <w:t>Material variances shall be investigated and discussed with the individual who approved the expenditure to ensure the nature of the cost is understood and future expenditure can be accurately forecast.</w:t>
      </w:r>
    </w:p>
    <w:p w14:paraId="45815196" w14:textId="77777777" w:rsidR="00996701" w:rsidRPr="00E3000B" w:rsidRDefault="00996701" w:rsidP="00996701">
      <w:pPr>
        <w:pStyle w:val="ListParagraph"/>
        <w:numPr>
          <w:ilvl w:val="0"/>
          <w:numId w:val="446"/>
        </w:numPr>
      </w:pPr>
      <w:r w:rsidRPr="00E3000B">
        <w:t>Significant or unusual overhead costs shall be brought to the attention of the Group CFO where appropriate.</w:t>
      </w:r>
    </w:p>
    <w:p w14:paraId="2979F3C7" w14:textId="77777777" w:rsidR="00996701" w:rsidRDefault="00996701" w:rsidP="00996701">
      <w:pPr>
        <w:rPr>
          <w:b/>
        </w:rPr>
      </w:pPr>
    </w:p>
    <w:p w14:paraId="0D23B280" w14:textId="6A49BA38" w:rsidR="00996701" w:rsidRDefault="00996701" w:rsidP="00996701">
      <w:pPr>
        <w:rPr>
          <w:b/>
        </w:rPr>
      </w:pPr>
      <w:r>
        <w:rPr>
          <w:b/>
        </w:rPr>
        <w:t>4.6</w:t>
      </w:r>
      <w:r w:rsidRPr="00E3000B">
        <w:rPr>
          <w:b/>
        </w:rPr>
        <w:t xml:space="preserve"> Management Charges</w:t>
      </w:r>
    </w:p>
    <w:p w14:paraId="2D838529" w14:textId="77777777" w:rsidR="00996701" w:rsidRPr="00E3000B" w:rsidRDefault="00996701" w:rsidP="00996701">
      <w:pPr>
        <w:pStyle w:val="ListParagraph"/>
        <w:numPr>
          <w:ilvl w:val="0"/>
          <w:numId w:val="447"/>
        </w:numPr>
        <w:rPr>
          <w:b/>
        </w:rPr>
      </w:pPr>
      <w:r>
        <w:t>Management charges shall be agreed annually by the Senior Leadership Team and reviewed during the course of the year to ensure central costs are being appropriately recovered across the Group.</w:t>
      </w:r>
    </w:p>
    <w:p w14:paraId="29983343" w14:textId="77777777" w:rsidR="00996701" w:rsidRPr="00E3000B" w:rsidRDefault="00996701" w:rsidP="00996701">
      <w:pPr>
        <w:pStyle w:val="ListParagraph"/>
        <w:numPr>
          <w:ilvl w:val="0"/>
          <w:numId w:val="447"/>
        </w:numPr>
        <w:rPr>
          <w:b/>
        </w:rPr>
      </w:pPr>
      <w:r>
        <w:t>The Group CFO shall prepare and present recommendations for management charges to the Senior Leadership Team for approval.</w:t>
      </w:r>
    </w:p>
    <w:p w14:paraId="4EF3621D" w14:textId="77777777" w:rsidR="00996701" w:rsidRPr="00E3000B" w:rsidRDefault="00996701" w:rsidP="00996701">
      <w:pPr>
        <w:pStyle w:val="ListParagraph"/>
        <w:numPr>
          <w:ilvl w:val="0"/>
          <w:numId w:val="447"/>
        </w:numPr>
        <w:rPr>
          <w:b/>
        </w:rPr>
      </w:pPr>
      <w:r>
        <w:t>Management charges shall be processed monthly and recorded accurately within the relevant Group entities.</w:t>
      </w:r>
    </w:p>
    <w:p w14:paraId="6A07C507" w14:textId="77777777" w:rsidR="00996701" w:rsidRPr="00E3000B" w:rsidRDefault="00996701" w:rsidP="00996701">
      <w:pPr>
        <w:pStyle w:val="ListParagraph"/>
        <w:numPr>
          <w:ilvl w:val="0"/>
          <w:numId w:val="447"/>
        </w:numPr>
        <w:rPr>
          <w:b/>
        </w:rPr>
      </w:pPr>
      <w:r>
        <w:t>Management charges may include, but are not limited to, central accounting, IT, compliance, insurance and other shared support functions.</w:t>
      </w:r>
    </w:p>
    <w:p w14:paraId="471E9D38" w14:textId="77777777" w:rsidR="00996701" w:rsidRPr="00E3000B" w:rsidRDefault="00996701" w:rsidP="00996701">
      <w:pPr>
        <w:pStyle w:val="ListParagraph"/>
        <w:numPr>
          <w:ilvl w:val="0"/>
          <w:numId w:val="447"/>
        </w:numPr>
        <w:rPr>
          <w:b/>
        </w:rPr>
      </w:pPr>
      <w:r>
        <w:lastRenderedPageBreak/>
        <w:t>Any material variation in central costs shall be reported and, where appropriate, management charges shall be revised or rebates applied to ensure a fair allocation of costs across the Group.</w:t>
      </w:r>
    </w:p>
    <w:p w14:paraId="7C825AF6" w14:textId="77777777" w:rsidR="00996701" w:rsidRPr="00E3000B" w:rsidRDefault="00996701" w:rsidP="00996701">
      <w:pPr>
        <w:pStyle w:val="ListParagraph"/>
        <w:numPr>
          <w:ilvl w:val="0"/>
          <w:numId w:val="447"/>
        </w:numPr>
        <w:rPr>
          <w:b/>
        </w:rPr>
      </w:pPr>
      <w:r>
        <w:t>Intercompany balances arising from management charges shall be reconciled as part of the monthly management accounts process.</w:t>
      </w:r>
    </w:p>
    <w:p w14:paraId="7CB45913" w14:textId="77777777" w:rsidR="00996701" w:rsidRDefault="00996701" w:rsidP="00996701">
      <w:pPr>
        <w:rPr>
          <w:b/>
          <w:bCs/>
        </w:rPr>
      </w:pPr>
    </w:p>
    <w:p w14:paraId="2FE8859B" w14:textId="0F2B9DB5" w:rsidR="00996701" w:rsidRPr="00E3000B" w:rsidRDefault="00652644" w:rsidP="00996701">
      <w:pPr>
        <w:rPr>
          <w:b/>
          <w:bCs/>
        </w:rPr>
      </w:pPr>
      <w:r>
        <w:rPr>
          <w:b/>
          <w:bCs/>
        </w:rPr>
        <w:t xml:space="preserve">4.7 </w:t>
      </w:r>
      <w:r w:rsidRPr="00E3000B">
        <w:rPr>
          <w:b/>
          <w:bCs/>
        </w:rPr>
        <w:t>Wages</w:t>
      </w:r>
      <w:r w:rsidR="00996701" w:rsidRPr="00E3000B">
        <w:rPr>
          <w:b/>
          <w:bCs/>
        </w:rPr>
        <w:t xml:space="preserve"> &amp; Salaries</w:t>
      </w:r>
    </w:p>
    <w:p w14:paraId="065A5711" w14:textId="77777777" w:rsidR="00996701" w:rsidRDefault="00996701" w:rsidP="00996701">
      <w:r w:rsidRPr="003878CE">
        <w:t xml:space="preserve">The Finance Department shall produce a monthly headcount and payroll analysis report detailing employee numbers, departmental and entity allocations, total employment costs and relevant KPI metrics, including productivity analysis, with any material movements investigated and reported to the Senior </w:t>
      </w:r>
      <w:r>
        <w:t>Director of the relevant entity and to Group CFO and Group CEO on a consolidated basis.</w:t>
      </w:r>
    </w:p>
    <w:p w14:paraId="033307B0" w14:textId="77777777" w:rsidR="00996701" w:rsidRDefault="00996701" w:rsidP="00996701">
      <w:pPr>
        <w:rPr>
          <w:b/>
          <w:bCs/>
        </w:rPr>
      </w:pPr>
    </w:p>
    <w:p w14:paraId="52CACCCA" w14:textId="27F54629" w:rsidR="00996701" w:rsidRPr="00E3000B" w:rsidRDefault="00652644" w:rsidP="00996701">
      <w:pPr>
        <w:rPr>
          <w:b/>
          <w:bCs/>
        </w:rPr>
      </w:pPr>
      <w:r>
        <w:rPr>
          <w:b/>
          <w:bCs/>
        </w:rPr>
        <w:t xml:space="preserve">4.8 </w:t>
      </w:r>
      <w:r w:rsidRPr="00E3000B">
        <w:rPr>
          <w:b/>
          <w:bCs/>
        </w:rPr>
        <w:t>Fixed</w:t>
      </w:r>
      <w:r w:rsidR="00996701" w:rsidRPr="00E3000B">
        <w:rPr>
          <w:b/>
          <w:bCs/>
        </w:rPr>
        <w:t xml:space="preserve"> Assets</w:t>
      </w:r>
    </w:p>
    <w:p w14:paraId="491F4244" w14:textId="77777777" w:rsidR="00996701" w:rsidRDefault="00996701" w:rsidP="00996701">
      <w:r w:rsidRPr="009779CC">
        <w:t>The Finance Department shall maintain a fixed asset register, ensure capital expenditure is correctly classified, process monthly depreciation in accordance with Group accounting policies and appropriately account for any asset disposals, impairments or write-offs.</w:t>
      </w:r>
    </w:p>
    <w:p w14:paraId="5915A4E0" w14:textId="77777777" w:rsidR="00B37D97" w:rsidRDefault="00B37D97" w:rsidP="00996701">
      <w:pPr>
        <w:rPr>
          <w:b/>
          <w:bCs/>
        </w:rPr>
      </w:pPr>
    </w:p>
    <w:p w14:paraId="4F3DFF39" w14:textId="732F4B30" w:rsidR="00996701" w:rsidRPr="00E3000B" w:rsidRDefault="00652644" w:rsidP="00996701">
      <w:pPr>
        <w:rPr>
          <w:b/>
          <w:bCs/>
        </w:rPr>
      </w:pPr>
      <w:r>
        <w:rPr>
          <w:b/>
          <w:bCs/>
        </w:rPr>
        <w:t xml:space="preserve">4.9 </w:t>
      </w:r>
      <w:r w:rsidRPr="00E3000B">
        <w:rPr>
          <w:b/>
          <w:bCs/>
        </w:rPr>
        <w:t>Trial</w:t>
      </w:r>
      <w:r w:rsidR="00996701" w:rsidRPr="00E3000B">
        <w:rPr>
          <w:b/>
          <w:bCs/>
        </w:rPr>
        <w:t xml:space="preserve"> Balance Reconciliations</w:t>
      </w:r>
    </w:p>
    <w:p w14:paraId="1875035A" w14:textId="77777777" w:rsidR="00996701" w:rsidRDefault="00996701" w:rsidP="00996701">
      <w:r w:rsidRPr="00FB0687">
        <w:t>As part of the monthly management accounts close process, every balance sheet account on the trial balance shall be reconciled and supported by an appropriate reconciliation, third-party verification or management memorandum. All asset and liability balances must be fully substantiated and reconciled monthly to a standard consistent with the Group's annual statutory audit requirements. The Group's principle is that a month-end close should be performed to the same standard as a year-end close.</w:t>
      </w:r>
    </w:p>
    <w:p w14:paraId="73EC8734" w14:textId="77777777" w:rsidR="00B37D97" w:rsidRDefault="00B37D97" w:rsidP="00996701">
      <w:pPr>
        <w:rPr>
          <w:b/>
          <w:bCs/>
        </w:rPr>
      </w:pPr>
    </w:p>
    <w:p w14:paraId="5C0E5EC6" w14:textId="5093F55E" w:rsidR="00996701" w:rsidRPr="00E3000B" w:rsidRDefault="00A21624" w:rsidP="00996701">
      <w:pPr>
        <w:rPr>
          <w:b/>
          <w:bCs/>
        </w:rPr>
      </w:pPr>
      <w:r>
        <w:rPr>
          <w:b/>
          <w:bCs/>
        </w:rPr>
        <w:t>4.10</w:t>
      </w:r>
      <w:r w:rsidR="00996701" w:rsidRPr="00E3000B">
        <w:rPr>
          <w:b/>
          <w:bCs/>
        </w:rPr>
        <w:t xml:space="preserve"> VAT / Sales Tax</w:t>
      </w:r>
    </w:p>
    <w:p w14:paraId="2E56ABEC" w14:textId="77777777" w:rsidR="00996701" w:rsidRDefault="00996701" w:rsidP="00996701">
      <w:r w:rsidRPr="00917F16">
        <w:t>VAT returns shall be prepared and submitted in accordance with applicable statutory deadlines. As part of the monthly management accounts close process, VAT balances shall be reconciled to the accounting records, with any material differences investigated and resolved prior to submission. Appropriate records shall be maintained to support all VAT filings and recoveries.</w:t>
      </w:r>
    </w:p>
    <w:p w14:paraId="330DA6F9" w14:textId="77777777" w:rsidR="00B37D97" w:rsidRDefault="00B37D97" w:rsidP="00996701">
      <w:pPr>
        <w:rPr>
          <w:b/>
          <w:bCs/>
        </w:rPr>
      </w:pPr>
    </w:p>
    <w:p w14:paraId="4E0E35FB" w14:textId="0D32A29B" w:rsidR="00996701" w:rsidRPr="00E3000B" w:rsidRDefault="00A21624" w:rsidP="00996701">
      <w:pPr>
        <w:rPr>
          <w:b/>
          <w:bCs/>
        </w:rPr>
      </w:pPr>
      <w:r>
        <w:rPr>
          <w:b/>
          <w:bCs/>
        </w:rPr>
        <w:lastRenderedPageBreak/>
        <w:t>4</w:t>
      </w:r>
      <w:r w:rsidR="00B37D97">
        <w:rPr>
          <w:b/>
          <w:bCs/>
        </w:rPr>
        <w:t>.</w:t>
      </w:r>
      <w:r>
        <w:rPr>
          <w:b/>
          <w:bCs/>
        </w:rPr>
        <w:t>1</w:t>
      </w:r>
      <w:r w:rsidR="00B37D97">
        <w:rPr>
          <w:b/>
          <w:bCs/>
        </w:rPr>
        <w:t>1</w:t>
      </w:r>
      <w:r w:rsidR="00996701" w:rsidRPr="00E3000B">
        <w:rPr>
          <w:b/>
          <w:bCs/>
        </w:rPr>
        <w:t xml:space="preserve"> Payroll Taxes</w:t>
      </w:r>
    </w:p>
    <w:p w14:paraId="1239AF56" w14:textId="77777777" w:rsidR="00996701" w:rsidRDefault="00996701" w:rsidP="00996701">
      <w:r w:rsidRPr="005C7018">
        <w:t>PAYE, National Insurance, CIS and other payroll-related taxes shall be calculated, reconciled and paid in accordance with statutory requirements and applicable deadlines. The Finance Department shall ensure all payroll tax liabilities are accurately reflected within the accounting records and supported by appropriate reconciliations as part of the monthly management accounts close process.</w:t>
      </w:r>
    </w:p>
    <w:p w14:paraId="7CFDE174" w14:textId="77777777" w:rsidR="00B37D97" w:rsidRDefault="00B37D97" w:rsidP="00996701">
      <w:pPr>
        <w:rPr>
          <w:b/>
          <w:bCs/>
        </w:rPr>
      </w:pPr>
    </w:p>
    <w:p w14:paraId="4A081EDA" w14:textId="46374808" w:rsidR="00996701" w:rsidRPr="00E3000B" w:rsidRDefault="00A21624" w:rsidP="00996701">
      <w:pPr>
        <w:rPr>
          <w:b/>
          <w:bCs/>
        </w:rPr>
      </w:pPr>
      <w:r>
        <w:rPr>
          <w:b/>
          <w:bCs/>
        </w:rPr>
        <w:t>4.12</w:t>
      </w:r>
      <w:r w:rsidR="00996701" w:rsidRPr="00E3000B">
        <w:rPr>
          <w:b/>
          <w:bCs/>
        </w:rPr>
        <w:t xml:space="preserve"> Corporation Tax &amp; R&amp;D</w:t>
      </w:r>
    </w:p>
    <w:p w14:paraId="34947C45" w14:textId="77777777" w:rsidR="00996701" w:rsidRDefault="00996701" w:rsidP="00996701">
      <w:r w:rsidRPr="000B59E6">
        <w:t>Corporation tax and R&amp;D tax positions shall be reviewed regularly by the Finance Department in conjunction with the Group's external advisers. Appropriate records shall be maintained to support all tax filings and claims, with forecast tax liabilities and expected recoveries reflected within management accounts and financial forecasts where appropriate.</w:t>
      </w:r>
    </w:p>
    <w:p w14:paraId="26D5694B" w14:textId="77777777" w:rsidR="00B37D97" w:rsidRDefault="00B37D97" w:rsidP="00996701">
      <w:pPr>
        <w:rPr>
          <w:b/>
          <w:bCs/>
        </w:rPr>
      </w:pPr>
    </w:p>
    <w:p w14:paraId="3F702C32" w14:textId="46A4535D" w:rsidR="00996701" w:rsidRPr="00E3000B" w:rsidRDefault="00A21624" w:rsidP="00996701">
      <w:pPr>
        <w:rPr>
          <w:b/>
          <w:bCs/>
        </w:rPr>
      </w:pPr>
      <w:r>
        <w:rPr>
          <w:b/>
          <w:bCs/>
        </w:rPr>
        <w:t>4.13</w:t>
      </w:r>
      <w:r w:rsidR="00996701" w:rsidRPr="00E3000B">
        <w:rPr>
          <w:b/>
          <w:bCs/>
        </w:rPr>
        <w:t xml:space="preserve"> FX</w:t>
      </w:r>
    </w:p>
    <w:p w14:paraId="4D5C5ECB" w14:textId="77777777" w:rsidR="00996701" w:rsidRDefault="00996701" w:rsidP="00996701">
      <w:r w:rsidRPr="00FD0AA4">
        <w:t>Foreign currency transactions shall be recorded using the prevailing exchange rate at the date of transaction. Foreign currency balances shall be reviewed and revalued periodically, with any resulting exchange gains or losses recognised within the accounting records and management accounts. Any long-term contracts or material foreign currency exposures shall be reported to the Group CFO or Treasury Manager for consideration of appropriate hedging strategies to mitigate foreign exchange risk.</w:t>
      </w:r>
    </w:p>
    <w:p w14:paraId="7F1C4615" w14:textId="77777777" w:rsidR="00B37D97" w:rsidRDefault="00B37D97" w:rsidP="00996701">
      <w:pPr>
        <w:rPr>
          <w:b/>
          <w:bCs/>
        </w:rPr>
      </w:pPr>
    </w:p>
    <w:p w14:paraId="6BAD6969" w14:textId="1426B1C1" w:rsidR="00996701" w:rsidRPr="00E3000B" w:rsidRDefault="00A21624" w:rsidP="00996701">
      <w:pPr>
        <w:rPr>
          <w:b/>
          <w:bCs/>
        </w:rPr>
      </w:pPr>
      <w:r>
        <w:rPr>
          <w:b/>
          <w:bCs/>
        </w:rPr>
        <w:t>4</w:t>
      </w:r>
      <w:r w:rsidR="00B37D97">
        <w:rPr>
          <w:b/>
          <w:bCs/>
        </w:rPr>
        <w:t>.</w:t>
      </w:r>
      <w:r>
        <w:rPr>
          <w:b/>
          <w:bCs/>
        </w:rPr>
        <w:t>1</w:t>
      </w:r>
      <w:r w:rsidR="00B37D97">
        <w:rPr>
          <w:b/>
          <w:bCs/>
        </w:rPr>
        <w:t>4</w:t>
      </w:r>
      <w:r w:rsidR="00996701" w:rsidRPr="00E3000B">
        <w:rPr>
          <w:b/>
          <w:bCs/>
        </w:rPr>
        <w:t xml:space="preserve"> Consolidation</w:t>
      </w:r>
    </w:p>
    <w:p w14:paraId="76B1CEE9" w14:textId="77777777" w:rsidR="00996701" w:rsidRDefault="00996701" w:rsidP="00996701">
      <w:r w:rsidRPr="00566CFB">
        <w:t>Consolidated management accounts shall be prepared monthly for the Group. As part of the consolidation process, all intercompany balances, transactions, management charges, sales, purchases and unrealised profits shall be identified and eliminated where appropriate. The Group CFO shall review the consolidated results to ensure they fairly reflect the financial performance and position of the Group.</w:t>
      </w:r>
    </w:p>
    <w:p w14:paraId="2E753CEF" w14:textId="77777777" w:rsidR="00A21624" w:rsidRDefault="00A21624" w:rsidP="00996701">
      <w:pPr>
        <w:rPr>
          <w:b/>
          <w:bCs/>
        </w:rPr>
      </w:pPr>
    </w:p>
    <w:p w14:paraId="1E5BC4E5" w14:textId="32EF22BA" w:rsidR="00996701" w:rsidRPr="00E3000B" w:rsidRDefault="00A21624" w:rsidP="00996701">
      <w:pPr>
        <w:rPr>
          <w:b/>
          <w:bCs/>
        </w:rPr>
      </w:pPr>
      <w:r>
        <w:rPr>
          <w:b/>
          <w:bCs/>
        </w:rPr>
        <w:t>4.15</w:t>
      </w:r>
      <w:r w:rsidR="00996701" w:rsidRPr="00E3000B">
        <w:rPr>
          <w:b/>
          <w:bCs/>
        </w:rPr>
        <w:t xml:space="preserve"> Regular Reporting</w:t>
      </w:r>
    </w:p>
    <w:p w14:paraId="419D4F98" w14:textId="77777777" w:rsidR="00996701" w:rsidRDefault="00996701" w:rsidP="00996701">
      <w:r w:rsidRPr="0085768E">
        <w:t>Weekly Reporting</w:t>
      </w:r>
    </w:p>
    <w:p w14:paraId="4B036238" w14:textId="77777777" w:rsidR="00996701" w:rsidRPr="0085768E" w:rsidRDefault="00996701" w:rsidP="00996701">
      <w:pPr>
        <w:pStyle w:val="ListParagraph"/>
        <w:numPr>
          <w:ilvl w:val="0"/>
          <w:numId w:val="448"/>
        </w:numPr>
      </w:pPr>
      <w:r w:rsidRPr="0085768E">
        <w:t>Sales</w:t>
      </w:r>
      <w:r>
        <w:t>/CRM</w:t>
      </w:r>
      <w:r w:rsidRPr="0085768E">
        <w:t xml:space="preserve"> Report</w:t>
      </w:r>
    </w:p>
    <w:p w14:paraId="5BDBDCAD" w14:textId="77777777" w:rsidR="00996701" w:rsidRDefault="00996701" w:rsidP="00996701">
      <w:r w:rsidRPr="0085768E">
        <w:t>Bi-Weekly Reporting</w:t>
      </w:r>
    </w:p>
    <w:p w14:paraId="1CADCCFD" w14:textId="77777777" w:rsidR="00996701" w:rsidRPr="0085768E" w:rsidRDefault="00996701" w:rsidP="00996701">
      <w:pPr>
        <w:pStyle w:val="ListParagraph"/>
        <w:numPr>
          <w:ilvl w:val="0"/>
          <w:numId w:val="448"/>
        </w:numPr>
      </w:pPr>
      <w:r w:rsidRPr="0085768E">
        <w:lastRenderedPageBreak/>
        <w:t>Credit Control Report</w:t>
      </w:r>
    </w:p>
    <w:p w14:paraId="529DCE37" w14:textId="77777777" w:rsidR="00996701" w:rsidRPr="0085768E" w:rsidRDefault="00996701" w:rsidP="00996701">
      <w:r w:rsidRPr="0085768E">
        <w:t>Monthly Reporting</w:t>
      </w:r>
    </w:p>
    <w:p w14:paraId="0AFCF8B0" w14:textId="77777777" w:rsidR="00996701" w:rsidRPr="0085768E" w:rsidRDefault="00996701" w:rsidP="00996701">
      <w:pPr>
        <w:pStyle w:val="ListParagraph"/>
        <w:numPr>
          <w:ilvl w:val="0"/>
          <w:numId w:val="448"/>
        </w:numPr>
      </w:pPr>
      <w:r w:rsidRPr="0085768E">
        <w:t>Management Accounts</w:t>
      </w:r>
    </w:p>
    <w:p w14:paraId="25DD3036" w14:textId="77777777" w:rsidR="00996701" w:rsidRPr="0085768E" w:rsidRDefault="00996701" w:rsidP="00996701">
      <w:pPr>
        <w:pStyle w:val="ListParagraph"/>
        <w:numPr>
          <w:ilvl w:val="0"/>
          <w:numId w:val="448"/>
        </w:numPr>
      </w:pPr>
      <w:r w:rsidRPr="0085768E">
        <w:t>13 Week Cashflow Forecast</w:t>
      </w:r>
    </w:p>
    <w:p w14:paraId="318F4AE7" w14:textId="77777777" w:rsidR="00996701" w:rsidRPr="0085768E" w:rsidRDefault="00996701" w:rsidP="00996701">
      <w:pPr>
        <w:pStyle w:val="ListParagraph"/>
        <w:numPr>
          <w:ilvl w:val="0"/>
          <w:numId w:val="448"/>
        </w:numPr>
      </w:pPr>
      <w:r w:rsidRPr="0085768E">
        <w:t>Insurance Exposure Report</w:t>
      </w:r>
    </w:p>
    <w:p w14:paraId="61395E1A" w14:textId="77777777" w:rsidR="00996701" w:rsidRPr="0085768E" w:rsidRDefault="00996701" w:rsidP="00996701">
      <w:pPr>
        <w:pStyle w:val="ListParagraph"/>
        <w:numPr>
          <w:ilvl w:val="0"/>
          <w:numId w:val="448"/>
        </w:numPr>
      </w:pPr>
      <w:r w:rsidRPr="0085768E">
        <w:t>Work In Progress (WIP) Exposure Report</w:t>
      </w:r>
    </w:p>
    <w:p w14:paraId="70DBF1A5" w14:textId="77777777" w:rsidR="00996701" w:rsidRPr="0085768E" w:rsidRDefault="00996701" w:rsidP="00996701">
      <w:pPr>
        <w:pStyle w:val="ListParagraph"/>
        <w:numPr>
          <w:ilvl w:val="0"/>
          <w:numId w:val="448"/>
        </w:numPr>
      </w:pPr>
      <w:r w:rsidRPr="0085768E">
        <w:t>Most Likely Outcome (MLO) Forecast</w:t>
      </w:r>
    </w:p>
    <w:p w14:paraId="40D23DDA" w14:textId="77777777" w:rsidR="00996701" w:rsidRDefault="00996701" w:rsidP="00996701">
      <w:pPr>
        <w:pStyle w:val="ListParagraph"/>
        <w:numPr>
          <w:ilvl w:val="0"/>
          <w:numId w:val="448"/>
        </w:numPr>
      </w:pPr>
      <w:r w:rsidRPr="0085768E">
        <w:t>Headcount &amp; Payroll Analysis Report</w:t>
      </w:r>
    </w:p>
    <w:p w14:paraId="5C9BB839" w14:textId="77777777" w:rsidR="00996701" w:rsidRPr="0085768E" w:rsidRDefault="00996701" w:rsidP="00996701">
      <w:pPr>
        <w:pStyle w:val="ListParagraph"/>
        <w:numPr>
          <w:ilvl w:val="0"/>
          <w:numId w:val="448"/>
        </w:numPr>
      </w:pPr>
      <w:r w:rsidRPr="00D47249">
        <w:t>Consolidated Group Results</w:t>
      </w:r>
    </w:p>
    <w:p w14:paraId="5CF74F5A" w14:textId="77777777" w:rsidR="00996701" w:rsidRDefault="00996701" w:rsidP="00996701">
      <w:r w:rsidRPr="0085768E">
        <w:t>Quarterly Reporting</w:t>
      </w:r>
    </w:p>
    <w:p w14:paraId="16AC1813" w14:textId="77777777" w:rsidR="00996701" w:rsidRPr="0085768E" w:rsidRDefault="00996701" w:rsidP="00996701">
      <w:pPr>
        <w:pStyle w:val="ListParagraph"/>
        <w:numPr>
          <w:ilvl w:val="0"/>
          <w:numId w:val="449"/>
        </w:numPr>
      </w:pPr>
      <w:r w:rsidRPr="0085768E">
        <w:t>Quarterly Board Report</w:t>
      </w:r>
    </w:p>
    <w:p w14:paraId="6324455A" w14:textId="77777777" w:rsidR="00996701" w:rsidRDefault="00996701" w:rsidP="00996701">
      <w:r w:rsidRPr="0085768E">
        <w:t>Bi-Annual Reporting</w:t>
      </w:r>
    </w:p>
    <w:p w14:paraId="01856D3C" w14:textId="77777777" w:rsidR="00996701" w:rsidRPr="0085768E" w:rsidRDefault="00996701" w:rsidP="00996701">
      <w:pPr>
        <w:pStyle w:val="ListParagraph"/>
        <w:numPr>
          <w:ilvl w:val="0"/>
          <w:numId w:val="449"/>
        </w:numPr>
      </w:pPr>
      <w:r w:rsidRPr="0085768E">
        <w:t>Management Charge Review</w:t>
      </w:r>
    </w:p>
    <w:p w14:paraId="76BC3A9C" w14:textId="77777777" w:rsidR="00996701" w:rsidRPr="0085768E" w:rsidRDefault="00996701" w:rsidP="00996701">
      <w:r w:rsidRPr="0085768E">
        <w:t>Annual Reporting</w:t>
      </w:r>
    </w:p>
    <w:p w14:paraId="2E216C22" w14:textId="77777777" w:rsidR="00996701" w:rsidRPr="0085768E" w:rsidRDefault="00996701" w:rsidP="00996701">
      <w:pPr>
        <w:pStyle w:val="ListParagraph"/>
        <w:numPr>
          <w:ilvl w:val="0"/>
          <w:numId w:val="449"/>
        </w:numPr>
      </w:pPr>
      <w:r w:rsidRPr="0085768E">
        <w:t>Annual Business Plan</w:t>
      </w:r>
    </w:p>
    <w:p w14:paraId="533E244D" w14:textId="77777777" w:rsidR="00996701" w:rsidRPr="0085768E" w:rsidRDefault="00996701" w:rsidP="00996701">
      <w:pPr>
        <w:pStyle w:val="ListParagraph"/>
        <w:numPr>
          <w:ilvl w:val="0"/>
          <w:numId w:val="449"/>
        </w:numPr>
      </w:pPr>
      <w:r w:rsidRPr="0085768E">
        <w:t>Statutory Accounts</w:t>
      </w:r>
    </w:p>
    <w:p w14:paraId="1203708C" w14:textId="77777777" w:rsidR="00996701" w:rsidRPr="00386638" w:rsidRDefault="00996701" w:rsidP="00996701">
      <w:pPr>
        <w:pStyle w:val="ListParagraph"/>
        <w:numPr>
          <w:ilvl w:val="0"/>
          <w:numId w:val="449"/>
        </w:numPr>
      </w:pPr>
      <w:r w:rsidRPr="0085768E">
        <w:t>Corporation Tax Computation</w:t>
      </w:r>
    </w:p>
    <w:p w14:paraId="18FEB910" w14:textId="77777777" w:rsidR="00A21624" w:rsidRDefault="00A21624" w:rsidP="00A21624">
      <w:pPr>
        <w:rPr>
          <w:b/>
          <w:bCs/>
        </w:rPr>
      </w:pPr>
    </w:p>
    <w:p w14:paraId="290164C8" w14:textId="17084FA1" w:rsidR="00996701" w:rsidRPr="00E3000B" w:rsidRDefault="00A21624" w:rsidP="00A21624">
      <w:pPr>
        <w:rPr>
          <w:b/>
          <w:bCs/>
        </w:rPr>
      </w:pPr>
      <w:r>
        <w:rPr>
          <w:b/>
          <w:bCs/>
        </w:rPr>
        <w:t>4.16</w:t>
      </w:r>
      <w:r w:rsidR="00996701">
        <w:rPr>
          <w:b/>
          <w:bCs/>
        </w:rPr>
        <w:t xml:space="preserve"> </w:t>
      </w:r>
      <w:r w:rsidR="00996701" w:rsidRPr="00E3000B">
        <w:rPr>
          <w:b/>
          <w:bCs/>
        </w:rPr>
        <w:t>Banking &amp; Treasury</w:t>
      </w:r>
    </w:p>
    <w:p w14:paraId="35840FCB" w14:textId="77777777" w:rsidR="00996701" w:rsidRDefault="00996701" w:rsidP="00996701">
      <w:pPr>
        <w:pStyle w:val="ListParagraph"/>
        <w:numPr>
          <w:ilvl w:val="0"/>
          <w:numId w:val="450"/>
        </w:numPr>
      </w:pPr>
      <w:r>
        <w:t>Access to banking systems shall be reviewed and approved by the Group CFO and Group CEO.</w:t>
      </w:r>
    </w:p>
    <w:p w14:paraId="265EAEFF" w14:textId="77777777" w:rsidR="00996701" w:rsidRDefault="00996701" w:rsidP="00996701">
      <w:pPr>
        <w:pStyle w:val="ListParagraph"/>
        <w:numPr>
          <w:ilvl w:val="0"/>
          <w:numId w:val="450"/>
        </w:numPr>
      </w:pPr>
      <w:r>
        <w:t>All payments shall be subject to dual authorisation in accordance with approved banking mandates.</w:t>
      </w:r>
    </w:p>
    <w:p w14:paraId="196C34B8" w14:textId="77777777" w:rsidR="00996701" w:rsidRDefault="00996701" w:rsidP="00996701">
      <w:pPr>
        <w:pStyle w:val="ListParagraph"/>
        <w:numPr>
          <w:ilvl w:val="0"/>
          <w:numId w:val="450"/>
        </w:numPr>
      </w:pPr>
      <w:r>
        <w:t>Cash balances shall be actively managed by the Group CFO to ensure sufficient liquidity is maintained across the Group.</w:t>
      </w:r>
    </w:p>
    <w:p w14:paraId="672F46A4" w14:textId="77777777" w:rsidR="00996701" w:rsidRDefault="00996701" w:rsidP="00996701">
      <w:pPr>
        <w:pStyle w:val="ListParagraph"/>
        <w:numPr>
          <w:ilvl w:val="0"/>
          <w:numId w:val="450"/>
        </w:numPr>
      </w:pPr>
      <w:r>
        <w:t>Excess cash funds may be placed on deposit by the Group CFO with the approval of the Group CEO.</w:t>
      </w:r>
    </w:p>
    <w:p w14:paraId="1BB5EC94" w14:textId="77777777" w:rsidR="00996701" w:rsidRDefault="00996701" w:rsidP="00996701">
      <w:pPr>
        <w:pStyle w:val="ListParagraph"/>
        <w:numPr>
          <w:ilvl w:val="0"/>
          <w:numId w:val="450"/>
        </w:numPr>
      </w:pPr>
      <w:r>
        <w:t>Banking facilities, covenant compliance, foreign exchange exposures, hedging arrangements and bonding capacity shall be reviewed periodically by the Group CFO.</w:t>
      </w:r>
    </w:p>
    <w:p w14:paraId="7EBB1ACD" w14:textId="77777777" w:rsidR="00996701" w:rsidRPr="00473B79" w:rsidRDefault="00996701" w:rsidP="00996701"/>
    <w:p w14:paraId="7F18CF09" w14:textId="77777777" w:rsidR="001C1C28" w:rsidRDefault="001C1C28" w:rsidP="001C1C28"/>
    <w:p w14:paraId="75CB7F95" w14:textId="77777777" w:rsidR="001C1C28" w:rsidRDefault="001C1C28" w:rsidP="001C1C28">
      <w:r>
        <w:rPr>
          <w:b/>
        </w:rPr>
        <w:t>5. Compliance / Key Rules</w:t>
      </w:r>
    </w:p>
    <w:p w14:paraId="1AEA65F3" w14:textId="77777777" w:rsidR="001C1C28" w:rsidRDefault="001C1C28" w:rsidP="001C1C28">
      <w:pPr>
        <w:pStyle w:val="ListParagraph"/>
        <w:numPr>
          <w:ilvl w:val="0"/>
          <w:numId w:val="98"/>
        </w:numPr>
      </w:pPr>
      <w:r>
        <w:lastRenderedPageBreak/>
        <w:t>All accounting dates must be adhered to.</w:t>
      </w:r>
    </w:p>
    <w:p w14:paraId="2D55E7A1" w14:textId="77777777" w:rsidR="001C1C28" w:rsidRDefault="001C1C28" w:rsidP="001C1C28">
      <w:pPr>
        <w:pStyle w:val="ListParagraph"/>
        <w:numPr>
          <w:ilvl w:val="0"/>
          <w:numId w:val="98"/>
        </w:numPr>
      </w:pPr>
      <w:r>
        <w:t>All payments must be authorised by a Director only.</w:t>
      </w:r>
    </w:p>
    <w:p w14:paraId="53A3E8D9" w14:textId="77777777" w:rsidR="001C1C28" w:rsidRDefault="001C1C28" w:rsidP="001C1C28">
      <w:pPr>
        <w:pStyle w:val="ListParagraph"/>
        <w:numPr>
          <w:ilvl w:val="0"/>
          <w:numId w:val="98"/>
        </w:numPr>
      </w:pPr>
      <w:r>
        <w:t>Purchase orders must be raised for all purchases.</w:t>
      </w:r>
    </w:p>
    <w:p w14:paraId="5228B31C" w14:textId="77777777" w:rsidR="001C1C28" w:rsidRDefault="001C1C28" w:rsidP="001C1C28">
      <w:pPr>
        <w:pStyle w:val="ListParagraph"/>
        <w:numPr>
          <w:ilvl w:val="0"/>
          <w:numId w:val="98"/>
        </w:numPr>
      </w:pPr>
      <w:r>
        <w:t>Only authorised nominal codes may be used.</w:t>
      </w:r>
    </w:p>
    <w:p w14:paraId="7E6C10AF" w14:textId="77777777" w:rsidR="001C1C28" w:rsidRDefault="001C1C28" w:rsidP="001C1C28">
      <w:pPr>
        <w:pStyle w:val="ListParagraph"/>
        <w:numPr>
          <w:ilvl w:val="0"/>
          <w:numId w:val="98"/>
        </w:numPr>
      </w:pPr>
      <w:r>
        <w:t>Supplier and subcontractor documentation must be complete before payments are made.</w:t>
      </w:r>
    </w:p>
    <w:p w14:paraId="12C90FC6" w14:textId="77777777" w:rsidR="001C1C28" w:rsidRDefault="001C1C28" w:rsidP="001C1C28">
      <w:pPr>
        <w:pStyle w:val="ListParagraph"/>
        <w:numPr>
          <w:ilvl w:val="0"/>
          <w:numId w:val="98"/>
        </w:numPr>
      </w:pPr>
      <w:r>
        <w:t>Records must be complete and auditable.</w:t>
      </w:r>
    </w:p>
    <w:p w14:paraId="466EDEB2" w14:textId="77777777" w:rsidR="001C1C28" w:rsidRDefault="001C1C28" w:rsidP="001C1C28"/>
    <w:p w14:paraId="26621C3F" w14:textId="77777777" w:rsidR="001C1C28" w:rsidRDefault="001C1C28" w:rsidP="001C1C28">
      <w:r>
        <w:rPr>
          <w:b/>
        </w:rPr>
        <w:t>6. Records / Documentation</w:t>
      </w:r>
    </w:p>
    <w:p w14:paraId="1CE25E9A" w14:textId="684F190D" w:rsidR="001C1C28" w:rsidRDefault="00206E07" w:rsidP="001C1C28">
      <w:pPr>
        <w:pStyle w:val="ListParagraph"/>
        <w:numPr>
          <w:ilvl w:val="0"/>
          <w:numId w:val="98"/>
        </w:numPr>
      </w:pPr>
      <w:r>
        <w:t>0</w:t>
      </w:r>
      <w:r w:rsidR="001C1C28">
        <w:t>2-01-11 – Credit Request Form</w:t>
      </w:r>
    </w:p>
    <w:p w14:paraId="3353F8E3" w14:textId="433E76E9" w:rsidR="001C1C28" w:rsidRDefault="001C1C28" w:rsidP="001C1C28">
      <w:pPr>
        <w:pStyle w:val="ListParagraph"/>
        <w:numPr>
          <w:ilvl w:val="0"/>
          <w:numId w:val="98"/>
        </w:numPr>
      </w:pPr>
      <w:r>
        <w:t>02-01-04 – Supplier Credit Control Questionnaire</w:t>
      </w:r>
    </w:p>
    <w:p w14:paraId="377FE61F" w14:textId="6F234706" w:rsidR="001C1C28" w:rsidRDefault="001C1C28" w:rsidP="001C1C28">
      <w:pPr>
        <w:pStyle w:val="ListParagraph"/>
        <w:numPr>
          <w:ilvl w:val="0"/>
          <w:numId w:val="98"/>
        </w:numPr>
      </w:pPr>
      <w:r>
        <w:t>02-03-09 – Sub-contractor Questionnaire</w:t>
      </w:r>
    </w:p>
    <w:p w14:paraId="40ABFBF1" w14:textId="2D67BD9F" w:rsidR="001C1C28" w:rsidRDefault="001C1C28" w:rsidP="001C1C28">
      <w:pPr>
        <w:pStyle w:val="ListParagraph"/>
        <w:numPr>
          <w:ilvl w:val="0"/>
          <w:numId w:val="98"/>
        </w:numPr>
      </w:pPr>
      <w:r>
        <w:t>02-04-25 – Sub-contractor Certification Form</w:t>
      </w:r>
    </w:p>
    <w:p w14:paraId="20ED2DBC" w14:textId="09B5656F" w:rsidR="001C1C28" w:rsidRDefault="001C1C28" w:rsidP="001C1C28">
      <w:pPr>
        <w:pStyle w:val="ListParagraph"/>
        <w:numPr>
          <w:ilvl w:val="0"/>
          <w:numId w:val="98"/>
        </w:numPr>
      </w:pPr>
      <w:r>
        <w:t>02-04-05 – Sub-contractor Application Sheet</w:t>
      </w:r>
    </w:p>
    <w:p w14:paraId="46004F53" w14:textId="3DF20613" w:rsidR="001C1C28" w:rsidRDefault="001C1C28" w:rsidP="001C1C28">
      <w:pPr>
        <w:pStyle w:val="ListParagraph"/>
        <w:numPr>
          <w:ilvl w:val="0"/>
          <w:numId w:val="98"/>
        </w:numPr>
      </w:pPr>
      <w:r>
        <w:t>02-04-35 – Invoice Query Sheet</w:t>
      </w:r>
    </w:p>
    <w:p w14:paraId="14F00EAD" w14:textId="77777777" w:rsidR="001C1C28" w:rsidRDefault="001C1C28" w:rsidP="001C1C28">
      <w:pPr>
        <w:pStyle w:val="ListParagraph"/>
        <w:numPr>
          <w:ilvl w:val="0"/>
          <w:numId w:val="98"/>
        </w:numPr>
      </w:pPr>
      <w:r>
        <w:t>Engineers Timesheet Spreadsheet – Folder 08-02</w:t>
      </w:r>
    </w:p>
    <w:p w14:paraId="586FCF6C" w14:textId="77777777" w:rsidR="001C1C28" w:rsidRDefault="001C1C28" w:rsidP="001C1C28">
      <w:pPr>
        <w:pStyle w:val="ListParagraph"/>
        <w:numPr>
          <w:ilvl w:val="0"/>
          <w:numId w:val="98"/>
        </w:numPr>
      </w:pPr>
      <w:r>
        <w:t>Mobile Phone Bill Spreadsheet – Folder 06-03</w:t>
      </w:r>
    </w:p>
    <w:p w14:paraId="54755480" w14:textId="19BCB1DC" w:rsidR="001C1C28" w:rsidRDefault="001C1C28" w:rsidP="001C1C28">
      <w:pPr>
        <w:pStyle w:val="ListParagraph"/>
        <w:numPr>
          <w:ilvl w:val="0"/>
          <w:numId w:val="98"/>
        </w:numPr>
      </w:pPr>
      <w:r>
        <w:t>Accounts Software</w:t>
      </w:r>
    </w:p>
    <w:p w14:paraId="34378C6A" w14:textId="77777777" w:rsidR="001C1C28" w:rsidRDefault="001C1C28" w:rsidP="001C1C28"/>
    <w:p w14:paraId="52129726" w14:textId="77777777" w:rsidR="001C1C28" w:rsidRDefault="001C1C28" w:rsidP="001C1C28">
      <w:r>
        <w:rPr>
          <w:b/>
        </w:rPr>
        <w:t>7. Monitoring &amp; Review</w:t>
      </w:r>
    </w:p>
    <w:p w14:paraId="2E3D6213" w14:textId="77777777" w:rsidR="001C1C28" w:rsidRDefault="001C1C28" w:rsidP="001C1C28">
      <w:r>
        <w:t>The Accounts Manager shall:</w:t>
      </w:r>
    </w:p>
    <w:p w14:paraId="03E84182" w14:textId="77777777" w:rsidR="001C1C28" w:rsidRDefault="001C1C28" w:rsidP="001C1C28">
      <w:pPr>
        <w:pStyle w:val="ListParagraph"/>
        <w:numPr>
          <w:ilvl w:val="0"/>
          <w:numId w:val="98"/>
        </w:numPr>
      </w:pPr>
      <w:r>
        <w:t>Ensure monthly reconciliations are completed by the required date.</w:t>
      </w:r>
    </w:p>
    <w:p w14:paraId="0025BA19" w14:textId="77777777" w:rsidR="001C1C28" w:rsidRDefault="001C1C28" w:rsidP="001C1C28">
      <w:pPr>
        <w:pStyle w:val="ListParagraph"/>
        <w:numPr>
          <w:ilvl w:val="0"/>
          <w:numId w:val="98"/>
        </w:numPr>
      </w:pPr>
      <w:r>
        <w:t>Ensure supplier and subcontractor documentation is complete.</w:t>
      </w:r>
    </w:p>
    <w:p w14:paraId="42610874" w14:textId="77777777" w:rsidR="001C1C28" w:rsidRDefault="001C1C28" w:rsidP="001C1C28">
      <w:pPr>
        <w:pStyle w:val="ListParagraph"/>
        <w:numPr>
          <w:ilvl w:val="0"/>
          <w:numId w:val="98"/>
        </w:numPr>
      </w:pPr>
      <w:r>
        <w:t>Ensure accounting records are accurate and filed correctly.</w:t>
      </w:r>
    </w:p>
    <w:p w14:paraId="1F8E2CE6" w14:textId="77777777" w:rsidR="001C1C28" w:rsidRDefault="001C1C28" w:rsidP="001C1C28">
      <w:pPr>
        <w:pStyle w:val="ListParagraph"/>
        <w:numPr>
          <w:ilvl w:val="0"/>
          <w:numId w:val="98"/>
        </w:numPr>
      </w:pPr>
      <w:r>
        <w:t>Escalate queries and disputes to Directors where required.</w:t>
      </w:r>
    </w:p>
    <w:p w14:paraId="2C5D44DA" w14:textId="77777777" w:rsidR="001C1C28" w:rsidRDefault="001C1C28" w:rsidP="001C1C28"/>
    <w:p w14:paraId="11273C1C" w14:textId="77777777" w:rsidR="001C1C28" w:rsidRDefault="001C1C28" w:rsidP="001C1C28">
      <w:r>
        <w:rPr>
          <w:b/>
        </w:rPr>
        <w:t>8. References</w:t>
      </w:r>
    </w:p>
    <w:p w14:paraId="2939BAA4" w14:textId="77777777" w:rsidR="001C1C28" w:rsidRDefault="001C1C28" w:rsidP="001C1C28">
      <w:pPr>
        <w:pStyle w:val="ListParagraph"/>
        <w:numPr>
          <w:ilvl w:val="0"/>
          <w:numId w:val="98"/>
        </w:numPr>
      </w:pPr>
      <w:r>
        <w:t>Commercial Procedure</w:t>
      </w:r>
    </w:p>
    <w:p w14:paraId="26B9EF76" w14:textId="77777777" w:rsidR="001C1C28" w:rsidRDefault="001C1C28" w:rsidP="001C1C28">
      <w:pPr>
        <w:pStyle w:val="ListParagraph"/>
        <w:numPr>
          <w:ilvl w:val="0"/>
          <w:numId w:val="98"/>
        </w:numPr>
      </w:pPr>
      <w:r>
        <w:t>Credit Control Procedure</w:t>
      </w:r>
    </w:p>
    <w:p w14:paraId="46243917" w14:textId="77777777" w:rsidR="001C1C28" w:rsidRDefault="001C1C28" w:rsidP="001C1C28">
      <w:pPr>
        <w:pStyle w:val="ListParagraph"/>
        <w:numPr>
          <w:ilvl w:val="0"/>
          <w:numId w:val="98"/>
        </w:numPr>
      </w:pPr>
      <w:r>
        <w:t>Company Financial Procedures</w:t>
      </w:r>
    </w:p>
    <w:p w14:paraId="76AEFC2C" w14:textId="7AA95DD2" w:rsidR="001C1C28" w:rsidRDefault="001C1C28" w:rsidP="001C1C28">
      <w:pPr>
        <w:pStyle w:val="ListParagraph"/>
        <w:numPr>
          <w:ilvl w:val="0"/>
          <w:numId w:val="98"/>
        </w:numPr>
      </w:pPr>
      <w:r>
        <w:t>Construction Manager User Manual</w:t>
      </w:r>
    </w:p>
    <w:p w14:paraId="4FAED109" w14:textId="12B9EB58" w:rsidR="000D733B" w:rsidRDefault="000D733B" w:rsidP="001C1C28">
      <w:pPr>
        <w:pStyle w:val="ListParagraph"/>
        <w:numPr>
          <w:ilvl w:val="0"/>
          <w:numId w:val="98"/>
        </w:numPr>
      </w:pPr>
      <w:r>
        <w:t>Xero User Manual</w:t>
      </w:r>
    </w:p>
    <w:p w14:paraId="320D1580" w14:textId="77777777" w:rsidR="001C1C28" w:rsidRDefault="001C1C28" w:rsidP="001C1C28"/>
    <w:p w14:paraId="3AFEB088" w14:textId="77777777" w:rsidR="001C1C28" w:rsidRDefault="001C1C28" w:rsidP="001C1C28">
      <w:r>
        <w:rPr>
          <w:b/>
        </w:rPr>
        <w:t>9. Key Principles</w:t>
      </w:r>
    </w:p>
    <w:p w14:paraId="57C733DC" w14:textId="77777777" w:rsidR="001C1C28" w:rsidRDefault="001C1C28" w:rsidP="001C1C28">
      <w:pPr>
        <w:pStyle w:val="ListParagraph"/>
        <w:numPr>
          <w:ilvl w:val="0"/>
          <w:numId w:val="98"/>
        </w:numPr>
      </w:pPr>
      <w:r>
        <w:lastRenderedPageBreak/>
        <w:t>Financial information must be accurate and timely.</w:t>
      </w:r>
    </w:p>
    <w:p w14:paraId="101D72B0" w14:textId="77777777" w:rsidR="001C1C28" w:rsidRDefault="001C1C28" w:rsidP="001C1C28">
      <w:pPr>
        <w:pStyle w:val="ListParagraph"/>
        <w:numPr>
          <w:ilvl w:val="0"/>
          <w:numId w:val="98"/>
        </w:numPr>
      </w:pPr>
      <w:r>
        <w:t>All accounting records must be traceable and auditable.</w:t>
      </w:r>
    </w:p>
    <w:p w14:paraId="54C595C4" w14:textId="77777777" w:rsidR="001C1C28" w:rsidRDefault="001C1C28" w:rsidP="001C1C28">
      <w:pPr>
        <w:pStyle w:val="ListParagraph"/>
        <w:numPr>
          <w:ilvl w:val="0"/>
          <w:numId w:val="98"/>
        </w:numPr>
      </w:pPr>
      <w:r>
        <w:t>Commercial and accounting systems must align.</w:t>
      </w:r>
    </w:p>
    <w:p w14:paraId="3B0F5326" w14:textId="77777777" w:rsidR="001C1C28" w:rsidRDefault="001C1C28" w:rsidP="001C1C28">
      <w:pPr>
        <w:pStyle w:val="ListParagraph"/>
        <w:numPr>
          <w:ilvl w:val="0"/>
          <w:numId w:val="98"/>
        </w:numPr>
      </w:pPr>
      <w:r>
        <w:t>Director approval is mandatory for payment controls.</w:t>
      </w:r>
    </w:p>
    <w:p w14:paraId="55F5B591" w14:textId="77777777" w:rsidR="001C1C28" w:rsidRDefault="001C1C28" w:rsidP="001C1C28">
      <w:pPr>
        <w:pStyle w:val="ListParagraph"/>
        <w:numPr>
          <w:ilvl w:val="0"/>
          <w:numId w:val="98"/>
        </w:numPr>
      </w:pPr>
      <w:r>
        <w:t>Accounting information must support cashflow and business control.</w:t>
      </w:r>
    </w:p>
    <w:p w14:paraId="4E435092" w14:textId="77777777" w:rsidR="001C1C28" w:rsidRDefault="001C1C28" w:rsidP="001C1C28"/>
    <w:p w14:paraId="0776C32A" w14:textId="77777777" w:rsidR="001C1C28" w:rsidRDefault="001C1C28" w:rsidP="00C55709">
      <w:pPr>
        <w:pStyle w:val="Heading2"/>
      </w:pPr>
      <w:bookmarkStart w:id="204" w:name="_Toc232964161"/>
      <w:r>
        <w:rPr>
          <w:b/>
          <w:sz w:val="28"/>
        </w:rPr>
        <w:t>INTERCOMPANY ACCOUNTING CHECKS</w:t>
      </w:r>
      <w:bookmarkEnd w:id="204"/>
    </w:p>
    <w:p w14:paraId="7229D8BA" w14:textId="77777777" w:rsidR="001C1C28" w:rsidRDefault="001C1C28" w:rsidP="001C1C28">
      <w:r>
        <w:rPr>
          <w:b/>
        </w:rPr>
        <w:t>1. Purpose</w:t>
      </w:r>
    </w:p>
    <w:p w14:paraId="4A6C59CC" w14:textId="77777777" w:rsidR="001C1C28" w:rsidRDefault="001C1C28" w:rsidP="001C1C28">
      <w:r>
        <w:rPr>
          <w:b/>
        </w:rPr>
        <w:t>To ensure all intercompany transactions are correctly processed, reconciled and recorded.</w:t>
      </w:r>
    </w:p>
    <w:p w14:paraId="39BDB543" w14:textId="77777777" w:rsidR="001C1C28" w:rsidRDefault="001C1C28" w:rsidP="001C1C28"/>
    <w:p w14:paraId="3DDF9020" w14:textId="77777777" w:rsidR="001C1C28" w:rsidRDefault="001C1C28" w:rsidP="001C1C28">
      <w:r>
        <w:rPr>
          <w:b/>
        </w:rPr>
        <w:t>2. Procedure / Process</w:t>
      </w:r>
    </w:p>
    <w:p w14:paraId="44A8EBB9" w14:textId="77777777" w:rsidR="001C1C28" w:rsidRDefault="001C1C28" w:rsidP="001C1C28">
      <w:pPr>
        <w:pStyle w:val="ListParagraph"/>
        <w:numPr>
          <w:ilvl w:val="0"/>
          <w:numId w:val="98"/>
        </w:numPr>
      </w:pPr>
      <w:r>
        <w:t>Prior to the 12th &amp; only after all supplier invoices are on the system, a check is to be carried out to ensure that all intercompany supplier purchases have been invoiced out to the respective group company.</w:t>
      </w:r>
    </w:p>
    <w:p w14:paraId="3B3F9F7C" w14:textId="3BE6C781" w:rsidR="000D24EF" w:rsidRDefault="000D24EF" w:rsidP="000D24EF">
      <w:pPr>
        <w:pStyle w:val="ListParagraph"/>
        <w:numPr>
          <w:ilvl w:val="0"/>
          <w:numId w:val="98"/>
        </w:numPr>
      </w:pPr>
      <w:r>
        <w:t xml:space="preserve">Prior to the 12th &amp; only after all supplier invoices are on the system, a check is to be carried out to ensure that </w:t>
      </w:r>
      <w:r w:rsidR="00652644">
        <w:t>all invoices</w:t>
      </w:r>
      <w:r>
        <w:t xml:space="preserve"> for intercompany works completed are on both sides of the relating group company accounting software.</w:t>
      </w:r>
    </w:p>
    <w:p w14:paraId="12D618F0" w14:textId="77777777" w:rsidR="000D24EF" w:rsidRDefault="000D24EF" w:rsidP="000D24EF">
      <w:pPr>
        <w:pStyle w:val="ListParagraph"/>
        <w:numPr>
          <w:ilvl w:val="0"/>
          <w:numId w:val="98"/>
        </w:numPr>
      </w:pPr>
      <w:r>
        <w:t>Once the ledgers are a closed a full check of the intercompany position is required and mandatory monthly to ensure all intercompany transactions are accounted for and balanced:</w:t>
      </w:r>
    </w:p>
    <w:p w14:paraId="3A876E34" w14:textId="77777777" w:rsidR="000D24EF" w:rsidRDefault="000D24EF" w:rsidP="000D24EF">
      <w:pPr>
        <w:pStyle w:val="ListParagraph"/>
        <w:numPr>
          <w:ilvl w:val="1"/>
          <w:numId w:val="98"/>
        </w:numPr>
      </w:pPr>
      <w:r>
        <w:t>Clear down all intercompany Sales Ledger and Purchase Ledger balances to zero netting off against the intercompany loan account.</w:t>
      </w:r>
    </w:p>
    <w:p w14:paraId="789B9183" w14:textId="77777777" w:rsidR="000D24EF" w:rsidRDefault="000D24EF" w:rsidP="000D24EF">
      <w:pPr>
        <w:pStyle w:val="ListParagraph"/>
        <w:numPr>
          <w:ilvl w:val="1"/>
          <w:numId w:val="98"/>
        </w:numPr>
      </w:pPr>
      <w:r>
        <w:t>All intercompany loan accounts must balance.</w:t>
      </w:r>
    </w:p>
    <w:p w14:paraId="032A3984" w14:textId="4644AE82" w:rsidR="000D24EF" w:rsidRDefault="000D24EF" w:rsidP="000D24EF">
      <w:pPr>
        <w:pStyle w:val="ListParagraph"/>
        <w:numPr>
          <w:ilvl w:val="1"/>
          <w:numId w:val="98"/>
        </w:numPr>
      </w:pPr>
      <w:r>
        <w:t xml:space="preserve">A check is carried out to determine the </w:t>
      </w:r>
      <w:r w:rsidR="001D0C38">
        <w:t>number</w:t>
      </w:r>
      <w:r>
        <w:t xml:space="preserve"> of intercompany sales in an individual entity against all other group entities.  That </w:t>
      </w:r>
      <w:r w:rsidR="001D0C38">
        <w:t>number</w:t>
      </w:r>
      <w:r>
        <w:t xml:space="preserve"> of sales is journaled out of normal sales into intercompany </w:t>
      </w:r>
      <w:r w:rsidR="00FA7943">
        <w:t>sales,</w:t>
      </w:r>
      <w:r>
        <w:t xml:space="preserve"> and the corresponding </w:t>
      </w:r>
      <w:r w:rsidR="0041308A">
        <w:t>i</w:t>
      </w:r>
      <w:r>
        <w:t>ntercompany purchases are journaled out of the cost-receiving entity from purchases into intercompany purchases.</w:t>
      </w:r>
    </w:p>
    <w:p w14:paraId="05ED383A" w14:textId="77777777" w:rsidR="000D24EF" w:rsidRDefault="000D24EF" w:rsidP="000D24EF">
      <w:pPr>
        <w:pStyle w:val="ListParagraph"/>
        <w:numPr>
          <w:ilvl w:val="1"/>
          <w:numId w:val="98"/>
        </w:numPr>
      </w:pPr>
      <w:r>
        <w:t>Upon consolidation the following items across all entities must balance to £Nil:</w:t>
      </w:r>
    </w:p>
    <w:p w14:paraId="7892B02F" w14:textId="77777777" w:rsidR="000D24EF" w:rsidRDefault="000D24EF" w:rsidP="000D24EF">
      <w:pPr>
        <w:pStyle w:val="ListParagraph"/>
        <w:numPr>
          <w:ilvl w:val="2"/>
          <w:numId w:val="98"/>
        </w:numPr>
      </w:pPr>
      <w:r>
        <w:t>Intercompany Sales vs Intercompany COGS</w:t>
      </w:r>
    </w:p>
    <w:p w14:paraId="2E7DE4DD" w14:textId="77777777" w:rsidR="000D24EF" w:rsidRDefault="000D24EF" w:rsidP="000D24EF">
      <w:pPr>
        <w:pStyle w:val="ListParagraph"/>
        <w:numPr>
          <w:ilvl w:val="2"/>
          <w:numId w:val="98"/>
        </w:numPr>
      </w:pPr>
      <w:r>
        <w:t>Management Charges</w:t>
      </w:r>
    </w:p>
    <w:p w14:paraId="2EC1CF46" w14:textId="77777777" w:rsidR="000D24EF" w:rsidRDefault="000D24EF" w:rsidP="000D24EF">
      <w:pPr>
        <w:pStyle w:val="ListParagraph"/>
        <w:numPr>
          <w:ilvl w:val="2"/>
          <w:numId w:val="98"/>
        </w:numPr>
      </w:pPr>
      <w:r>
        <w:t>Intercompany balance sheet balances.</w:t>
      </w:r>
    </w:p>
    <w:p w14:paraId="5C3973DD" w14:textId="77777777" w:rsidR="000D24EF" w:rsidRDefault="000D24EF" w:rsidP="000D24EF">
      <w:pPr>
        <w:pStyle w:val="ListParagraph"/>
        <w:numPr>
          <w:ilvl w:val="0"/>
          <w:numId w:val="98"/>
        </w:numPr>
      </w:pPr>
      <w:r>
        <w:t>A check is to be carried out each month to ensure that the intercompany loan position nominal codes match on each group company accounting software.</w:t>
      </w:r>
    </w:p>
    <w:p w14:paraId="231ED169" w14:textId="77777777" w:rsidR="000D24EF" w:rsidRDefault="000D24EF" w:rsidP="000D24EF">
      <w:pPr>
        <w:pStyle w:val="ListParagraph"/>
        <w:numPr>
          <w:ilvl w:val="0"/>
          <w:numId w:val="98"/>
        </w:numPr>
      </w:pPr>
      <w:r>
        <w:t>This needs to be checked for each company both ways.</w:t>
      </w:r>
    </w:p>
    <w:p w14:paraId="5DBA3807" w14:textId="77777777" w:rsidR="001C1C28" w:rsidRDefault="001C1C28" w:rsidP="001C1C28"/>
    <w:p w14:paraId="4C045E14" w14:textId="77777777" w:rsidR="001C1C28" w:rsidRDefault="001C1C28" w:rsidP="001C1C28">
      <w:r>
        <w:rPr>
          <w:b/>
        </w:rPr>
        <w:t>3. Key Principles</w:t>
      </w:r>
    </w:p>
    <w:p w14:paraId="5E99F091" w14:textId="77777777" w:rsidR="001C1C28" w:rsidRDefault="001C1C28" w:rsidP="001C1C28">
      <w:pPr>
        <w:pStyle w:val="ListParagraph"/>
        <w:numPr>
          <w:ilvl w:val="0"/>
          <w:numId w:val="98"/>
        </w:numPr>
      </w:pPr>
      <w:r>
        <w:t>Intercompany transactions must be checked monthly.</w:t>
      </w:r>
    </w:p>
    <w:p w14:paraId="52AED992" w14:textId="77777777" w:rsidR="001C1C28" w:rsidRDefault="001C1C28" w:rsidP="001C1C28">
      <w:pPr>
        <w:pStyle w:val="ListParagraph"/>
        <w:numPr>
          <w:ilvl w:val="0"/>
          <w:numId w:val="98"/>
        </w:numPr>
      </w:pPr>
      <w:r>
        <w:t>Intercompany balances must align across all relevant group companies.</w:t>
      </w:r>
    </w:p>
    <w:p w14:paraId="18DD894A" w14:textId="77777777" w:rsidR="001C1C28" w:rsidRDefault="001C1C28" w:rsidP="001C1C28">
      <w:pPr>
        <w:pStyle w:val="ListParagraph"/>
        <w:numPr>
          <w:ilvl w:val="0"/>
          <w:numId w:val="98"/>
        </w:numPr>
      </w:pPr>
      <w:r>
        <w:t>Errors must be investigated and corrected immediately.</w:t>
      </w:r>
    </w:p>
    <w:p w14:paraId="05E887CB" w14:textId="77777777" w:rsidR="001C1C28" w:rsidRDefault="001C1C28" w:rsidP="001C1C28"/>
    <w:p w14:paraId="44AE3B28" w14:textId="77777777" w:rsidR="001C1C28" w:rsidRDefault="001C1C28" w:rsidP="00C55709">
      <w:pPr>
        <w:pStyle w:val="Heading2"/>
      </w:pPr>
      <w:bookmarkStart w:id="205" w:name="_Toc232964162"/>
      <w:r>
        <w:rPr>
          <w:b/>
          <w:sz w:val="28"/>
        </w:rPr>
        <w:t>CREDIT CONTROL</w:t>
      </w:r>
      <w:bookmarkEnd w:id="205"/>
    </w:p>
    <w:p w14:paraId="6B204126" w14:textId="77777777" w:rsidR="001C1C28" w:rsidRDefault="001C1C28" w:rsidP="001C1C28">
      <w:r>
        <w:rPr>
          <w:b/>
        </w:rPr>
        <w:t>1. Purpose</w:t>
      </w:r>
    </w:p>
    <w:p w14:paraId="4F7043EB" w14:textId="77777777" w:rsidR="001C1C28" w:rsidRDefault="001C1C28" w:rsidP="001C1C28">
      <w:r>
        <w:rPr>
          <w:b/>
        </w:rPr>
        <w:t>To ensure customer debt is actively managed and collected in line with agreed payment terms while maintaining good customer relationships.</w:t>
      </w:r>
    </w:p>
    <w:p w14:paraId="20EA649E" w14:textId="77777777" w:rsidR="001C1C28" w:rsidRDefault="001C1C28" w:rsidP="001C1C28"/>
    <w:p w14:paraId="5B22B77F" w14:textId="77777777" w:rsidR="001C1C28" w:rsidRDefault="001C1C28" w:rsidP="001C1C28">
      <w:r>
        <w:rPr>
          <w:b/>
        </w:rPr>
        <w:t>2. Scope</w:t>
      </w:r>
    </w:p>
    <w:p w14:paraId="5DE66285" w14:textId="77777777" w:rsidR="001C1C28" w:rsidRDefault="001C1C28" w:rsidP="001C1C28">
      <w:r>
        <w:t>This procedure applies to:</w:t>
      </w:r>
    </w:p>
    <w:p w14:paraId="6A5E6AEB" w14:textId="77777777" w:rsidR="001C1C28" w:rsidRDefault="001C1C28" w:rsidP="001C1C28">
      <w:pPr>
        <w:pStyle w:val="ListParagraph"/>
        <w:numPr>
          <w:ilvl w:val="0"/>
          <w:numId w:val="98"/>
        </w:numPr>
      </w:pPr>
      <w:r>
        <w:t>Invoices for small works and maintenance</w:t>
      </w:r>
    </w:p>
    <w:p w14:paraId="4338BB12" w14:textId="77777777" w:rsidR="001C1C28" w:rsidRDefault="001C1C28" w:rsidP="001C1C28">
      <w:pPr>
        <w:pStyle w:val="ListParagraph"/>
        <w:numPr>
          <w:ilvl w:val="0"/>
          <w:numId w:val="98"/>
        </w:numPr>
      </w:pPr>
      <w:r>
        <w:t>Applications for contract works</w:t>
      </w:r>
    </w:p>
    <w:p w14:paraId="726D8B7C" w14:textId="77777777" w:rsidR="001C1C28" w:rsidRDefault="001C1C28" w:rsidP="001C1C28">
      <w:pPr>
        <w:pStyle w:val="ListParagraph"/>
        <w:numPr>
          <w:ilvl w:val="0"/>
          <w:numId w:val="98"/>
        </w:numPr>
      </w:pPr>
      <w:r>
        <w:t>Customer payment terms</w:t>
      </w:r>
    </w:p>
    <w:p w14:paraId="6F8D0E1A" w14:textId="77777777" w:rsidR="001C1C28" w:rsidRDefault="001C1C28" w:rsidP="001C1C28">
      <w:pPr>
        <w:pStyle w:val="ListParagraph"/>
        <w:numPr>
          <w:ilvl w:val="0"/>
          <w:numId w:val="98"/>
        </w:numPr>
      </w:pPr>
      <w:r>
        <w:t>Debt escalation</w:t>
      </w:r>
    </w:p>
    <w:p w14:paraId="1162F79B" w14:textId="77777777" w:rsidR="001C1C28" w:rsidRDefault="001C1C28" w:rsidP="001C1C28">
      <w:pPr>
        <w:pStyle w:val="ListParagraph"/>
        <w:numPr>
          <w:ilvl w:val="0"/>
          <w:numId w:val="98"/>
        </w:numPr>
      </w:pPr>
      <w:r>
        <w:t>External debt recovery where required</w:t>
      </w:r>
    </w:p>
    <w:p w14:paraId="1CC1A80A" w14:textId="77777777" w:rsidR="001C1C28" w:rsidRDefault="001C1C28" w:rsidP="001C1C28"/>
    <w:p w14:paraId="4C5839FC" w14:textId="77777777" w:rsidR="001C1C28" w:rsidRDefault="001C1C28" w:rsidP="001C1C28">
      <w:r>
        <w:rPr>
          <w:b/>
        </w:rPr>
        <w:t>3. Responsibilities</w:t>
      </w:r>
    </w:p>
    <w:p w14:paraId="6FB554C8" w14:textId="77777777" w:rsidR="001C1C28" w:rsidRDefault="001C1C28" w:rsidP="001C1C28">
      <w:r>
        <w:rPr>
          <w:b/>
        </w:rPr>
        <w:t>Accounts Manager</w:t>
      </w:r>
    </w:p>
    <w:p w14:paraId="23D4DA92" w14:textId="77777777" w:rsidR="00153408" w:rsidRDefault="00153408" w:rsidP="00153408">
      <w:pPr>
        <w:pStyle w:val="ListParagraph"/>
        <w:numPr>
          <w:ilvl w:val="0"/>
          <w:numId w:val="98"/>
        </w:numPr>
      </w:pPr>
      <w:r>
        <w:t>Maintain payment terms records.</w:t>
      </w:r>
    </w:p>
    <w:p w14:paraId="37D1E71C" w14:textId="77777777" w:rsidR="00153408" w:rsidRDefault="00153408" w:rsidP="00153408">
      <w:pPr>
        <w:pStyle w:val="ListParagraph"/>
        <w:numPr>
          <w:ilvl w:val="0"/>
          <w:numId w:val="98"/>
        </w:numPr>
      </w:pPr>
      <w:r>
        <w:t>Chase outstanding money as a priority each morning.</w:t>
      </w:r>
    </w:p>
    <w:p w14:paraId="0A9BEF5F" w14:textId="77777777" w:rsidR="00153408" w:rsidRDefault="00153408" w:rsidP="00153408">
      <w:pPr>
        <w:pStyle w:val="ListParagraph"/>
        <w:numPr>
          <w:ilvl w:val="0"/>
          <w:numId w:val="98"/>
        </w:numPr>
      </w:pPr>
      <w:r>
        <w:t>Maintain regular contact with customers.</w:t>
      </w:r>
    </w:p>
    <w:p w14:paraId="1B3ACCF5" w14:textId="77777777" w:rsidR="00153408" w:rsidRDefault="00153408" w:rsidP="00153408">
      <w:pPr>
        <w:pStyle w:val="ListParagraph"/>
        <w:numPr>
          <w:ilvl w:val="0"/>
          <w:numId w:val="98"/>
        </w:numPr>
      </w:pPr>
      <w:r>
        <w:t>Escalate overdue debts in line with this procedure.</w:t>
      </w:r>
    </w:p>
    <w:p w14:paraId="39D58462" w14:textId="77777777" w:rsidR="00153408" w:rsidRDefault="00153408" w:rsidP="00153408">
      <w:pPr>
        <w:pStyle w:val="ListParagraph"/>
        <w:numPr>
          <w:ilvl w:val="0"/>
          <w:numId w:val="98"/>
        </w:numPr>
      </w:pPr>
      <w:r>
        <w:t>Produce a bi-weekly report on outstand sales invoices and uncertified applications not paid highlighting late payments and where communications are up to including expected payment date and where required escalation progress.</w:t>
      </w:r>
    </w:p>
    <w:p w14:paraId="2664EC12" w14:textId="77777777" w:rsidR="001C1C28" w:rsidRDefault="001C1C28" w:rsidP="001C1C28">
      <w:r>
        <w:rPr>
          <w:b/>
        </w:rPr>
        <w:t>Directors</w:t>
      </w:r>
    </w:p>
    <w:p w14:paraId="08C13799" w14:textId="77777777" w:rsidR="001C1C28" w:rsidRDefault="001C1C28" w:rsidP="001C1C28">
      <w:pPr>
        <w:pStyle w:val="ListParagraph"/>
        <w:numPr>
          <w:ilvl w:val="0"/>
          <w:numId w:val="98"/>
        </w:numPr>
      </w:pPr>
      <w:r>
        <w:t>Approve escalation to Credit Control Letter 2.</w:t>
      </w:r>
    </w:p>
    <w:p w14:paraId="777E9FE0" w14:textId="77777777" w:rsidR="001C1C28" w:rsidRDefault="001C1C28" w:rsidP="001C1C28">
      <w:pPr>
        <w:pStyle w:val="ListParagraph"/>
        <w:numPr>
          <w:ilvl w:val="0"/>
          <w:numId w:val="98"/>
        </w:numPr>
      </w:pPr>
      <w:r>
        <w:t>Approve escalation to legal or external recovery.</w:t>
      </w:r>
    </w:p>
    <w:p w14:paraId="4FC85686" w14:textId="77777777" w:rsidR="001C1C28" w:rsidRDefault="001C1C28" w:rsidP="001C1C28">
      <w:pPr>
        <w:pStyle w:val="ListParagraph"/>
        <w:numPr>
          <w:ilvl w:val="0"/>
          <w:numId w:val="98"/>
        </w:numPr>
      </w:pPr>
      <w:r>
        <w:t>Support customer relationship decisions where required.</w:t>
      </w:r>
    </w:p>
    <w:p w14:paraId="53AC4026" w14:textId="77777777" w:rsidR="001C1C28" w:rsidRDefault="001C1C28" w:rsidP="001C1C28"/>
    <w:p w14:paraId="1225DA1C" w14:textId="77777777" w:rsidR="001C1C28" w:rsidRDefault="001C1C28" w:rsidP="001C1C28">
      <w:r>
        <w:rPr>
          <w:b/>
        </w:rPr>
        <w:t>4. Procedure / Process</w:t>
      </w:r>
    </w:p>
    <w:p w14:paraId="512D11A7" w14:textId="77777777" w:rsidR="001C1C28" w:rsidRDefault="001C1C28" w:rsidP="001C1C28">
      <w:r>
        <w:rPr>
          <w:b/>
        </w:rPr>
        <w:t>4.1 Payment Terms Control</w:t>
      </w:r>
    </w:p>
    <w:p w14:paraId="490B1753" w14:textId="616A9ADF" w:rsidR="001C1C28" w:rsidRDefault="001C1C28" w:rsidP="001C1C28">
      <w:r>
        <w:t xml:space="preserve">A record of payment terms must be </w:t>
      </w:r>
      <w:r w:rsidR="00196685">
        <w:t>always kept up to date &amp; accessible</w:t>
      </w:r>
      <w:r>
        <w:t>.</w:t>
      </w:r>
    </w:p>
    <w:p w14:paraId="498A94F5" w14:textId="5C6A39DE" w:rsidR="001C1C28" w:rsidRDefault="001C1C28" w:rsidP="001C1C28">
      <w:pPr>
        <w:pStyle w:val="ListParagraph"/>
        <w:numPr>
          <w:ilvl w:val="0"/>
          <w:numId w:val="98"/>
        </w:numPr>
      </w:pPr>
      <w:r>
        <w:t xml:space="preserve">For clients that we invoice for small works &amp; maintenance a clear description must be kept of the payment terms on </w:t>
      </w:r>
      <w:r w:rsidR="00AA4696">
        <w:t xml:space="preserve">the </w:t>
      </w:r>
      <w:r w:rsidR="0025764F">
        <w:t>account’s</w:t>
      </w:r>
      <w:r w:rsidR="00AA4696">
        <w:t xml:space="preserve"> software</w:t>
      </w:r>
      <w:r>
        <w:t xml:space="preserve"> under the customers tab.</w:t>
      </w:r>
    </w:p>
    <w:p w14:paraId="6481519E" w14:textId="77777777" w:rsidR="001C1C28" w:rsidRDefault="001C1C28" w:rsidP="001C1C28">
      <w:pPr>
        <w:pStyle w:val="ListParagraph"/>
        <w:numPr>
          <w:ilvl w:val="0"/>
          <w:numId w:val="98"/>
        </w:numPr>
      </w:pPr>
      <w:r>
        <w:t>For applications on each project on Construction Manager a note explaining the payment terms as per the contract order must be kept.</w:t>
      </w:r>
    </w:p>
    <w:p w14:paraId="502519B3" w14:textId="09758AB0" w:rsidR="001C1C28" w:rsidRDefault="001C1C28" w:rsidP="001C1C28">
      <w:pPr>
        <w:pStyle w:val="ListParagraph"/>
        <w:numPr>
          <w:ilvl w:val="0"/>
          <w:numId w:val="98"/>
        </w:numPr>
      </w:pPr>
      <w:r>
        <w:t xml:space="preserve">If there is a payment schedule for the </w:t>
      </w:r>
      <w:r w:rsidR="00205D91">
        <w:t>project,</w:t>
      </w:r>
      <w:r>
        <w:t xml:space="preserve"> then this is to be attached to the project in Construction Manager.</w:t>
      </w:r>
    </w:p>
    <w:p w14:paraId="3A57D92B" w14:textId="77777777" w:rsidR="001C1C28" w:rsidRDefault="001C1C28" w:rsidP="001C1C28">
      <w:r>
        <w:rPr>
          <w:b/>
        </w:rPr>
        <w:t>4.2 Daily Credit Control</w:t>
      </w:r>
    </w:p>
    <w:p w14:paraId="57332B19" w14:textId="77777777" w:rsidR="001C1C28" w:rsidRDefault="001C1C28" w:rsidP="001C1C28">
      <w:pPr>
        <w:pStyle w:val="ListParagraph"/>
        <w:numPr>
          <w:ilvl w:val="0"/>
          <w:numId w:val="98"/>
        </w:numPr>
      </w:pPr>
      <w:r>
        <w:t>Accounts Manager to chase outstanding money due to be treated as a priority each morning and any time thereafter if agreed with the customer.</w:t>
      </w:r>
    </w:p>
    <w:p w14:paraId="61094E2C" w14:textId="77777777" w:rsidR="001C1C28" w:rsidRDefault="001C1C28" w:rsidP="001C1C28">
      <w:pPr>
        <w:pStyle w:val="ListParagraph"/>
        <w:numPr>
          <w:ilvl w:val="0"/>
          <w:numId w:val="98"/>
        </w:numPr>
      </w:pPr>
      <w:r>
        <w:t>It is preferred that a call or email is made 7 days before each payment is due to confirm amounts being paid are what we are expecting &amp; to ask is the payment being made &amp; are there any issues that need resolving.</w:t>
      </w:r>
    </w:p>
    <w:p w14:paraId="3D08E3FF" w14:textId="77777777" w:rsidR="001C1C28" w:rsidRDefault="001C1C28" w:rsidP="001C1C28">
      <w:pPr>
        <w:pStyle w:val="ListParagraph"/>
        <w:numPr>
          <w:ilvl w:val="0"/>
          <w:numId w:val="98"/>
        </w:numPr>
      </w:pPr>
      <w:r>
        <w:t>A call should be made on the date of payment to confirm it is being paid.</w:t>
      </w:r>
    </w:p>
    <w:p w14:paraId="191F8AB3" w14:textId="77777777" w:rsidR="001C1C28" w:rsidRDefault="001C1C28" w:rsidP="001C1C28">
      <w:pPr>
        <w:pStyle w:val="ListParagraph"/>
        <w:numPr>
          <w:ilvl w:val="0"/>
          <w:numId w:val="98"/>
        </w:numPr>
      </w:pPr>
      <w:r>
        <w:t>If payment is still not received the client should be kept in contact with to find out any reasons why payment has not been made &amp; to request payment at the earliest date.</w:t>
      </w:r>
    </w:p>
    <w:p w14:paraId="6A18BF6E" w14:textId="77777777" w:rsidR="001C1C28" w:rsidRDefault="001C1C28" w:rsidP="001C1C28">
      <w:r>
        <w:rPr>
          <w:b/>
        </w:rPr>
        <w:t>4.3 Escalation Process</w:t>
      </w:r>
    </w:p>
    <w:p w14:paraId="5274C6F6" w14:textId="0FB28930" w:rsidR="001C1C28" w:rsidRDefault="001C1C28" w:rsidP="001C1C28">
      <w:r>
        <w:t xml:space="preserve">If payment is not received after 7 </w:t>
      </w:r>
      <w:r w:rsidR="00205D91">
        <w:t>days,</w:t>
      </w:r>
      <w:r>
        <w:t xml:space="preserve"> then credit control letter 1 (02-04-27) is to be sent, this can be copied &amp; pasted &amp; sent by email if required.</w:t>
      </w:r>
    </w:p>
    <w:p w14:paraId="6501A9B3" w14:textId="7322182D" w:rsidR="001C1C28" w:rsidRDefault="001C1C28" w:rsidP="001C1C28">
      <w:r>
        <w:t xml:space="preserve">If payment is not received after 14 </w:t>
      </w:r>
      <w:r w:rsidR="00205D91">
        <w:t>days,</w:t>
      </w:r>
      <w:r>
        <w:t xml:space="preserve"> then approval must be obtained from a Director to issue credit control letter 2 (02-04-28), this can be copied &amp; pasted &amp; sent by email if required.</w:t>
      </w:r>
    </w:p>
    <w:p w14:paraId="0BD82C2B" w14:textId="2E5BB054" w:rsidR="001C1C28" w:rsidRDefault="001C1C28" w:rsidP="001C1C28">
      <w:r>
        <w:t xml:space="preserve">If payment is still not received after 21 </w:t>
      </w:r>
      <w:r w:rsidR="00205D91">
        <w:t>days,</w:t>
      </w:r>
      <w:r>
        <w:t xml:space="preserve"> then approval must be obtained from a Director to take the debt legal &amp; issue to an external agency to collect.</w:t>
      </w:r>
    </w:p>
    <w:p w14:paraId="7F2335EC" w14:textId="77777777" w:rsidR="001C1C28" w:rsidRDefault="001C1C28" w:rsidP="001C1C28">
      <w:r>
        <w:rPr>
          <w:b/>
        </w:rPr>
        <w:t>4.4 Customer Relationship Consideration</w:t>
      </w:r>
    </w:p>
    <w:p w14:paraId="04D8A9CE" w14:textId="1EEB6B7E" w:rsidR="001C1C28" w:rsidRDefault="001C1C28" w:rsidP="001C1C28">
      <w:r>
        <w:t xml:space="preserve">In light of the above it is not the </w:t>
      </w:r>
      <w:r w:rsidR="00205D91">
        <w:t>company’s</w:t>
      </w:r>
      <w:r>
        <w:t xml:space="preserve"> intent to be so black &amp; white with credit control procedures, it is important for the company to maintain good customer relationships but also collect monies that are owed.</w:t>
      </w:r>
    </w:p>
    <w:p w14:paraId="06F6FC1C" w14:textId="46954768" w:rsidR="001C1C28" w:rsidRDefault="001C1C28" w:rsidP="001C1C28">
      <w:r>
        <w:lastRenderedPageBreak/>
        <w:t xml:space="preserve">For </w:t>
      </w:r>
      <w:r w:rsidR="00205D91">
        <w:t>example,</w:t>
      </w:r>
      <w:r>
        <w:t xml:space="preserve"> if a customer is continually late making </w:t>
      </w:r>
      <w:r w:rsidR="00205D91">
        <w:t>payments,</w:t>
      </w:r>
      <w:r>
        <w:t xml:space="preserve"> then the above procedure can be adopted, if a customer is generally good then light phone calls may be more suitable.</w:t>
      </w:r>
    </w:p>
    <w:p w14:paraId="4C328175" w14:textId="77777777" w:rsidR="001C1C28" w:rsidRDefault="001C1C28" w:rsidP="001C1C28">
      <w:r>
        <w:t>It is important for the company credit controller to know the client base, until a credit controller knows the client base then regular contact should be kept with a Director when collecting debts.</w:t>
      </w:r>
    </w:p>
    <w:p w14:paraId="489D43B0" w14:textId="77777777" w:rsidR="001C1C28" w:rsidRDefault="001C1C28" w:rsidP="001C1C28"/>
    <w:p w14:paraId="543A9D24" w14:textId="77777777" w:rsidR="001C1C28" w:rsidRDefault="001C1C28" w:rsidP="001C1C28">
      <w:r>
        <w:rPr>
          <w:b/>
        </w:rPr>
        <w:t>5. Compliance / Key Rules</w:t>
      </w:r>
    </w:p>
    <w:p w14:paraId="67AB3EA0" w14:textId="77777777" w:rsidR="001C1C28" w:rsidRDefault="001C1C28" w:rsidP="001C1C28">
      <w:pPr>
        <w:pStyle w:val="ListParagraph"/>
        <w:numPr>
          <w:ilvl w:val="0"/>
          <w:numId w:val="98"/>
        </w:numPr>
      </w:pPr>
      <w:r>
        <w:t>Payment terms must be recorded and accessible.</w:t>
      </w:r>
    </w:p>
    <w:p w14:paraId="2F8E6415" w14:textId="77777777" w:rsidR="001C1C28" w:rsidRDefault="001C1C28" w:rsidP="001C1C28">
      <w:pPr>
        <w:pStyle w:val="ListParagraph"/>
        <w:numPr>
          <w:ilvl w:val="0"/>
          <w:numId w:val="98"/>
        </w:numPr>
      </w:pPr>
      <w:r>
        <w:t>Debt chasing must be proactive.</w:t>
      </w:r>
    </w:p>
    <w:p w14:paraId="04A238F2" w14:textId="77777777" w:rsidR="001C1C28" w:rsidRDefault="001C1C28" w:rsidP="001C1C28">
      <w:pPr>
        <w:pStyle w:val="ListParagraph"/>
        <w:numPr>
          <w:ilvl w:val="0"/>
          <w:numId w:val="98"/>
        </w:numPr>
      </w:pPr>
      <w:r>
        <w:t>Director approval is required before formal escalation beyond Credit Control Letter 1.</w:t>
      </w:r>
    </w:p>
    <w:p w14:paraId="5E6F620C" w14:textId="77777777" w:rsidR="001C1C28" w:rsidRDefault="001C1C28" w:rsidP="001C1C28">
      <w:pPr>
        <w:pStyle w:val="ListParagraph"/>
        <w:numPr>
          <w:ilvl w:val="0"/>
          <w:numId w:val="98"/>
        </w:numPr>
      </w:pPr>
      <w:r>
        <w:t>Good customer relationships must be maintained wherever possible.</w:t>
      </w:r>
    </w:p>
    <w:p w14:paraId="721140CC" w14:textId="77777777" w:rsidR="001C1C28" w:rsidRDefault="001C1C28" w:rsidP="001C1C28">
      <w:pPr>
        <w:pStyle w:val="ListParagraph"/>
        <w:numPr>
          <w:ilvl w:val="0"/>
          <w:numId w:val="98"/>
        </w:numPr>
      </w:pPr>
      <w:r>
        <w:t>Persistent late payment must be escalated appropriately.</w:t>
      </w:r>
    </w:p>
    <w:p w14:paraId="7AE27282" w14:textId="43FFB558" w:rsidR="002A52CD" w:rsidRDefault="002A52CD" w:rsidP="002A52CD">
      <w:pPr>
        <w:pStyle w:val="ListParagraph"/>
        <w:numPr>
          <w:ilvl w:val="0"/>
          <w:numId w:val="98"/>
        </w:numPr>
      </w:pPr>
      <w:r>
        <w:t>A bi-weekly o/s cash report issued including outstanding invoices and uncertified application and collection progress.</w:t>
      </w:r>
    </w:p>
    <w:p w14:paraId="1AEFB52B" w14:textId="77777777" w:rsidR="001C1C28" w:rsidRDefault="001C1C28" w:rsidP="001C1C28"/>
    <w:p w14:paraId="7905EB30" w14:textId="77777777" w:rsidR="001C1C28" w:rsidRDefault="001C1C28" w:rsidP="001C1C28">
      <w:r>
        <w:rPr>
          <w:b/>
        </w:rPr>
        <w:t>6. Records / Documentation</w:t>
      </w:r>
    </w:p>
    <w:p w14:paraId="731C95F5" w14:textId="7DE2605D" w:rsidR="001C1C28" w:rsidRDefault="001C1C28" w:rsidP="001C1C28">
      <w:pPr>
        <w:pStyle w:val="ListParagraph"/>
        <w:numPr>
          <w:ilvl w:val="0"/>
          <w:numId w:val="98"/>
        </w:numPr>
      </w:pPr>
      <w:r>
        <w:t>02-04-27 – Credit Control Letter 1</w:t>
      </w:r>
    </w:p>
    <w:p w14:paraId="2AB1CC38" w14:textId="3F36E39B" w:rsidR="001C1C28" w:rsidRDefault="001C1C28" w:rsidP="001C1C28">
      <w:pPr>
        <w:pStyle w:val="ListParagraph"/>
        <w:numPr>
          <w:ilvl w:val="0"/>
          <w:numId w:val="98"/>
        </w:numPr>
      </w:pPr>
      <w:r>
        <w:t>02-04-28 – Credit Control Letter 2</w:t>
      </w:r>
    </w:p>
    <w:p w14:paraId="01F44FB2" w14:textId="69065DB1" w:rsidR="001C1C28" w:rsidRDefault="001562E5" w:rsidP="001C1C28">
      <w:pPr>
        <w:pStyle w:val="ListParagraph"/>
        <w:numPr>
          <w:ilvl w:val="0"/>
          <w:numId w:val="98"/>
        </w:numPr>
      </w:pPr>
      <w:r>
        <w:t xml:space="preserve">Xero </w:t>
      </w:r>
      <w:r w:rsidR="001C1C28">
        <w:t>Customer Payment Terms</w:t>
      </w:r>
    </w:p>
    <w:p w14:paraId="14A220DB" w14:textId="77777777" w:rsidR="001C1C28" w:rsidRDefault="001C1C28" w:rsidP="001C1C28">
      <w:pPr>
        <w:pStyle w:val="ListParagraph"/>
        <w:numPr>
          <w:ilvl w:val="0"/>
          <w:numId w:val="98"/>
        </w:numPr>
      </w:pPr>
      <w:r>
        <w:t>Construction Manager Project Payment Terms</w:t>
      </w:r>
    </w:p>
    <w:p w14:paraId="2AD32616" w14:textId="77777777" w:rsidR="001C1C28" w:rsidRDefault="001C1C28" w:rsidP="001C1C28">
      <w:pPr>
        <w:pStyle w:val="ListParagraph"/>
        <w:numPr>
          <w:ilvl w:val="0"/>
          <w:numId w:val="98"/>
        </w:numPr>
      </w:pPr>
      <w:r>
        <w:t>Payment Schedules where applicable</w:t>
      </w:r>
    </w:p>
    <w:p w14:paraId="0168F123" w14:textId="77777777" w:rsidR="001C1C28" w:rsidRDefault="001C1C28" w:rsidP="001C1C28"/>
    <w:p w14:paraId="31F788B5" w14:textId="77777777" w:rsidR="001C1C28" w:rsidRDefault="001C1C28" w:rsidP="001C1C28">
      <w:r>
        <w:rPr>
          <w:b/>
        </w:rPr>
        <w:t>7. Monitoring &amp; Review</w:t>
      </w:r>
    </w:p>
    <w:p w14:paraId="00445C0E" w14:textId="77777777" w:rsidR="001C1C28" w:rsidRDefault="001C1C28" w:rsidP="001C1C28">
      <w:r>
        <w:t>The Accounts Manager shall review debtors daily and escalate overdue accounts in accordance with this procedure.</w:t>
      </w:r>
    </w:p>
    <w:p w14:paraId="598C2AF6" w14:textId="77777777" w:rsidR="001C1C28" w:rsidRDefault="001C1C28" w:rsidP="001C1C28"/>
    <w:p w14:paraId="71590575" w14:textId="77777777" w:rsidR="001C1C28" w:rsidRDefault="001C1C28" w:rsidP="001C1C28">
      <w:r>
        <w:rPr>
          <w:b/>
        </w:rPr>
        <w:t>8. Key Principles</w:t>
      </w:r>
    </w:p>
    <w:p w14:paraId="7F334120" w14:textId="77777777" w:rsidR="001C1C28" w:rsidRDefault="001C1C28" w:rsidP="001C1C28">
      <w:pPr>
        <w:pStyle w:val="ListParagraph"/>
        <w:numPr>
          <w:ilvl w:val="0"/>
          <w:numId w:val="98"/>
        </w:numPr>
      </w:pPr>
      <w:r>
        <w:t>Cash collection must be proactive.</w:t>
      </w:r>
    </w:p>
    <w:p w14:paraId="6C5670EB" w14:textId="77777777" w:rsidR="001C1C28" w:rsidRDefault="001C1C28" w:rsidP="001C1C28">
      <w:pPr>
        <w:pStyle w:val="ListParagraph"/>
        <w:numPr>
          <w:ilvl w:val="0"/>
          <w:numId w:val="98"/>
        </w:numPr>
      </w:pPr>
      <w:r>
        <w:t>Customer relationships must be managed carefully.</w:t>
      </w:r>
    </w:p>
    <w:p w14:paraId="4B36D0CB" w14:textId="77777777" w:rsidR="001C1C28" w:rsidRDefault="001C1C28" w:rsidP="001C1C28">
      <w:pPr>
        <w:pStyle w:val="ListParagraph"/>
        <w:numPr>
          <w:ilvl w:val="0"/>
          <w:numId w:val="98"/>
        </w:numPr>
      </w:pPr>
      <w:r>
        <w:t>Escalation must be proportionate to risk and payment history.</w:t>
      </w:r>
    </w:p>
    <w:p w14:paraId="10F4EB78" w14:textId="77777777" w:rsidR="001C1C28" w:rsidRDefault="001C1C28" w:rsidP="001C1C28">
      <w:pPr>
        <w:pStyle w:val="ListParagraph"/>
        <w:numPr>
          <w:ilvl w:val="0"/>
          <w:numId w:val="98"/>
        </w:numPr>
      </w:pPr>
      <w:r>
        <w:t>Director approval is required for formal and legal escalation.</w:t>
      </w:r>
    </w:p>
    <w:p w14:paraId="1EFA0767" w14:textId="77777777" w:rsidR="001C1C28" w:rsidRDefault="001C1C28" w:rsidP="001C1C28"/>
    <w:p w14:paraId="78FAC5B8" w14:textId="77777777" w:rsidR="001C1C28" w:rsidRDefault="001C1C28" w:rsidP="00C55709">
      <w:pPr>
        <w:pStyle w:val="Heading2"/>
      </w:pPr>
      <w:bookmarkStart w:id="206" w:name="_Toc232964163"/>
      <w:r>
        <w:rPr>
          <w:b/>
          <w:sz w:val="28"/>
        </w:rPr>
        <w:t>ACCOUNTS DATES TO REMEMBER</w:t>
      </w:r>
      <w:bookmarkEnd w:id="206"/>
    </w:p>
    <w:p w14:paraId="478012BD" w14:textId="77777777" w:rsidR="001C1C28" w:rsidRDefault="001C1C28" w:rsidP="001C1C28">
      <w:r>
        <w:rPr>
          <w:b/>
        </w:rPr>
        <w:t>1. Purpose</w:t>
      </w:r>
    </w:p>
    <w:p w14:paraId="175BAFE9" w14:textId="77777777" w:rsidR="001C1C28" w:rsidRDefault="001C1C28" w:rsidP="001C1C28">
      <w:r>
        <w:rPr>
          <w:b/>
        </w:rPr>
        <w:t>To maintain visibility of key accounting, tax, VAT, PAYE and CIS dates that must be monitored by the Accounts Manager.</w:t>
      </w:r>
    </w:p>
    <w:p w14:paraId="3378298E" w14:textId="77777777" w:rsidR="001C1C28" w:rsidRDefault="001C1C28" w:rsidP="001C1C28"/>
    <w:p w14:paraId="23DEF0FF" w14:textId="77777777" w:rsidR="001C1C28" w:rsidRDefault="001C1C28" w:rsidP="001C1C28">
      <w:r>
        <w:rPr>
          <w:b/>
        </w:rPr>
        <w:t>2. Dates</w:t>
      </w:r>
    </w:p>
    <w:p w14:paraId="3AD03A42" w14:textId="77777777" w:rsidR="001C1C28" w:rsidRDefault="001C1C28" w:rsidP="001C1C28">
      <w:pPr>
        <w:tabs>
          <w:tab w:val="left" w:pos="8208"/>
        </w:tabs>
      </w:pPr>
      <w:r>
        <w:t>PAYE due/CIS return for December</w:t>
      </w:r>
      <w:r>
        <w:tab/>
        <w:t>19-Jan</w:t>
      </w:r>
    </w:p>
    <w:p w14:paraId="6157C4B9" w14:textId="77777777" w:rsidR="001C1C28" w:rsidRDefault="001C1C28" w:rsidP="001C1C28">
      <w:pPr>
        <w:tabs>
          <w:tab w:val="left" w:pos="8208"/>
        </w:tabs>
      </w:pPr>
      <w:r>
        <w:t>Personal tax returns filing deadline</w:t>
      </w:r>
      <w:r>
        <w:tab/>
        <w:t>31-Jan</w:t>
      </w:r>
    </w:p>
    <w:p w14:paraId="7F22E9BC" w14:textId="77777777" w:rsidR="001C1C28" w:rsidRDefault="001C1C28" w:rsidP="001C1C28">
      <w:pPr>
        <w:tabs>
          <w:tab w:val="left" w:pos="8208"/>
        </w:tabs>
      </w:pPr>
      <w:r>
        <w:t>Personal tax payments due</w:t>
      </w:r>
      <w:r>
        <w:tab/>
        <w:t>31-Jan</w:t>
      </w:r>
    </w:p>
    <w:p w14:paraId="796DCD26" w14:textId="77777777" w:rsidR="001C1C28" w:rsidRDefault="001C1C28" w:rsidP="001C1C28">
      <w:pPr>
        <w:tabs>
          <w:tab w:val="left" w:pos="8208"/>
        </w:tabs>
      </w:pPr>
      <w:r>
        <w:t>PAYE due/CIS return for January</w:t>
      </w:r>
      <w:r>
        <w:tab/>
        <w:t>19-Feb</w:t>
      </w:r>
    </w:p>
    <w:p w14:paraId="046434C0" w14:textId="77777777" w:rsidR="001C1C28" w:rsidRDefault="001C1C28" w:rsidP="001C1C28">
      <w:pPr>
        <w:tabs>
          <w:tab w:val="left" w:pos="8208"/>
        </w:tabs>
      </w:pPr>
      <w:r>
        <w:t>PAYE due/CIS return for February</w:t>
      </w:r>
      <w:r>
        <w:tab/>
        <w:t>19-Mar</w:t>
      </w:r>
    </w:p>
    <w:p w14:paraId="13486CAA" w14:textId="77777777" w:rsidR="001C1C28" w:rsidRDefault="001C1C28" w:rsidP="001C1C28">
      <w:pPr>
        <w:tabs>
          <w:tab w:val="left" w:pos="8208"/>
        </w:tabs>
      </w:pPr>
      <w:r>
        <w:t>VAT due date - qtr. ended 28 Feb</w:t>
      </w:r>
      <w:r>
        <w:tab/>
        <w:t>07-Apr</w:t>
      </w:r>
    </w:p>
    <w:p w14:paraId="5C7D711A" w14:textId="77777777" w:rsidR="001C1C28" w:rsidRDefault="001C1C28" w:rsidP="001C1C28">
      <w:pPr>
        <w:tabs>
          <w:tab w:val="left" w:pos="8208"/>
        </w:tabs>
      </w:pPr>
      <w:r>
        <w:t>PAYE due/CIS return for March</w:t>
      </w:r>
      <w:r>
        <w:tab/>
        <w:t>19-Apr</w:t>
      </w:r>
    </w:p>
    <w:p w14:paraId="5368C6E3" w14:textId="77777777" w:rsidR="001C1C28" w:rsidRDefault="001C1C28" w:rsidP="001C1C28">
      <w:pPr>
        <w:tabs>
          <w:tab w:val="left" w:pos="8208"/>
        </w:tabs>
      </w:pPr>
      <w:r>
        <w:t>Yearend accounts made up to</w:t>
      </w:r>
      <w:r>
        <w:tab/>
        <w:t>30-Apr</w:t>
      </w:r>
    </w:p>
    <w:p w14:paraId="75A2E780" w14:textId="77777777" w:rsidR="001C1C28" w:rsidRDefault="001C1C28" w:rsidP="001C1C28">
      <w:pPr>
        <w:tabs>
          <w:tab w:val="left" w:pos="8208"/>
        </w:tabs>
      </w:pPr>
      <w:r>
        <w:t>PAYE due/CIS return for April</w:t>
      </w:r>
      <w:r>
        <w:tab/>
        <w:t>19-May</w:t>
      </w:r>
    </w:p>
    <w:p w14:paraId="05980F11" w14:textId="77777777" w:rsidR="001C1C28" w:rsidRDefault="001C1C28" w:rsidP="001C1C28">
      <w:pPr>
        <w:tabs>
          <w:tab w:val="left" w:pos="8208"/>
        </w:tabs>
      </w:pPr>
      <w:r>
        <w:t>Annual return due at Companies House</w:t>
      </w:r>
      <w:r>
        <w:tab/>
        <w:t>May</w:t>
      </w:r>
    </w:p>
    <w:p w14:paraId="3586B281" w14:textId="77777777" w:rsidR="001C1C28" w:rsidRDefault="001C1C28" w:rsidP="001C1C28">
      <w:pPr>
        <w:tabs>
          <w:tab w:val="left" w:pos="8208"/>
        </w:tabs>
      </w:pPr>
      <w:r>
        <w:t>PAYE due/CIS return for May</w:t>
      </w:r>
      <w:r>
        <w:tab/>
        <w:t>19-Jun</w:t>
      </w:r>
    </w:p>
    <w:p w14:paraId="0B7AC29A" w14:textId="77777777" w:rsidR="001C1C28" w:rsidRDefault="001C1C28" w:rsidP="001C1C28">
      <w:pPr>
        <w:tabs>
          <w:tab w:val="left" w:pos="8208"/>
        </w:tabs>
      </w:pPr>
      <w:r>
        <w:t>VAT due date - qtr. ended 31 May</w:t>
      </w:r>
      <w:r>
        <w:tab/>
        <w:t>07-Jul</w:t>
      </w:r>
    </w:p>
    <w:p w14:paraId="7F884936" w14:textId="77777777" w:rsidR="001C1C28" w:rsidRDefault="001C1C28" w:rsidP="001C1C28">
      <w:pPr>
        <w:tabs>
          <w:tab w:val="left" w:pos="8208"/>
        </w:tabs>
      </w:pPr>
      <w:r>
        <w:t>PAYE due/CIS return for June</w:t>
      </w:r>
      <w:r>
        <w:tab/>
        <w:t>19-Jul</w:t>
      </w:r>
    </w:p>
    <w:p w14:paraId="2A6D9075" w14:textId="77777777" w:rsidR="001C1C28" w:rsidRDefault="001C1C28" w:rsidP="001C1C28">
      <w:pPr>
        <w:tabs>
          <w:tab w:val="left" w:pos="8208"/>
        </w:tabs>
      </w:pPr>
      <w:r>
        <w:t>Personal tax 2nd payment on account due</w:t>
      </w:r>
      <w:r>
        <w:tab/>
        <w:t>31-Jul</w:t>
      </w:r>
    </w:p>
    <w:p w14:paraId="484BAB73" w14:textId="77777777" w:rsidR="001C1C28" w:rsidRDefault="001C1C28" w:rsidP="001C1C28">
      <w:pPr>
        <w:tabs>
          <w:tab w:val="left" w:pos="8208"/>
        </w:tabs>
      </w:pPr>
      <w:r>
        <w:t>PAYE due/CIS return for July</w:t>
      </w:r>
      <w:r>
        <w:tab/>
        <w:t>19-Aug</w:t>
      </w:r>
    </w:p>
    <w:p w14:paraId="19FD378B" w14:textId="77777777" w:rsidR="001C1C28" w:rsidRDefault="001C1C28" w:rsidP="001C1C28">
      <w:pPr>
        <w:tabs>
          <w:tab w:val="left" w:pos="8208"/>
        </w:tabs>
      </w:pPr>
      <w:r>
        <w:t>PAYE due/CIS return for August</w:t>
      </w:r>
      <w:r>
        <w:tab/>
        <w:t>19-Sep</w:t>
      </w:r>
    </w:p>
    <w:p w14:paraId="22487E07" w14:textId="77777777" w:rsidR="001C1C28" w:rsidRDefault="001C1C28" w:rsidP="001C1C28">
      <w:pPr>
        <w:tabs>
          <w:tab w:val="left" w:pos="8208"/>
        </w:tabs>
      </w:pPr>
      <w:r>
        <w:t>VAT due date - qtr. ended 31 Aug</w:t>
      </w:r>
      <w:r>
        <w:tab/>
        <w:t>07-Oct</w:t>
      </w:r>
    </w:p>
    <w:p w14:paraId="5217A4AA" w14:textId="77777777" w:rsidR="001C1C28" w:rsidRDefault="001C1C28" w:rsidP="001C1C28">
      <w:pPr>
        <w:tabs>
          <w:tab w:val="left" w:pos="8208"/>
        </w:tabs>
      </w:pPr>
      <w:r>
        <w:t>PAYE due/CIS return for September</w:t>
      </w:r>
      <w:r>
        <w:tab/>
        <w:t>19-Oct</w:t>
      </w:r>
    </w:p>
    <w:p w14:paraId="7014EA97" w14:textId="77777777" w:rsidR="001C1C28" w:rsidRDefault="001C1C28" w:rsidP="001C1C28">
      <w:pPr>
        <w:tabs>
          <w:tab w:val="left" w:pos="8208"/>
        </w:tabs>
      </w:pPr>
      <w:r>
        <w:t>PAYE due/CIS return for October</w:t>
      </w:r>
      <w:r>
        <w:tab/>
        <w:t>19-Nov</w:t>
      </w:r>
    </w:p>
    <w:p w14:paraId="6D78A514" w14:textId="77777777" w:rsidR="001C1C28" w:rsidRDefault="001C1C28" w:rsidP="001C1C28">
      <w:pPr>
        <w:tabs>
          <w:tab w:val="left" w:pos="8208"/>
        </w:tabs>
      </w:pPr>
      <w:r>
        <w:t>PAYE due/CIS return for November</w:t>
      </w:r>
      <w:r>
        <w:tab/>
        <w:t>19-Dec</w:t>
      </w:r>
    </w:p>
    <w:p w14:paraId="4861E4C7" w14:textId="77777777" w:rsidR="001C1C28" w:rsidRDefault="001C1C28" w:rsidP="001C1C28">
      <w:pPr>
        <w:tabs>
          <w:tab w:val="left" w:pos="8208"/>
        </w:tabs>
      </w:pPr>
      <w:r>
        <w:t>Yearend accounts filing deadline</w:t>
      </w:r>
      <w:r>
        <w:tab/>
        <w:t>31-Jan</w:t>
      </w:r>
    </w:p>
    <w:p w14:paraId="6E929183" w14:textId="77777777" w:rsidR="001C1C28" w:rsidRDefault="001C1C28" w:rsidP="001C1C28">
      <w:pPr>
        <w:tabs>
          <w:tab w:val="left" w:pos="8208"/>
        </w:tabs>
      </w:pPr>
      <w:r>
        <w:lastRenderedPageBreak/>
        <w:t>Corporation tax due date</w:t>
      </w:r>
      <w:r>
        <w:tab/>
        <w:t>31-Jan</w:t>
      </w:r>
    </w:p>
    <w:p w14:paraId="07E54C06" w14:textId="77777777" w:rsidR="001C1C28" w:rsidRDefault="001C1C28" w:rsidP="001C1C28">
      <w:pPr>
        <w:tabs>
          <w:tab w:val="left" w:pos="8208"/>
        </w:tabs>
      </w:pPr>
      <w:r>
        <w:t>VAT due date - qtr. ended 31 Nov</w:t>
      </w:r>
      <w:r>
        <w:tab/>
        <w:t>07-Jan</w:t>
      </w:r>
    </w:p>
    <w:p w14:paraId="02A2385B" w14:textId="77777777" w:rsidR="001C1C28" w:rsidRDefault="001C1C28" w:rsidP="001C1C28"/>
    <w:p w14:paraId="2458BB0D" w14:textId="77777777" w:rsidR="001C1C28" w:rsidRDefault="001C1C28" w:rsidP="001C1C28">
      <w:r>
        <w:rPr>
          <w:b/>
        </w:rPr>
        <w:t>3. Key Principles</w:t>
      </w:r>
    </w:p>
    <w:p w14:paraId="7B0C99D8" w14:textId="77777777" w:rsidR="001C1C28" w:rsidRDefault="001C1C28" w:rsidP="001C1C28">
      <w:pPr>
        <w:pStyle w:val="ListParagraph"/>
        <w:numPr>
          <w:ilvl w:val="0"/>
          <w:numId w:val="98"/>
        </w:numPr>
      </w:pPr>
      <w:r>
        <w:t>Accounting dates must be monitored in advance.</w:t>
      </w:r>
    </w:p>
    <w:p w14:paraId="2D76E62F" w14:textId="77777777" w:rsidR="001C1C28" w:rsidRDefault="001C1C28" w:rsidP="001C1C28">
      <w:pPr>
        <w:pStyle w:val="ListParagraph"/>
        <w:numPr>
          <w:ilvl w:val="0"/>
          <w:numId w:val="98"/>
        </w:numPr>
      </w:pPr>
      <w:r>
        <w:t>Payments and filings must be completed by the required deadline.</w:t>
      </w:r>
    </w:p>
    <w:p w14:paraId="45697683" w14:textId="77777777" w:rsidR="001C1C28" w:rsidRDefault="001C1C28" w:rsidP="001C1C28">
      <w:pPr>
        <w:pStyle w:val="ListParagraph"/>
        <w:numPr>
          <w:ilvl w:val="0"/>
          <w:numId w:val="98"/>
        </w:numPr>
      </w:pPr>
      <w:r>
        <w:t>Where dates fall on a weekend, actions must be brought forward to the Friday.</w:t>
      </w:r>
    </w:p>
    <w:p w14:paraId="50343671" w14:textId="77777777" w:rsidR="00A167A8" w:rsidRDefault="00A167A8"/>
    <w:sectPr w:rsidR="00A167A8" w:rsidSect="002449D8">
      <w:pgSz w:w="11907" w:h="16840"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28D49" w14:textId="77777777" w:rsidR="001830F5" w:rsidRDefault="001830F5" w:rsidP="00B24DE5">
      <w:pPr>
        <w:spacing w:after="0" w:line="240" w:lineRule="auto"/>
      </w:pPr>
      <w:r>
        <w:separator/>
      </w:r>
    </w:p>
  </w:endnote>
  <w:endnote w:type="continuationSeparator" w:id="0">
    <w:p w14:paraId="7414105A" w14:textId="77777777" w:rsidR="001830F5" w:rsidRDefault="001830F5" w:rsidP="00B24D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Black">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8060367"/>
      <w:docPartObj>
        <w:docPartGallery w:val="Page Numbers (Bottom of Page)"/>
        <w:docPartUnique/>
      </w:docPartObj>
    </w:sdtPr>
    <w:sdtContent>
      <w:sdt>
        <w:sdtPr>
          <w:id w:val="-1769616900"/>
          <w:docPartObj>
            <w:docPartGallery w:val="Page Numbers (Top of Page)"/>
            <w:docPartUnique/>
          </w:docPartObj>
        </w:sdtPr>
        <w:sdtContent>
          <w:p w14:paraId="4473418F" w14:textId="24AD9987" w:rsidR="00B24DE5" w:rsidRDefault="00B24DE5">
            <w:pPr>
              <w:pStyle w:val="Footer"/>
              <w:jc w:val="right"/>
            </w:pPr>
            <w:r>
              <w:t xml:space="preserve">Page </w:t>
            </w:r>
            <w:r>
              <w:rPr>
                <w:b/>
                <w:bCs/>
              </w:rPr>
              <w:fldChar w:fldCharType="begin"/>
            </w:r>
            <w:r>
              <w:rPr>
                <w:b/>
                <w:bCs/>
              </w:rPr>
              <w:instrText>PAGE</w:instrText>
            </w:r>
            <w:r>
              <w:rPr>
                <w:b/>
                <w:bCs/>
              </w:rPr>
              <w:fldChar w:fldCharType="separate"/>
            </w:r>
            <w:r>
              <w:rPr>
                <w:b/>
                <w:bCs/>
              </w:rPr>
              <w:t>2</w:t>
            </w:r>
            <w:r>
              <w:rPr>
                <w:b/>
                <w:bCs/>
              </w:rPr>
              <w:fldChar w:fldCharType="end"/>
            </w:r>
            <w:r>
              <w:t xml:space="preserve"> of </w:t>
            </w:r>
            <w:r>
              <w:rPr>
                <w:b/>
                <w:bCs/>
              </w:rPr>
              <w:fldChar w:fldCharType="begin"/>
            </w:r>
            <w:r>
              <w:rPr>
                <w:b/>
                <w:bCs/>
              </w:rPr>
              <w:instrText>NUMPAGES</w:instrText>
            </w:r>
            <w:r>
              <w:rPr>
                <w:b/>
                <w:bCs/>
              </w:rPr>
              <w:fldChar w:fldCharType="separate"/>
            </w:r>
            <w:r>
              <w:rPr>
                <w:b/>
                <w:bCs/>
              </w:rPr>
              <w:t>2</w:t>
            </w:r>
            <w:r>
              <w:rPr>
                <w:b/>
                <w:bCs/>
              </w:rPr>
              <w:fldChar w:fldCharType="end"/>
            </w:r>
          </w:p>
        </w:sdtContent>
      </w:sdt>
    </w:sdtContent>
  </w:sdt>
  <w:p w14:paraId="4675EE60" w14:textId="77777777" w:rsidR="00B24DE5" w:rsidRDefault="00B24D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3210B" w14:textId="77777777" w:rsidR="001830F5" w:rsidRDefault="001830F5" w:rsidP="00B24DE5">
      <w:pPr>
        <w:spacing w:after="0" w:line="240" w:lineRule="auto"/>
      </w:pPr>
      <w:r>
        <w:separator/>
      </w:r>
    </w:p>
  </w:footnote>
  <w:footnote w:type="continuationSeparator" w:id="0">
    <w:p w14:paraId="29F05625" w14:textId="77777777" w:rsidR="001830F5" w:rsidRDefault="001830F5" w:rsidP="00B24DE5">
      <w:pPr>
        <w:spacing w:after="0" w:line="240" w:lineRule="auto"/>
      </w:pPr>
      <w:r>
        <w:continuationSeparator/>
      </w:r>
    </w:p>
  </w:footnote>
  <w:footnote w:id="1">
    <w:p w14:paraId="267C6462" w14:textId="661480FF" w:rsidR="00A71718" w:rsidRPr="00EC43DA" w:rsidRDefault="00A71718" w:rsidP="00A71718">
      <w:pPr>
        <w:pStyle w:val="FootnoteText"/>
        <w:rPr>
          <w:lang w:val="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4320"/>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62D96"/>
    <w:multiLevelType w:val="hybridMultilevel"/>
    <w:tmpl w:val="2F984E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19D093A"/>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B947E1"/>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157F3D"/>
    <w:multiLevelType w:val="multilevel"/>
    <w:tmpl w:val="2C202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2C00F8"/>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A36812"/>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527D32"/>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084C02"/>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48701F"/>
    <w:multiLevelType w:val="multilevel"/>
    <w:tmpl w:val="42D8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672348"/>
    <w:multiLevelType w:val="hybridMultilevel"/>
    <w:tmpl w:val="60DA08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4F13057"/>
    <w:multiLevelType w:val="hybridMultilevel"/>
    <w:tmpl w:val="6D16461C"/>
    <w:lvl w:ilvl="0" w:tplc="576AF10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4FC779B"/>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3F6758"/>
    <w:multiLevelType w:val="multilevel"/>
    <w:tmpl w:val="B4BA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524C75"/>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AA7D85"/>
    <w:multiLevelType w:val="hybridMultilevel"/>
    <w:tmpl w:val="605E5F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06A50B8B"/>
    <w:multiLevelType w:val="hybridMultilevel"/>
    <w:tmpl w:val="E9A61B6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7" w15:restartNumberingAfterBreak="0">
    <w:nsid w:val="071841B5"/>
    <w:multiLevelType w:val="multilevel"/>
    <w:tmpl w:val="E42C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B97258"/>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A85302"/>
    <w:multiLevelType w:val="multilevel"/>
    <w:tmpl w:val="6A2C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BB2F68"/>
    <w:multiLevelType w:val="multilevel"/>
    <w:tmpl w:val="AA46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1818D1"/>
    <w:multiLevelType w:val="hybridMultilevel"/>
    <w:tmpl w:val="A1107F88"/>
    <w:lvl w:ilvl="0" w:tplc="576AF10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091C33F2"/>
    <w:multiLevelType w:val="multilevel"/>
    <w:tmpl w:val="0882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856F15"/>
    <w:multiLevelType w:val="hybridMultilevel"/>
    <w:tmpl w:val="AB36D1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0988496F"/>
    <w:multiLevelType w:val="hybridMultilevel"/>
    <w:tmpl w:val="2532579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09CD2F85"/>
    <w:multiLevelType w:val="multilevel"/>
    <w:tmpl w:val="6AF47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242A20"/>
    <w:multiLevelType w:val="hybridMultilevel"/>
    <w:tmpl w:val="DCB6ED54"/>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0B724392"/>
    <w:multiLevelType w:val="multilevel"/>
    <w:tmpl w:val="F93A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74072E"/>
    <w:multiLevelType w:val="multilevel"/>
    <w:tmpl w:val="5F66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E62662"/>
    <w:multiLevelType w:val="hybridMultilevel"/>
    <w:tmpl w:val="69401B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0C8337D3"/>
    <w:multiLevelType w:val="hybridMultilevel"/>
    <w:tmpl w:val="B148C0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0CBD5E44"/>
    <w:multiLevelType w:val="multilevel"/>
    <w:tmpl w:val="2B56D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D155B3"/>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E97176"/>
    <w:multiLevelType w:val="multilevel"/>
    <w:tmpl w:val="0F4AD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09512F"/>
    <w:multiLevelType w:val="hybridMultilevel"/>
    <w:tmpl w:val="7C460512"/>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8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0D302310"/>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5D688A"/>
    <w:multiLevelType w:val="hybridMultilevel"/>
    <w:tmpl w:val="AB5EA1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0D622C9D"/>
    <w:multiLevelType w:val="multilevel"/>
    <w:tmpl w:val="6FD8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D633101"/>
    <w:multiLevelType w:val="hybridMultilevel"/>
    <w:tmpl w:val="6BD0AC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0E051005"/>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8F46E2"/>
    <w:multiLevelType w:val="hybridMultilevel"/>
    <w:tmpl w:val="180E13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0ED3759D"/>
    <w:multiLevelType w:val="multilevel"/>
    <w:tmpl w:val="D3B6A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6004E6"/>
    <w:multiLevelType w:val="multilevel"/>
    <w:tmpl w:val="59BE2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AB3592"/>
    <w:multiLevelType w:val="hybridMultilevel"/>
    <w:tmpl w:val="E30863E0"/>
    <w:lvl w:ilvl="0" w:tplc="08090017">
      <w:start w:val="1"/>
      <w:numFmt w:val="lowerLetter"/>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44" w15:restartNumberingAfterBreak="0">
    <w:nsid w:val="0FB55448"/>
    <w:multiLevelType w:val="multilevel"/>
    <w:tmpl w:val="3D3ED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FEE435D"/>
    <w:multiLevelType w:val="hybridMultilevel"/>
    <w:tmpl w:val="B6A20D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10135C8B"/>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485F2B"/>
    <w:multiLevelType w:val="multilevel"/>
    <w:tmpl w:val="9BCE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1341896"/>
    <w:multiLevelType w:val="multilevel"/>
    <w:tmpl w:val="B03C7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1504FD7"/>
    <w:multiLevelType w:val="hybridMultilevel"/>
    <w:tmpl w:val="66066E4C"/>
    <w:lvl w:ilvl="0" w:tplc="08090001">
      <w:start w:val="1"/>
      <w:numFmt w:val="bullet"/>
      <w:lvlText w:val=""/>
      <w:lvlJc w:val="left"/>
      <w:pPr>
        <w:ind w:left="768" w:hanging="360"/>
      </w:pPr>
      <w:rPr>
        <w:rFonts w:ascii="Symbol" w:hAnsi="Symbol" w:hint="default"/>
      </w:rPr>
    </w:lvl>
    <w:lvl w:ilvl="1" w:tplc="08090003" w:tentative="1">
      <w:start w:val="1"/>
      <w:numFmt w:val="bullet"/>
      <w:lvlText w:val="o"/>
      <w:lvlJc w:val="left"/>
      <w:pPr>
        <w:ind w:left="1488" w:hanging="360"/>
      </w:pPr>
      <w:rPr>
        <w:rFonts w:ascii="Courier New" w:hAnsi="Courier New" w:cs="Courier New" w:hint="default"/>
      </w:rPr>
    </w:lvl>
    <w:lvl w:ilvl="2" w:tplc="08090005" w:tentative="1">
      <w:start w:val="1"/>
      <w:numFmt w:val="bullet"/>
      <w:lvlText w:val=""/>
      <w:lvlJc w:val="left"/>
      <w:pPr>
        <w:ind w:left="2208" w:hanging="360"/>
      </w:pPr>
      <w:rPr>
        <w:rFonts w:ascii="Wingdings" w:hAnsi="Wingdings" w:hint="default"/>
      </w:rPr>
    </w:lvl>
    <w:lvl w:ilvl="3" w:tplc="08090001" w:tentative="1">
      <w:start w:val="1"/>
      <w:numFmt w:val="bullet"/>
      <w:lvlText w:val=""/>
      <w:lvlJc w:val="left"/>
      <w:pPr>
        <w:ind w:left="2928" w:hanging="360"/>
      </w:pPr>
      <w:rPr>
        <w:rFonts w:ascii="Symbol" w:hAnsi="Symbol" w:hint="default"/>
      </w:rPr>
    </w:lvl>
    <w:lvl w:ilvl="4" w:tplc="08090003" w:tentative="1">
      <w:start w:val="1"/>
      <w:numFmt w:val="bullet"/>
      <w:lvlText w:val="o"/>
      <w:lvlJc w:val="left"/>
      <w:pPr>
        <w:ind w:left="3648" w:hanging="360"/>
      </w:pPr>
      <w:rPr>
        <w:rFonts w:ascii="Courier New" w:hAnsi="Courier New" w:cs="Courier New" w:hint="default"/>
      </w:rPr>
    </w:lvl>
    <w:lvl w:ilvl="5" w:tplc="08090005" w:tentative="1">
      <w:start w:val="1"/>
      <w:numFmt w:val="bullet"/>
      <w:lvlText w:val=""/>
      <w:lvlJc w:val="left"/>
      <w:pPr>
        <w:ind w:left="4368" w:hanging="360"/>
      </w:pPr>
      <w:rPr>
        <w:rFonts w:ascii="Wingdings" w:hAnsi="Wingdings" w:hint="default"/>
      </w:rPr>
    </w:lvl>
    <w:lvl w:ilvl="6" w:tplc="08090001" w:tentative="1">
      <w:start w:val="1"/>
      <w:numFmt w:val="bullet"/>
      <w:lvlText w:val=""/>
      <w:lvlJc w:val="left"/>
      <w:pPr>
        <w:ind w:left="5088" w:hanging="360"/>
      </w:pPr>
      <w:rPr>
        <w:rFonts w:ascii="Symbol" w:hAnsi="Symbol" w:hint="default"/>
      </w:rPr>
    </w:lvl>
    <w:lvl w:ilvl="7" w:tplc="08090003" w:tentative="1">
      <w:start w:val="1"/>
      <w:numFmt w:val="bullet"/>
      <w:lvlText w:val="o"/>
      <w:lvlJc w:val="left"/>
      <w:pPr>
        <w:ind w:left="5808" w:hanging="360"/>
      </w:pPr>
      <w:rPr>
        <w:rFonts w:ascii="Courier New" w:hAnsi="Courier New" w:cs="Courier New" w:hint="default"/>
      </w:rPr>
    </w:lvl>
    <w:lvl w:ilvl="8" w:tplc="08090005" w:tentative="1">
      <w:start w:val="1"/>
      <w:numFmt w:val="bullet"/>
      <w:lvlText w:val=""/>
      <w:lvlJc w:val="left"/>
      <w:pPr>
        <w:ind w:left="6528" w:hanging="360"/>
      </w:pPr>
      <w:rPr>
        <w:rFonts w:ascii="Wingdings" w:hAnsi="Wingdings" w:hint="default"/>
      </w:rPr>
    </w:lvl>
  </w:abstractNum>
  <w:abstractNum w:abstractNumId="50" w15:restartNumberingAfterBreak="0">
    <w:nsid w:val="1209173B"/>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23B0C0E"/>
    <w:multiLevelType w:val="multilevel"/>
    <w:tmpl w:val="35EE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24043C7"/>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2934621"/>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2A0314D"/>
    <w:multiLevelType w:val="multilevel"/>
    <w:tmpl w:val="18C6B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2DC2B24"/>
    <w:multiLevelType w:val="hybridMultilevel"/>
    <w:tmpl w:val="4690976A"/>
    <w:lvl w:ilvl="0" w:tplc="08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6" w15:restartNumberingAfterBreak="0">
    <w:nsid w:val="14326363"/>
    <w:multiLevelType w:val="hybridMultilevel"/>
    <w:tmpl w:val="3DDEC5D6"/>
    <w:lvl w:ilvl="0" w:tplc="E394486C">
      <w:numFmt w:val="bullet"/>
      <w:lvlText w:val="-"/>
      <w:lvlJc w:val="left"/>
      <w:pPr>
        <w:ind w:left="1440" w:hanging="360"/>
      </w:pPr>
      <w:rPr>
        <w:rFonts w:ascii="Aptos" w:eastAsiaTheme="minorHAnsi" w:hAnsi="Aptos" w:cstheme="minorBid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7" w15:restartNumberingAfterBreak="0">
    <w:nsid w:val="1444307E"/>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46D5B07"/>
    <w:multiLevelType w:val="multilevel"/>
    <w:tmpl w:val="EFF8C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4B33A50"/>
    <w:multiLevelType w:val="multilevel"/>
    <w:tmpl w:val="B13C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4D0247E"/>
    <w:multiLevelType w:val="multilevel"/>
    <w:tmpl w:val="79C6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4FF2A79"/>
    <w:multiLevelType w:val="hybridMultilevel"/>
    <w:tmpl w:val="420AD1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15812650"/>
    <w:multiLevelType w:val="multilevel"/>
    <w:tmpl w:val="1C82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5BB69F1"/>
    <w:multiLevelType w:val="multilevel"/>
    <w:tmpl w:val="3728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5C0171C"/>
    <w:multiLevelType w:val="hybridMultilevel"/>
    <w:tmpl w:val="A676A5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15F877B4"/>
    <w:multiLevelType w:val="hybridMultilevel"/>
    <w:tmpl w:val="0DC6ABD2"/>
    <w:lvl w:ilvl="0" w:tplc="08090017">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6" w15:restartNumberingAfterBreak="0">
    <w:nsid w:val="1614396F"/>
    <w:multiLevelType w:val="hybridMultilevel"/>
    <w:tmpl w:val="6D6EB680"/>
    <w:lvl w:ilvl="0" w:tplc="08090001">
      <w:start w:val="1"/>
      <w:numFmt w:val="bullet"/>
      <w:lvlText w:val=""/>
      <w:lvlJc w:val="left"/>
      <w:pPr>
        <w:ind w:left="1125" w:hanging="360"/>
      </w:pPr>
      <w:rPr>
        <w:rFonts w:ascii="Symbol" w:hAnsi="Symbol" w:hint="default"/>
      </w:rPr>
    </w:lvl>
    <w:lvl w:ilvl="1" w:tplc="08090003" w:tentative="1">
      <w:start w:val="1"/>
      <w:numFmt w:val="bullet"/>
      <w:lvlText w:val="o"/>
      <w:lvlJc w:val="left"/>
      <w:pPr>
        <w:ind w:left="1845" w:hanging="360"/>
      </w:pPr>
      <w:rPr>
        <w:rFonts w:ascii="Courier New" w:hAnsi="Courier New" w:cs="Courier New" w:hint="default"/>
      </w:rPr>
    </w:lvl>
    <w:lvl w:ilvl="2" w:tplc="08090005" w:tentative="1">
      <w:start w:val="1"/>
      <w:numFmt w:val="bullet"/>
      <w:lvlText w:val=""/>
      <w:lvlJc w:val="left"/>
      <w:pPr>
        <w:ind w:left="2565" w:hanging="360"/>
      </w:pPr>
      <w:rPr>
        <w:rFonts w:ascii="Wingdings" w:hAnsi="Wingdings" w:hint="default"/>
      </w:rPr>
    </w:lvl>
    <w:lvl w:ilvl="3" w:tplc="08090001" w:tentative="1">
      <w:start w:val="1"/>
      <w:numFmt w:val="bullet"/>
      <w:lvlText w:val=""/>
      <w:lvlJc w:val="left"/>
      <w:pPr>
        <w:ind w:left="3285" w:hanging="360"/>
      </w:pPr>
      <w:rPr>
        <w:rFonts w:ascii="Symbol" w:hAnsi="Symbol" w:hint="default"/>
      </w:rPr>
    </w:lvl>
    <w:lvl w:ilvl="4" w:tplc="08090003" w:tentative="1">
      <w:start w:val="1"/>
      <w:numFmt w:val="bullet"/>
      <w:lvlText w:val="o"/>
      <w:lvlJc w:val="left"/>
      <w:pPr>
        <w:ind w:left="4005" w:hanging="360"/>
      </w:pPr>
      <w:rPr>
        <w:rFonts w:ascii="Courier New" w:hAnsi="Courier New" w:cs="Courier New" w:hint="default"/>
      </w:rPr>
    </w:lvl>
    <w:lvl w:ilvl="5" w:tplc="08090005" w:tentative="1">
      <w:start w:val="1"/>
      <w:numFmt w:val="bullet"/>
      <w:lvlText w:val=""/>
      <w:lvlJc w:val="left"/>
      <w:pPr>
        <w:ind w:left="4725" w:hanging="360"/>
      </w:pPr>
      <w:rPr>
        <w:rFonts w:ascii="Wingdings" w:hAnsi="Wingdings" w:hint="default"/>
      </w:rPr>
    </w:lvl>
    <w:lvl w:ilvl="6" w:tplc="08090001" w:tentative="1">
      <w:start w:val="1"/>
      <w:numFmt w:val="bullet"/>
      <w:lvlText w:val=""/>
      <w:lvlJc w:val="left"/>
      <w:pPr>
        <w:ind w:left="5445" w:hanging="360"/>
      </w:pPr>
      <w:rPr>
        <w:rFonts w:ascii="Symbol" w:hAnsi="Symbol" w:hint="default"/>
      </w:rPr>
    </w:lvl>
    <w:lvl w:ilvl="7" w:tplc="08090003" w:tentative="1">
      <w:start w:val="1"/>
      <w:numFmt w:val="bullet"/>
      <w:lvlText w:val="o"/>
      <w:lvlJc w:val="left"/>
      <w:pPr>
        <w:ind w:left="6165" w:hanging="360"/>
      </w:pPr>
      <w:rPr>
        <w:rFonts w:ascii="Courier New" w:hAnsi="Courier New" w:cs="Courier New" w:hint="default"/>
      </w:rPr>
    </w:lvl>
    <w:lvl w:ilvl="8" w:tplc="08090005" w:tentative="1">
      <w:start w:val="1"/>
      <w:numFmt w:val="bullet"/>
      <w:lvlText w:val=""/>
      <w:lvlJc w:val="left"/>
      <w:pPr>
        <w:ind w:left="6885" w:hanging="360"/>
      </w:pPr>
      <w:rPr>
        <w:rFonts w:ascii="Wingdings" w:hAnsi="Wingdings" w:hint="default"/>
      </w:rPr>
    </w:lvl>
  </w:abstractNum>
  <w:abstractNum w:abstractNumId="67" w15:restartNumberingAfterBreak="0">
    <w:nsid w:val="166D0536"/>
    <w:multiLevelType w:val="hybridMultilevel"/>
    <w:tmpl w:val="3CB0AA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16A036C5"/>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6BD1414"/>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6D4760D"/>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74A1CB3"/>
    <w:multiLevelType w:val="multilevel"/>
    <w:tmpl w:val="86DA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769401A"/>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7DB6FA0"/>
    <w:multiLevelType w:val="hybridMultilevel"/>
    <w:tmpl w:val="4A1453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180122B3"/>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80942FF"/>
    <w:multiLevelType w:val="hybridMultilevel"/>
    <w:tmpl w:val="CFAED7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182A2BAE"/>
    <w:multiLevelType w:val="hybridMultilevel"/>
    <w:tmpl w:val="FD5C60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18676E7D"/>
    <w:multiLevelType w:val="multilevel"/>
    <w:tmpl w:val="21DEAAD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9213A5C"/>
    <w:multiLevelType w:val="multilevel"/>
    <w:tmpl w:val="390CD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9230172"/>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95C0829"/>
    <w:multiLevelType w:val="hybridMultilevel"/>
    <w:tmpl w:val="8312C9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197D7F2A"/>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98361AE"/>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9C979A3"/>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A7D56CC"/>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AAE4BF1"/>
    <w:multiLevelType w:val="hybridMultilevel"/>
    <w:tmpl w:val="2FAAE6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1ABA7C59"/>
    <w:multiLevelType w:val="hybridMultilevel"/>
    <w:tmpl w:val="5AA4CF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1ACE75FE"/>
    <w:multiLevelType w:val="hybridMultilevel"/>
    <w:tmpl w:val="F89E91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8" w15:restartNumberingAfterBreak="0">
    <w:nsid w:val="1AD333DA"/>
    <w:multiLevelType w:val="multilevel"/>
    <w:tmpl w:val="C9B2417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AE74CF3"/>
    <w:multiLevelType w:val="hybridMultilevel"/>
    <w:tmpl w:val="21A4119A"/>
    <w:lvl w:ilvl="0" w:tplc="D022422C">
      <w:start w:val="1"/>
      <w:numFmt w:val="lowerLetter"/>
      <w:lvlText w:val="%1)"/>
      <w:lvlJc w:val="left"/>
      <w:pPr>
        <w:ind w:left="360" w:hanging="360"/>
      </w:pPr>
      <w:rPr>
        <w:b w:val="0"/>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90" w15:restartNumberingAfterBreak="0">
    <w:nsid w:val="1C714CA1"/>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CFA575F"/>
    <w:multiLevelType w:val="hybridMultilevel"/>
    <w:tmpl w:val="2EEEAC0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2" w15:restartNumberingAfterBreak="0">
    <w:nsid w:val="1D741FD0"/>
    <w:multiLevelType w:val="multilevel"/>
    <w:tmpl w:val="4768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DCF57A7"/>
    <w:multiLevelType w:val="hybridMultilevel"/>
    <w:tmpl w:val="C4E8A6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4" w15:restartNumberingAfterBreak="0">
    <w:nsid w:val="1E0A2D73"/>
    <w:multiLevelType w:val="multilevel"/>
    <w:tmpl w:val="8DA8E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E530A76"/>
    <w:multiLevelType w:val="hybridMultilevel"/>
    <w:tmpl w:val="E54646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6" w15:restartNumberingAfterBreak="0">
    <w:nsid w:val="1E6B3431"/>
    <w:multiLevelType w:val="multilevel"/>
    <w:tmpl w:val="EC2C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EFE40BB"/>
    <w:multiLevelType w:val="hybridMultilevel"/>
    <w:tmpl w:val="2640EC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8" w15:restartNumberingAfterBreak="0">
    <w:nsid w:val="1F0C3F0D"/>
    <w:multiLevelType w:val="hybridMultilevel"/>
    <w:tmpl w:val="497C6C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15:restartNumberingAfterBreak="0">
    <w:nsid w:val="1F2D27B1"/>
    <w:multiLevelType w:val="hybridMultilevel"/>
    <w:tmpl w:val="C29A0C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0" w15:restartNumberingAfterBreak="0">
    <w:nsid w:val="1FBE6CE7"/>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FD96CE7"/>
    <w:multiLevelType w:val="multilevel"/>
    <w:tmpl w:val="5010D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FF946D8"/>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FFC36B1"/>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07860F7"/>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0A06336"/>
    <w:multiLevelType w:val="hybridMultilevel"/>
    <w:tmpl w:val="939665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6" w15:restartNumberingAfterBreak="0">
    <w:nsid w:val="210B5A0B"/>
    <w:multiLevelType w:val="multilevel"/>
    <w:tmpl w:val="27B6B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114445B"/>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13A6743"/>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15578B4"/>
    <w:multiLevelType w:val="multilevel"/>
    <w:tmpl w:val="E2AE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1BA09D2"/>
    <w:multiLevelType w:val="multilevel"/>
    <w:tmpl w:val="D430D7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1D354DA"/>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23F1020"/>
    <w:multiLevelType w:val="hybridMultilevel"/>
    <w:tmpl w:val="B734C5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22704826"/>
    <w:multiLevelType w:val="multilevel"/>
    <w:tmpl w:val="34EEF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2723507"/>
    <w:multiLevelType w:val="multilevel"/>
    <w:tmpl w:val="0B54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2CD4FC9"/>
    <w:multiLevelType w:val="multilevel"/>
    <w:tmpl w:val="3C564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2E86206"/>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2F30EA7"/>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36E7BC2"/>
    <w:multiLevelType w:val="hybridMultilevel"/>
    <w:tmpl w:val="2620EE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9" w15:restartNumberingAfterBreak="0">
    <w:nsid w:val="23D307F0"/>
    <w:multiLevelType w:val="multilevel"/>
    <w:tmpl w:val="3FB8F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54A5335"/>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59208CA"/>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5A015A1"/>
    <w:multiLevelType w:val="hybridMultilevel"/>
    <w:tmpl w:val="E222DD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3" w15:restartNumberingAfterBreak="0">
    <w:nsid w:val="25D17F89"/>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6030C08"/>
    <w:multiLevelType w:val="hybridMultilevel"/>
    <w:tmpl w:val="A3A0DB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5" w15:restartNumberingAfterBreak="0">
    <w:nsid w:val="26860A50"/>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68730E0"/>
    <w:multiLevelType w:val="multilevel"/>
    <w:tmpl w:val="67EC3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6AE2374"/>
    <w:multiLevelType w:val="multilevel"/>
    <w:tmpl w:val="8E7E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6CD4729"/>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6E605CF"/>
    <w:multiLevelType w:val="hybridMultilevel"/>
    <w:tmpl w:val="F1CE02EA"/>
    <w:lvl w:ilvl="0" w:tplc="576AF10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0" w15:restartNumberingAfterBreak="0">
    <w:nsid w:val="272270D8"/>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73D0029"/>
    <w:multiLevelType w:val="multilevel"/>
    <w:tmpl w:val="82D0C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750622E"/>
    <w:multiLevelType w:val="hybridMultilevel"/>
    <w:tmpl w:val="0F0A53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3" w15:restartNumberingAfterBreak="0">
    <w:nsid w:val="27732A5C"/>
    <w:multiLevelType w:val="multilevel"/>
    <w:tmpl w:val="96AC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77A2866"/>
    <w:multiLevelType w:val="hybridMultilevel"/>
    <w:tmpl w:val="F82653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5" w15:restartNumberingAfterBreak="0">
    <w:nsid w:val="27FE03AB"/>
    <w:multiLevelType w:val="multilevel"/>
    <w:tmpl w:val="B5AA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842137C"/>
    <w:multiLevelType w:val="hybridMultilevel"/>
    <w:tmpl w:val="57C238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7" w15:restartNumberingAfterBreak="0">
    <w:nsid w:val="28450F57"/>
    <w:multiLevelType w:val="multilevel"/>
    <w:tmpl w:val="4276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86268B6"/>
    <w:multiLevelType w:val="hybridMultilevel"/>
    <w:tmpl w:val="BF1E88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9" w15:restartNumberingAfterBreak="0">
    <w:nsid w:val="28A048E9"/>
    <w:multiLevelType w:val="hybridMultilevel"/>
    <w:tmpl w:val="CEE815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0" w15:restartNumberingAfterBreak="0">
    <w:nsid w:val="28C673DC"/>
    <w:multiLevelType w:val="hybridMultilevel"/>
    <w:tmpl w:val="158CD90A"/>
    <w:lvl w:ilvl="0" w:tplc="D022422C">
      <w:start w:val="1"/>
      <w:numFmt w:val="lowerLetter"/>
      <w:lvlText w:val="%1)"/>
      <w:lvlJc w:val="left"/>
      <w:pPr>
        <w:ind w:left="360" w:hanging="360"/>
      </w:pPr>
      <w:rPr>
        <w:b w:val="0"/>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141" w15:restartNumberingAfterBreak="0">
    <w:nsid w:val="28EC139E"/>
    <w:multiLevelType w:val="multilevel"/>
    <w:tmpl w:val="913A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90260FC"/>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96F435A"/>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9C23580"/>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9F83FF2"/>
    <w:multiLevelType w:val="multilevel"/>
    <w:tmpl w:val="BD7A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A541B90"/>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A570BC2"/>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A5F2A77"/>
    <w:multiLevelType w:val="multilevel"/>
    <w:tmpl w:val="B6963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A90185A"/>
    <w:multiLevelType w:val="multilevel"/>
    <w:tmpl w:val="B4A016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2AAB97B3"/>
    <w:multiLevelType w:val="hybridMultilevel"/>
    <w:tmpl w:val="9632849A"/>
    <w:lvl w:ilvl="0" w:tplc="7512CF4E">
      <w:start w:val="1"/>
      <w:numFmt w:val="bullet"/>
      <w:lvlText w:val="-"/>
      <w:lvlJc w:val="left"/>
      <w:pPr>
        <w:ind w:left="1080" w:hanging="360"/>
      </w:pPr>
      <w:rPr>
        <w:rFonts w:ascii="Aptos" w:hAnsi="Aptos" w:hint="default"/>
      </w:rPr>
    </w:lvl>
    <w:lvl w:ilvl="1" w:tplc="675EDC46">
      <w:start w:val="1"/>
      <w:numFmt w:val="bullet"/>
      <w:lvlText w:val="o"/>
      <w:lvlJc w:val="left"/>
      <w:pPr>
        <w:ind w:left="1800" w:hanging="360"/>
      </w:pPr>
      <w:rPr>
        <w:rFonts w:ascii="Courier New" w:hAnsi="Courier New" w:hint="default"/>
      </w:rPr>
    </w:lvl>
    <w:lvl w:ilvl="2" w:tplc="1A684616">
      <w:start w:val="1"/>
      <w:numFmt w:val="bullet"/>
      <w:lvlText w:val=""/>
      <w:lvlJc w:val="left"/>
      <w:pPr>
        <w:ind w:left="2520" w:hanging="360"/>
      </w:pPr>
      <w:rPr>
        <w:rFonts w:ascii="Wingdings" w:hAnsi="Wingdings" w:hint="default"/>
      </w:rPr>
    </w:lvl>
    <w:lvl w:ilvl="3" w:tplc="0ADE2D48">
      <w:start w:val="1"/>
      <w:numFmt w:val="bullet"/>
      <w:lvlText w:val=""/>
      <w:lvlJc w:val="left"/>
      <w:pPr>
        <w:ind w:left="3240" w:hanging="360"/>
      </w:pPr>
      <w:rPr>
        <w:rFonts w:ascii="Symbol" w:hAnsi="Symbol" w:hint="default"/>
      </w:rPr>
    </w:lvl>
    <w:lvl w:ilvl="4" w:tplc="7668F6AC">
      <w:start w:val="1"/>
      <w:numFmt w:val="bullet"/>
      <w:lvlText w:val="o"/>
      <w:lvlJc w:val="left"/>
      <w:pPr>
        <w:ind w:left="3960" w:hanging="360"/>
      </w:pPr>
      <w:rPr>
        <w:rFonts w:ascii="Courier New" w:hAnsi="Courier New" w:hint="default"/>
      </w:rPr>
    </w:lvl>
    <w:lvl w:ilvl="5" w:tplc="ACD026F0">
      <w:start w:val="1"/>
      <w:numFmt w:val="bullet"/>
      <w:lvlText w:val=""/>
      <w:lvlJc w:val="left"/>
      <w:pPr>
        <w:ind w:left="4680" w:hanging="360"/>
      </w:pPr>
      <w:rPr>
        <w:rFonts w:ascii="Wingdings" w:hAnsi="Wingdings" w:hint="default"/>
      </w:rPr>
    </w:lvl>
    <w:lvl w:ilvl="6" w:tplc="20D6F3F8">
      <w:start w:val="1"/>
      <w:numFmt w:val="bullet"/>
      <w:lvlText w:val=""/>
      <w:lvlJc w:val="left"/>
      <w:pPr>
        <w:ind w:left="5400" w:hanging="360"/>
      </w:pPr>
      <w:rPr>
        <w:rFonts w:ascii="Symbol" w:hAnsi="Symbol" w:hint="default"/>
      </w:rPr>
    </w:lvl>
    <w:lvl w:ilvl="7" w:tplc="0D585DFE">
      <w:start w:val="1"/>
      <w:numFmt w:val="bullet"/>
      <w:lvlText w:val="o"/>
      <w:lvlJc w:val="left"/>
      <w:pPr>
        <w:ind w:left="6120" w:hanging="360"/>
      </w:pPr>
      <w:rPr>
        <w:rFonts w:ascii="Courier New" w:hAnsi="Courier New" w:hint="default"/>
      </w:rPr>
    </w:lvl>
    <w:lvl w:ilvl="8" w:tplc="43D219DC">
      <w:start w:val="1"/>
      <w:numFmt w:val="bullet"/>
      <w:lvlText w:val=""/>
      <w:lvlJc w:val="left"/>
      <w:pPr>
        <w:ind w:left="6840" w:hanging="360"/>
      </w:pPr>
      <w:rPr>
        <w:rFonts w:ascii="Wingdings" w:hAnsi="Wingdings" w:hint="default"/>
      </w:rPr>
    </w:lvl>
  </w:abstractNum>
  <w:abstractNum w:abstractNumId="151" w15:restartNumberingAfterBreak="0">
    <w:nsid w:val="2AC7563B"/>
    <w:multiLevelType w:val="hybridMultilevel"/>
    <w:tmpl w:val="A19EC0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2" w15:restartNumberingAfterBreak="0">
    <w:nsid w:val="2B4A6DB4"/>
    <w:multiLevelType w:val="hybridMultilevel"/>
    <w:tmpl w:val="C71E67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3" w15:restartNumberingAfterBreak="0">
    <w:nsid w:val="2C241AD4"/>
    <w:multiLevelType w:val="multilevel"/>
    <w:tmpl w:val="EEF6EF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2CD40C71"/>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D2062A9"/>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D84588C"/>
    <w:multiLevelType w:val="hybridMultilevel"/>
    <w:tmpl w:val="6AA83A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7" w15:restartNumberingAfterBreak="0">
    <w:nsid w:val="2D8F012D"/>
    <w:multiLevelType w:val="multilevel"/>
    <w:tmpl w:val="92FE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D9E44DF"/>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E180B0D"/>
    <w:multiLevelType w:val="hybridMultilevel"/>
    <w:tmpl w:val="51C444E6"/>
    <w:lvl w:ilvl="0" w:tplc="08090001">
      <w:start w:val="1"/>
      <w:numFmt w:val="bullet"/>
      <w:lvlText w:val=""/>
      <w:lvlJc w:val="left"/>
      <w:pPr>
        <w:ind w:left="768" w:hanging="360"/>
      </w:pPr>
      <w:rPr>
        <w:rFonts w:ascii="Symbol" w:hAnsi="Symbol" w:hint="default"/>
      </w:rPr>
    </w:lvl>
    <w:lvl w:ilvl="1" w:tplc="08090003" w:tentative="1">
      <w:start w:val="1"/>
      <w:numFmt w:val="bullet"/>
      <w:lvlText w:val="o"/>
      <w:lvlJc w:val="left"/>
      <w:pPr>
        <w:ind w:left="1488" w:hanging="360"/>
      </w:pPr>
      <w:rPr>
        <w:rFonts w:ascii="Courier New" w:hAnsi="Courier New" w:cs="Courier New" w:hint="default"/>
      </w:rPr>
    </w:lvl>
    <w:lvl w:ilvl="2" w:tplc="08090005" w:tentative="1">
      <w:start w:val="1"/>
      <w:numFmt w:val="bullet"/>
      <w:lvlText w:val=""/>
      <w:lvlJc w:val="left"/>
      <w:pPr>
        <w:ind w:left="2208" w:hanging="360"/>
      </w:pPr>
      <w:rPr>
        <w:rFonts w:ascii="Wingdings" w:hAnsi="Wingdings" w:hint="default"/>
      </w:rPr>
    </w:lvl>
    <w:lvl w:ilvl="3" w:tplc="08090001" w:tentative="1">
      <w:start w:val="1"/>
      <w:numFmt w:val="bullet"/>
      <w:lvlText w:val=""/>
      <w:lvlJc w:val="left"/>
      <w:pPr>
        <w:ind w:left="2928" w:hanging="360"/>
      </w:pPr>
      <w:rPr>
        <w:rFonts w:ascii="Symbol" w:hAnsi="Symbol" w:hint="default"/>
      </w:rPr>
    </w:lvl>
    <w:lvl w:ilvl="4" w:tplc="08090003" w:tentative="1">
      <w:start w:val="1"/>
      <w:numFmt w:val="bullet"/>
      <w:lvlText w:val="o"/>
      <w:lvlJc w:val="left"/>
      <w:pPr>
        <w:ind w:left="3648" w:hanging="360"/>
      </w:pPr>
      <w:rPr>
        <w:rFonts w:ascii="Courier New" w:hAnsi="Courier New" w:cs="Courier New" w:hint="default"/>
      </w:rPr>
    </w:lvl>
    <w:lvl w:ilvl="5" w:tplc="08090005" w:tentative="1">
      <w:start w:val="1"/>
      <w:numFmt w:val="bullet"/>
      <w:lvlText w:val=""/>
      <w:lvlJc w:val="left"/>
      <w:pPr>
        <w:ind w:left="4368" w:hanging="360"/>
      </w:pPr>
      <w:rPr>
        <w:rFonts w:ascii="Wingdings" w:hAnsi="Wingdings" w:hint="default"/>
      </w:rPr>
    </w:lvl>
    <w:lvl w:ilvl="6" w:tplc="08090001" w:tentative="1">
      <w:start w:val="1"/>
      <w:numFmt w:val="bullet"/>
      <w:lvlText w:val=""/>
      <w:lvlJc w:val="left"/>
      <w:pPr>
        <w:ind w:left="5088" w:hanging="360"/>
      </w:pPr>
      <w:rPr>
        <w:rFonts w:ascii="Symbol" w:hAnsi="Symbol" w:hint="default"/>
      </w:rPr>
    </w:lvl>
    <w:lvl w:ilvl="7" w:tplc="08090003" w:tentative="1">
      <w:start w:val="1"/>
      <w:numFmt w:val="bullet"/>
      <w:lvlText w:val="o"/>
      <w:lvlJc w:val="left"/>
      <w:pPr>
        <w:ind w:left="5808" w:hanging="360"/>
      </w:pPr>
      <w:rPr>
        <w:rFonts w:ascii="Courier New" w:hAnsi="Courier New" w:cs="Courier New" w:hint="default"/>
      </w:rPr>
    </w:lvl>
    <w:lvl w:ilvl="8" w:tplc="08090005" w:tentative="1">
      <w:start w:val="1"/>
      <w:numFmt w:val="bullet"/>
      <w:lvlText w:val=""/>
      <w:lvlJc w:val="left"/>
      <w:pPr>
        <w:ind w:left="6528" w:hanging="360"/>
      </w:pPr>
      <w:rPr>
        <w:rFonts w:ascii="Wingdings" w:hAnsi="Wingdings" w:hint="default"/>
      </w:rPr>
    </w:lvl>
  </w:abstractNum>
  <w:abstractNum w:abstractNumId="160" w15:restartNumberingAfterBreak="0">
    <w:nsid w:val="2E81509F"/>
    <w:multiLevelType w:val="hybridMultilevel"/>
    <w:tmpl w:val="2E888D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1" w15:restartNumberingAfterBreak="0">
    <w:nsid w:val="2ED260E8"/>
    <w:multiLevelType w:val="multilevel"/>
    <w:tmpl w:val="C08AF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F341C65"/>
    <w:multiLevelType w:val="hybridMultilevel"/>
    <w:tmpl w:val="1CBCA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3" w15:restartNumberingAfterBreak="0">
    <w:nsid w:val="2F9E7808"/>
    <w:multiLevelType w:val="hybridMultilevel"/>
    <w:tmpl w:val="29983A5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64" w15:restartNumberingAfterBreak="0">
    <w:nsid w:val="30850B0C"/>
    <w:multiLevelType w:val="multilevel"/>
    <w:tmpl w:val="9930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09154CF"/>
    <w:multiLevelType w:val="hybridMultilevel"/>
    <w:tmpl w:val="931C24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6" w15:restartNumberingAfterBreak="0">
    <w:nsid w:val="30E73A2C"/>
    <w:multiLevelType w:val="multilevel"/>
    <w:tmpl w:val="D4E84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11B22CD"/>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16651C5"/>
    <w:multiLevelType w:val="multilevel"/>
    <w:tmpl w:val="7B5AC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1820985"/>
    <w:multiLevelType w:val="multilevel"/>
    <w:tmpl w:val="D4C2C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18A2A72"/>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1CA49DD"/>
    <w:multiLevelType w:val="hybridMultilevel"/>
    <w:tmpl w:val="0F220BBA"/>
    <w:lvl w:ilvl="0" w:tplc="22D493A8">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2" w15:restartNumberingAfterBreak="0">
    <w:nsid w:val="31E548E5"/>
    <w:multiLevelType w:val="multilevel"/>
    <w:tmpl w:val="87789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2116BDC"/>
    <w:multiLevelType w:val="hybridMultilevel"/>
    <w:tmpl w:val="5F940CE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74" w15:restartNumberingAfterBreak="0">
    <w:nsid w:val="324E2622"/>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26625E1"/>
    <w:multiLevelType w:val="hybridMultilevel"/>
    <w:tmpl w:val="5C84AB42"/>
    <w:lvl w:ilvl="0" w:tplc="08090001">
      <w:start w:val="1"/>
      <w:numFmt w:val="bullet"/>
      <w:lvlText w:val=""/>
      <w:lvlJc w:val="left"/>
      <w:pPr>
        <w:ind w:left="1128" w:hanging="360"/>
      </w:pPr>
      <w:rPr>
        <w:rFonts w:ascii="Symbol" w:hAnsi="Symbol" w:hint="default"/>
      </w:rPr>
    </w:lvl>
    <w:lvl w:ilvl="1" w:tplc="08090003" w:tentative="1">
      <w:start w:val="1"/>
      <w:numFmt w:val="bullet"/>
      <w:lvlText w:val="o"/>
      <w:lvlJc w:val="left"/>
      <w:pPr>
        <w:ind w:left="1848" w:hanging="360"/>
      </w:pPr>
      <w:rPr>
        <w:rFonts w:ascii="Courier New" w:hAnsi="Courier New" w:cs="Courier New" w:hint="default"/>
      </w:rPr>
    </w:lvl>
    <w:lvl w:ilvl="2" w:tplc="08090005" w:tentative="1">
      <w:start w:val="1"/>
      <w:numFmt w:val="bullet"/>
      <w:lvlText w:val=""/>
      <w:lvlJc w:val="left"/>
      <w:pPr>
        <w:ind w:left="2568" w:hanging="360"/>
      </w:pPr>
      <w:rPr>
        <w:rFonts w:ascii="Wingdings" w:hAnsi="Wingdings" w:hint="default"/>
      </w:rPr>
    </w:lvl>
    <w:lvl w:ilvl="3" w:tplc="08090001" w:tentative="1">
      <w:start w:val="1"/>
      <w:numFmt w:val="bullet"/>
      <w:lvlText w:val=""/>
      <w:lvlJc w:val="left"/>
      <w:pPr>
        <w:ind w:left="3288" w:hanging="360"/>
      </w:pPr>
      <w:rPr>
        <w:rFonts w:ascii="Symbol" w:hAnsi="Symbol" w:hint="default"/>
      </w:rPr>
    </w:lvl>
    <w:lvl w:ilvl="4" w:tplc="08090003" w:tentative="1">
      <w:start w:val="1"/>
      <w:numFmt w:val="bullet"/>
      <w:lvlText w:val="o"/>
      <w:lvlJc w:val="left"/>
      <w:pPr>
        <w:ind w:left="4008" w:hanging="360"/>
      </w:pPr>
      <w:rPr>
        <w:rFonts w:ascii="Courier New" w:hAnsi="Courier New" w:cs="Courier New" w:hint="default"/>
      </w:rPr>
    </w:lvl>
    <w:lvl w:ilvl="5" w:tplc="08090005" w:tentative="1">
      <w:start w:val="1"/>
      <w:numFmt w:val="bullet"/>
      <w:lvlText w:val=""/>
      <w:lvlJc w:val="left"/>
      <w:pPr>
        <w:ind w:left="4728" w:hanging="360"/>
      </w:pPr>
      <w:rPr>
        <w:rFonts w:ascii="Wingdings" w:hAnsi="Wingdings" w:hint="default"/>
      </w:rPr>
    </w:lvl>
    <w:lvl w:ilvl="6" w:tplc="08090001" w:tentative="1">
      <w:start w:val="1"/>
      <w:numFmt w:val="bullet"/>
      <w:lvlText w:val=""/>
      <w:lvlJc w:val="left"/>
      <w:pPr>
        <w:ind w:left="5448" w:hanging="360"/>
      </w:pPr>
      <w:rPr>
        <w:rFonts w:ascii="Symbol" w:hAnsi="Symbol" w:hint="default"/>
      </w:rPr>
    </w:lvl>
    <w:lvl w:ilvl="7" w:tplc="08090003" w:tentative="1">
      <w:start w:val="1"/>
      <w:numFmt w:val="bullet"/>
      <w:lvlText w:val="o"/>
      <w:lvlJc w:val="left"/>
      <w:pPr>
        <w:ind w:left="6168" w:hanging="360"/>
      </w:pPr>
      <w:rPr>
        <w:rFonts w:ascii="Courier New" w:hAnsi="Courier New" w:cs="Courier New" w:hint="default"/>
      </w:rPr>
    </w:lvl>
    <w:lvl w:ilvl="8" w:tplc="08090005" w:tentative="1">
      <w:start w:val="1"/>
      <w:numFmt w:val="bullet"/>
      <w:lvlText w:val=""/>
      <w:lvlJc w:val="left"/>
      <w:pPr>
        <w:ind w:left="6888" w:hanging="360"/>
      </w:pPr>
      <w:rPr>
        <w:rFonts w:ascii="Wingdings" w:hAnsi="Wingdings" w:hint="default"/>
      </w:rPr>
    </w:lvl>
  </w:abstractNum>
  <w:abstractNum w:abstractNumId="176" w15:restartNumberingAfterBreak="0">
    <w:nsid w:val="331B6275"/>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397616C"/>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3CD077D"/>
    <w:multiLevelType w:val="hybridMultilevel"/>
    <w:tmpl w:val="079E82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9" w15:restartNumberingAfterBreak="0">
    <w:nsid w:val="33DF1FF7"/>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4820F17"/>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4EF03CB"/>
    <w:multiLevelType w:val="hybridMultilevel"/>
    <w:tmpl w:val="7B1659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2" w15:restartNumberingAfterBreak="0">
    <w:nsid w:val="35606481"/>
    <w:multiLevelType w:val="hybridMultilevel"/>
    <w:tmpl w:val="FB521D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3" w15:restartNumberingAfterBreak="0">
    <w:nsid w:val="35A945A2"/>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5D85F1C"/>
    <w:multiLevelType w:val="hybridMultilevel"/>
    <w:tmpl w:val="F57C3002"/>
    <w:lvl w:ilvl="0" w:tplc="1000000F">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start w:val="1"/>
      <w:numFmt w:val="decimal"/>
      <w:lvlText w:val="%4."/>
      <w:lvlJc w:val="left"/>
      <w:pPr>
        <w:ind w:left="2880" w:hanging="360"/>
      </w:pPr>
    </w:lvl>
    <w:lvl w:ilvl="4" w:tplc="10000019">
      <w:start w:val="1"/>
      <w:numFmt w:val="lowerLetter"/>
      <w:lvlText w:val="%5."/>
      <w:lvlJc w:val="left"/>
      <w:pPr>
        <w:ind w:left="3600" w:hanging="360"/>
      </w:pPr>
    </w:lvl>
    <w:lvl w:ilvl="5" w:tplc="1000001B">
      <w:start w:val="1"/>
      <w:numFmt w:val="lowerRoman"/>
      <w:lvlText w:val="%6."/>
      <w:lvlJc w:val="right"/>
      <w:pPr>
        <w:ind w:left="4320" w:hanging="180"/>
      </w:pPr>
    </w:lvl>
    <w:lvl w:ilvl="6" w:tplc="1000000F">
      <w:start w:val="1"/>
      <w:numFmt w:val="decimal"/>
      <w:lvlText w:val="%7."/>
      <w:lvlJc w:val="left"/>
      <w:pPr>
        <w:ind w:left="5040" w:hanging="360"/>
      </w:pPr>
    </w:lvl>
    <w:lvl w:ilvl="7" w:tplc="10000019">
      <w:start w:val="1"/>
      <w:numFmt w:val="lowerLetter"/>
      <w:lvlText w:val="%8."/>
      <w:lvlJc w:val="left"/>
      <w:pPr>
        <w:ind w:left="5760" w:hanging="360"/>
      </w:pPr>
    </w:lvl>
    <w:lvl w:ilvl="8" w:tplc="1000001B">
      <w:start w:val="1"/>
      <w:numFmt w:val="lowerRoman"/>
      <w:lvlText w:val="%9."/>
      <w:lvlJc w:val="right"/>
      <w:pPr>
        <w:ind w:left="6480" w:hanging="180"/>
      </w:pPr>
    </w:lvl>
  </w:abstractNum>
  <w:abstractNum w:abstractNumId="185" w15:restartNumberingAfterBreak="0">
    <w:nsid w:val="3600518A"/>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6732171"/>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6DA0489"/>
    <w:multiLevelType w:val="hybridMultilevel"/>
    <w:tmpl w:val="158CD90A"/>
    <w:lvl w:ilvl="0" w:tplc="D022422C">
      <w:start w:val="1"/>
      <w:numFmt w:val="lowerLetter"/>
      <w:lvlText w:val="%1)"/>
      <w:lvlJc w:val="left"/>
      <w:pPr>
        <w:ind w:left="360" w:hanging="360"/>
      </w:pPr>
      <w:rPr>
        <w:b w:val="0"/>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188" w15:restartNumberingAfterBreak="0">
    <w:nsid w:val="36FF12E4"/>
    <w:multiLevelType w:val="hybridMultilevel"/>
    <w:tmpl w:val="E2FEBAF0"/>
    <w:lvl w:ilvl="0" w:tplc="08090003">
      <w:start w:val="1"/>
      <w:numFmt w:val="bullet"/>
      <w:lvlText w:val="o"/>
      <w:lvlJc w:val="left"/>
      <w:pPr>
        <w:ind w:left="2160" w:hanging="360"/>
      </w:pPr>
      <w:rPr>
        <w:rFonts w:ascii="Courier New" w:hAnsi="Courier New" w:cs="Courier New" w:hint="default"/>
      </w:rPr>
    </w:lvl>
    <w:lvl w:ilvl="1" w:tplc="08090003">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89" w15:restartNumberingAfterBreak="0">
    <w:nsid w:val="37173D34"/>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7BD12BC"/>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8206C0C"/>
    <w:multiLevelType w:val="hybridMultilevel"/>
    <w:tmpl w:val="ABE85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2" w15:restartNumberingAfterBreak="0">
    <w:nsid w:val="38A1297C"/>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8A42B7F"/>
    <w:multiLevelType w:val="hybridMultilevel"/>
    <w:tmpl w:val="CA942C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4" w15:restartNumberingAfterBreak="0">
    <w:nsid w:val="38E02DA8"/>
    <w:multiLevelType w:val="hybridMultilevel"/>
    <w:tmpl w:val="9DC2A1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5" w15:restartNumberingAfterBreak="0">
    <w:nsid w:val="393154D3"/>
    <w:multiLevelType w:val="hybridMultilevel"/>
    <w:tmpl w:val="E656F0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6" w15:restartNumberingAfterBreak="0">
    <w:nsid w:val="39664750"/>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99E193D"/>
    <w:multiLevelType w:val="hybridMultilevel"/>
    <w:tmpl w:val="F432E2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8" w15:restartNumberingAfterBreak="0">
    <w:nsid w:val="39BF1399"/>
    <w:multiLevelType w:val="multilevel"/>
    <w:tmpl w:val="EC1A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A593521"/>
    <w:multiLevelType w:val="multilevel"/>
    <w:tmpl w:val="E6785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3A8B2FC2"/>
    <w:multiLevelType w:val="hybridMultilevel"/>
    <w:tmpl w:val="E0EC7E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1" w15:restartNumberingAfterBreak="0">
    <w:nsid w:val="3B31746E"/>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B7654A3"/>
    <w:multiLevelType w:val="hybridMultilevel"/>
    <w:tmpl w:val="5F302C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3" w15:restartNumberingAfterBreak="0">
    <w:nsid w:val="3BD34C2C"/>
    <w:multiLevelType w:val="hybridMultilevel"/>
    <w:tmpl w:val="F09AD78A"/>
    <w:lvl w:ilvl="0" w:tplc="E394486C">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4" w15:restartNumberingAfterBreak="0">
    <w:nsid w:val="3BDC296B"/>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BE506DC"/>
    <w:multiLevelType w:val="hybridMultilevel"/>
    <w:tmpl w:val="89260B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6" w15:restartNumberingAfterBreak="0">
    <w:nsid w:val="3C375662"/>
    <w:multiLevelType w:val="multilevel"/>
    <w:tmpl w:val="8CDA1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CB51BB6"/>
    <w:multiLevelType w:val="hybridMultilevel"/>
    <w:tmpl w:val="B68803E6"/>
    <w:lvl w:ilvl="0" w:tplc="5B80DA8C">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8" w15:restartNumberingAfterBreak="0">
    <w:nsid w:val="3CBD704E"/>
    <w:multiLevelType w:val="multilevel"/>
    <w:tmpl w:val="43E4E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CE14120"/>
    <w:multiLevelType w:val="multilevel"/>
    <w:tmpl w:val="5424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D7A41AD"/>
    <w:multiLevelType w:val="hybridMultilevel"/>
    <w:tmpl w:val="9DA682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1" w15:restartNumberingAfterBreak="0">
    <w:nsid w:val="3ED07352"/>
    <w:multiLevelType w:val="hybridMultilevel"/>
    <w:tmpl w:val="B9E40A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2" w15:restartNumberingAfterBreak="0">
    <w:nsid w:val="3EDE1EE5"/>
    <w:multiLevelType w:val="hybridMultilevel"/>
    <w:tmpl w:val="158CD90A"/>
    <w:lvl w:ilvl="0" w:tplc="D022422C">
      <w:start w:val="1"/>
      <w:numFmt w:val="lowerLetter"/>
      <w:lvlText w:val="%1)"/>
      <w:lvlJc w:val="left"/>
      <w:pPr>
        <w:ind w:left="360" w:hanging="360"/>
      </w:pPr>
      <w:rPr>
        <w:b w:val="0"/>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213" w15:restartNumberingAfterBreak="0">
    <w:nsid w:val="3F1C6503"/>
    <w:multiLevelType w:val="hybridMultilevel"/>
    <w:tmpl w:val="F76EDF76"/>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4" w15:restartNumberingAfterBreak="0">
    <w:nsid w:val="3F6534E2"/>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0C04395"/>
    <w:multiLevelType w:val="hybridMultilevel"/>
    <w:tmpl w:val="EA660F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6" w15:restartNumberingAfterBreak="0">
    <w:nsid w:val="40E41EF0"/>
    <w:multiLevelType w:val="multilevel"/>
    <w:tmpl w:val="0F5C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1D82B72"/>
    <w:multiLevelType w:val="multilevel"/>
    <w:tmpl w:val="F9862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2707B4D"/>
    <w:multiLevelType w:val="multilevel"/>
    <w:tmpl w:val="3542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2771132"/>
    <w:multiLevelType w:val="multilevel"/>
    <w:tmpl w:val="CE66B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2A873E4"/>
    <w:multiLevelType w:val="multilevel"/>
    <w:tmpl w:val="64A81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31F47FA"/>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3862FD7"/>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45B263B"/>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4BD401F"/>
    <w:multiLevelType w:val="hybridMultilevel"/>
    <w:tmpl w:val="738890B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5" w15:restartNumberingAfterBreak="0">
    <w:nsid w:val="44C043B3"/>
    <w:multiLevelType w:val="multilevel"/>
    <w:tmpl w:val="DF86C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5256CCE"/>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5447D00"/>
    <w:multiLevelType w:val="hybridMultilevel"/>
    <w:tmpl w:val="5426D0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8" w15:restartNumberingAfterBreak="0">
    <w:nsid w:val="45730F11"/>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5F507F2"/>
    <w:multiLevelType w:val="hybridMultilevel"/>
    <w:tmpl w:val="B60A44A2"/>
    <w:lvl w:ilvl="0" w:tplc="08090001">
      <w:start w:val="1"/>
      <w:numFmt w:val="bullet"/>
      <w:lvlText w:val=""/>
      <w:lvlJc w:val="left"/>
      <w:pPr>
        <w:ind w:left="720" w:hanging="360"/>
      </w:pPr>
      <w:rPr>
        <w:rFonts w:ascii="Symbol" w:hAnsi="Symbol" w:hint="default"/>
      </w:rPr>
    </w:lvl>
    <w:lvl w:ilvl="1" w:tplc="750A649A">
      <w:numFmt w:val="bullet"/>
      <w:lvlText w:val="•"/>
      <w:lvlJc w:val="left"/>
      <w:pPr>
        <w:ind w:left="1440" w:hanging="360"/>
      </w:pPr>
      <w:rPr>
        <w:rFonts w:ascii="Aptos" w:eastAsiaTheme="minorHAnsi" w:hAnsi="Aptos" w:cstheme="minorBid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0" w15:restartNumberingAfterBreak="0">
    <w:nsid w:val="46574805"/>
    <w:multiLevelType w:val="multilevel"/>
    <w:tmpl w:val="4424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67D6DD3"/>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6817DCC"/>
    <w:multiLevelType w:val="hybridMultilevel"/>
    <w:tmpl w:val="A71ED5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3" w15:restartNumberingAfterBreak="0">
    <w:nsid w:val="47391A2A"/>
    <w:multiLevelType w:val="multilevel"/>
    <w:tmpl w:val="F2E60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77E6A38"/>
    <w:multiLevelType w:val="hybridMultilevel"/>
    <w:tmpl w:val="699AC8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5" w15:restartNumberingAfterBreak="0">
    <w:nsid w:val="47BB20A4"/>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8191BC9"/>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8A06C25"/>
    <w:multiLevelType w:val="hybridMultilevel"/>
    <w:tmpl w:val="16B456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8" w15:restartNumberingAfterBreak="0">
    <w:nsid w:val="48C62ACD"/>
    <w:multiLevelType w:val="multilevel"/>
    <w:tmpl w:val="78DA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8CC7F69"/>
    <w:multiLevelType w:val="hybridMultilevel"/>
    <w:tmpl w:val="881614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0" w15:restartNumberingAfterBreak="0">
    <w:nsid w:val="49272D06"/>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9370AC5"/>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9883486"/>
    <w:multiLevelType w:val="multilevel"/>
    <w:tmpl w:val="634A7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99B05EF"/>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9C603E3"/>
    <w:multiLevelType w:val="hybridMultilevel"/>
    <w:tmpl w:val="A686EF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5" w15:restartNumberingAfterBreak="0">
    <w:nsid w:val="49C840CB"/>
    <w:multiLevelType w:val="multilevel"/>
    <w:tmpl w:val="E9006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9CF54B6"/>
    <w:multiLevelType w:val="hybridMultilevel"/>
    <w:tmpl w:val="497216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7" w15:restartNumberingAfterBreak="0">
    <w:nsid w:val="49DC51A5"/>
    <w:multiLevelType w:val="multilevel"/>
    <w:tmpl w:val="C6D4707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4A5D2881"/>
    <w:multiLevelType w:val="hybridMultilevel"/>
    <w:tmpl w:val="51A20D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9" w15:restartNumberingAfterBreak="0">
    <w:nsid w:val="4A9A3375"/>
    <w:multiLevelType w:val="hybridMultilevel"/>
    <w:tmpl w:val="A7866B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0" w15:restartNumberingAfterBreak="0">
    <w:nsid w:val="4AB670D1"/>
    <w:multiLevelType w:val="multilevel"/>
    <w:tmpl w:val="96FCC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B01377B"/>
    <w:multiLevelType w:val="hybridMultilevel"/>
    <w:tmpl w:val="3E1E5D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2" w15:restartNumberingAfterBreak="0">
    <w:nsid w:val="4B2625F5"/>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B304634"/>
    <w:multiLevelType w:val="hybridMultilevel"/>
    <w:tmpl w:val="E138A98E"/>
    <w:lvl w:ilvl="0" w:tplc="576AF10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4" w15:restartNumberingAfterBreak="0">
    <w:nsid w:val="4B6A53E6"/>
    <w:multiLevelType w:val="multilevel"/>
    <w:tmpl w:val="DB4E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BB94E39"/>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BBA6F3D"/>
    <w:multiLevelType w:val="multilevel"/>
    <w:tmpl w:val="B07C0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BC34A2F"/>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C7A1656"/>
    <w:multiLevelType w:val="hybridMultilevel"/>
    <w:tmpl w:val="1702E6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9" w15:restartNumberingAfterBreak="0">
    <w:nsid w:val="4CA63D70"/>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CB33683"/>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D126BD9"/>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D8D4F89"/>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DB5553C"/>
    <w:multiLevelType w:val="hybridMultilevel"/>
    <w:tmpl w:val="5D6441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4" w15:restartNumberingAfterBreak="0">
    <w:nsid w:val="4DC13168"/>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E084479"/>
    <w:multiLevelType w:val="hybridMultilevel"/>
    <w:tmpl w:val="3D60E8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6" w15:restartNumberingAfterBreak="0">
    <w:nsid w:val="4E2D6745"/>
    <w:multiLevelType w:val="multilevel"/>
    <w:tmpl w:val="37C2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E637B9D"/>
    <w:multiLevelType w:val="hybridMultilevel"/>
    <w:tmpl w:val="030089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8" w15:restartNumberingAfterBreak="0">
    <w:nsid w:val="4E8871D0"/>
    <w:multiLevelType w:val="multilevel"/>
    <w:tmpl w:val="31307D0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4E902669"/>
    <w:multiLevelType w:val="hybridMultilevel"/>
    <w:tmpl w:val="87C061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0" w15:restartNumberingAfterBreak="0">
    <w:nsid w:val="4EEF5E8F"/>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F4B2526"/>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F5B173D"/>
    <w:multiLevelType w:val="hybridMultilevel"/>
    <w:tmpl w:val="78245B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3" w15:restartNumberingAfterBreak="0">
    <w:nsid w:val="4F8C7BB4"/>
    <w:multiLevelType w:val="multilevel"/>
    <w:tmpl w:val="1122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FCF6F03"/>
    <w:multiLevelType w:val="hybridMultilevel"/>
    <w:tmpl w:val="2F5AE3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5" w15:restartNumberingAfterBreak="0">
    <w:nsid w:val="4FDC7F09"/>
    <w:multiLevelType w:val="multilevel"/>
    <w:tmpl w:val="BE0A0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0656BAA"/>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1336624"/>
    <w:multiLevelType w:val="multilevel"/>
    <w:tmpl w:val="892A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1637FF6"/>
    <w:multiLevelType w:val="hybridMultilevel"/>
    <w:tmpl w:val="896A45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9" w15:restartNumberingAfterBreak="0">
    <w:nsid w:val="517416E6"/>
    <w:multiLevelType w:val="hybridMultilevel"/>
    <w:tmpl w:val="489622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0" w15:restartNumberingAfterBreak="0">
    <w:nsid w:val="51C10CEE"/>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1C35D29"/>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2460D8A"/>
    <w:multiLevelType w:val="hybridMultilevel"/>
    <w:tmpl w:val="222A05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3" w15:restartNumberingAfterBreak="0">
    <w:nsid w:val="525E1894"/>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35D5E90"/>
    <w:multiLevelType w:val="multilevel"/>
    <w:tmpl w:val="12DA7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38A2D9E"/>
    <w:multiLevelType w:val="multilevel"/>
    <w:tmpl w:val="787A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3953F51"/>
    <w:multiLevelType w:val="hybridMultilevel"/>
    <w:tmpl w:val="A33A73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7" w15:restartNumberingAfterBreak="0">
    <w:nsid w:val="539F3C80"/>
    <w:multiLevelType w:val="multilevel"/>
    <w:tmpl w:val="9190B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3BB7DE1"/>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470120E"/>
    <w:multiLevelType w:val="multilevel"/>
    <w:tmpl w:val="AEA4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4DE0165"/>
    <w:multiLevelType w:val="hybridMultilevel"/>
    <w:tmpl w:val="3B78EA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1" w15:restartNumberingAfterBreak="0">
    <w:nsid w:val="54EB0164"/>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4FA4BE0"/>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4FB654C"/>
    <w:multiLevelType w:val="multilevel"/>
    <w:tmpl w:val="CA6C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50448B5"/>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51138F2"/>
    <w:multiLevelType w:val="multilevel"/>
    <w:tmpl w:val="963C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5253E06"/>
    <w:multiLevelType w:val="hybridMultilevel"/>
    <w:tmpl w:val="35D8EF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7" w15:restartNumberingAfterBreak="0">
    <w:nsid w:val="55E61905"/>
    <w:multiLevelType w:val="multilevel"/>
    <w:tmpl w:val="30F21FE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561A6F55"/>
    <w:multiLevelType w:val="hybridMultilevel"/>
    <w:tmpl w:val="CE7E44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9" w15:restartNumberingAfterBreak="0">
    <w:nsid w:val="564A1610"/>
    <w:multiLevelType w:val="hybridMultilevel"/>
    <w:tmpl w:val="0EBCBE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0" w15:restartNumberingAfterBreak="0">
    <w:nsid w:val="567D5191"/>
    <w:multiLevelType w:val="multilevel"/>
    <w:tmpl w:val="DA3A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69D1BE9"/>
    <w:multiLevelType w:val="hybridMultilevel"/>
    <w:tmpl w:val="CE867470"/>
    <w:lvl w:ilvl="0" w:tplc="08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02" w15:restartNumberingAfterBreak="0">
    <w:nsid w:val="56B11981"/>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6B512E3"/>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6D860F8"/>
    <w:multiLevelType w:val="multilevel"/>
    <w:tmpl w:val="B88E96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56E37872"/>
    <w:multiLevelType w:val="multilevel"/>
    <w:tmpl w:val="241A7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7174EB8"/>
    <w:multiLevelType w:val="hybridMultilevel"/>
    <w:tmpl w:val="5412C3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7" w15:restartNumberingAfterBreak="0">
    <w:nsid w:val="57B20903"/>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93D3698"/>
    <w:multiLevelType w:val="multilevel"/>
    <w:tmpl w:val="3A08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95F6948"/>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A012CBF"/>
    <w:multiLevelType w:val="hybridMultilevel"/>
    <w:tmpl w:val="A84CEBF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1" w15:restartNumberingAfterBreak="0">
    <w:nsid w:val="5A16553D"/>
    <w:multiLevelType w:val="hybridMultilevel"/>
    <w:tmpl w:val="8C4824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2" w15:restartNumberingAfterBreak="0">
    <w:nsid w:val="5A1F2525"/>
    <w:multiLevelType w:val="hybridMultilevel"/>
    <w:tmpl w:val="45C86D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3" w15:restartNumberingAfterBreak="0">
    <w:nsid w:val="5A332D25"/>
    <w:multiLevelType w:val="hybridMultilevel"/>
    <w:tmpl w:val="1C8EE0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4" w15:restartNumberingAfterBreak="0">
    <w:nsid w:val="5A5C31EA"/>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A6F1F3C"/>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AD55686"/>
    <w:multiLevelType w:val="hybridMultilevel"/>
    <w:tmpl w:val="DF64BA70"/>
    <w:lvl w:ilvl="0" w:tplc="FFFFFFFF">
      <w:start w:val="1"/>
      <w:numFmt w:val="bullet"/>
      <w:lvlText w:val=""/>
      <w:lvlJc w:val="left"/>
      <w:pPr>
        <w:ind w:left="720" w:hanging="360"/>
      </w:pPr>
      <w:rPr>
        <w:rFonts w:ascii="Symbol" w:hAnsi="Symbol" w:hint="default"/>
      </w:rPr>
    </w:lvl>
    <w:lvl w:ilvl="1" w:tplc="E394486C">
      <w:numFmt w:val="bullet"/>
      <w:lvlText w:val="-"/>
      <w:lvlJc w:val="left"/>
      <w:pPr>
        <w:ind w:left="1440" w:hanging="360"/>
      </w:pPr>
      <w:rPr>
        <w:rFonts w:ascii="Aptos" w:eastAsiaTheme="minorHAnsi" w:hAnsi="Aptos"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7" w15:restartNumberingAfterBreak="0">
    <w:nsid w:val="5B4B18AC"/>
    <w:multiLevelType w:val="hybridMultilevel"/>
    <w:tmpl w:val="4EA69F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8" w15:restartNumberingAfterBreak="0">
    <w:nsid w:val="5B9658DB"/>
    <w:multiLevelType w:val="hybridMultilevel"/>
    <w:tmpl w:val="CE72712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9" w15:restartNumberingAfterBreak="0">
    <w:nsid w:val="5BB3386A"/>
    <w:multiLevelType w:val="hybridMultilevel"/>
    <w:tmpl w:val="0C1839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0" w15:restartNumberingAfterBreak="0">
    <w:nsid w:val="5BBF77E8"/>
    <w:multiLevelType w:val="multilevel"/>
    <w:tmpl w:val="9C841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BDA78B9"/>
    <w:multiLevelType w:val="multilevel"/>
    <w:tmpl w:val="6804D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C9A5251"/>
    <w:multiLevelType w:val="hybridMultilevel"/>
    <w:tmpl w:val="D2DA95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3" w15:restartNumberingAfterBreak="0">
    <w:nsid w:val="5CBD115C"/>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CDA6674"/>
    <w:multiLevelType w:val="multilevel"/>
    <w:tmpl w:val="9930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D596D38"/>
    <w:multiLevelType w:val="hybridMultilevel"/>
    <w:tmpl w:val="855E0E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6" w15:restartNumberingAfterBreak="0">
    <w:nsid w:val="5D704CA2"/>
    <w:multiLevelType w:val="multilevel"/>
    <w:tmpl w:val="6762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D793EFE"/>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D803701"/>
    <w:multiLevelType w:val="multilevel"/>
    <w:tmpl w:val="C898E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D8D2C76"/>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E053C95"/>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E0F2102"/>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E827D39"/>
    <w:multiLevelType w:val="hybridMultilevel"/>
    <w:tmpl w:val="281638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3" w15:restartNumberingAfterBreak="0">
    <w:nsid w:val="5EAB228E"/>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F1B493A"/>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F2E3B17"/>
    <w:multiLevelType w:val="hybridMultilevel"/>
    <w:tmpl w:val="51F46D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6" w15:restartNumberingAfterBreak="0">
    <w:nsid w:val="5F342226"/>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F811BE3"/>
    <w:multiLevelType w:val="hybridMultilevel"/>
    <w:tmpl w:val="86F61B9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38" w15:restartNumberingAfterBreak="0">
    <w:nsid w:val="5FA03E64"/>
    <w:multiLevelType w:val="hybridMultilevel"/>
    <w:tmpl w:val="70AE45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9" w15:restartNumberingAfterBreak="0">
    <w:nsid w:val="5FD125B2"/>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FDC3937"/>
    <w:multiLevelType w:val="multilevel"/>
    <w:tmpl w:val="42A6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01A00FD"/>
    <w:multiLevelType w:val="hybridMultilevel"/>
    <w:tmpl w:val="A2B22B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2" w15:restartNumberingAfterBreak="0">
    <w:nsid w:val="60C077A2"/>
    <w:multiLevelType w:val="multilevel"/>
    <w:tmpl w:val="C642441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60D75888"/>
    <w:multiLevelType w:val="hybridMultilevel"/>
    <w:tmpl w:val="359C1F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4" w15:restartNumberingAfterBreak="0">
    <w:nsid w:val="6126421E"/>
    <w:multiLevelType w:val="hybridMultilevel"/>
    <w:tmpl w:val="4FC0EE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5" w15:restartNumberingAfterBreak="0">
    <w:nsid w:val="613B67D6"/>
    <w:multiLevelType w:val="multilevel"/>
    <w:tmpl w:val="EC2C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15D6B76"/>
    <w:multiLevelType w:val="multilevel"/>
    <w:tmpl w:val="AC18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185702B"/>
    <w:multiLevelType w:val="multilevel"/>
    <w:tmpl w:val="F23A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1A83103"/>
    <w:multiLevelType w:val="multilevel"/>
    <w:tmpl w:val="E81CF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28314E3"/>
    <w:multiLevelType w:val="hybridMultilevel"/>
    <w:tmpl w:val="F684F06E"/>
    <w:lvl w:ilvl="0" w:tplc="E394486C">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50" w15:restartNumberingAfterBreak="0">
    <w:nsid w:val="631E4404"/>
    <w:multiLevelType w:val="multilevel"/>
    <w:tmpl w:val="234A5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329730F"/>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39A5594"/>
    <w:multiLevelType w:val="hybridMultilevel"/>
    <w:tmpl w:val="9F922B20"/>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53" w15:restartNumberingAfterBreak="0">
    <w:nsid w:val="63C12763"/>
    <w:multiLevelType w:val="hybridMultilevel"/>
    <w:tmpl w:val="A7D8BC12"/>
    <w:lvl w:ilvl="0" w:tplc="5B80DA8C">
      <w:numFmt w:val="bullet"/>
      <w:lvlText w:val="-"/>
      <w:lvlJc w:val="left"/>
      <w:pPr>
        <w:ind w:left="765" w:hanging="360"/>
      </w:pPr>
      <w:rPr>
        <w:rFonts w:ascii="Aptos" w:eastAsiaTheme="minorHAnsi" w:hAnsi="Aptos" w:cstheme="minorBidi" w:hint="default"/>
      </w:rPr>
    </w:lvl>
    <w:lvl w:ilvl="1" w:tplc="08090003">
      <w:start w:val="1"/>
      <w:numFmt w:val="bullet"/>
      <w:lvlText w:val="o"/>
      <w:lvlJc w:val="left"/>
      <w:pPr>
        <w:ind w:left="1485" w:hanging="360"/>
      </w:pPr>
      <w:rPr>
        <w:rFonts w:ascii="Courier New" w:hAnsi="Courier New" w:cs="Courier New" w:hint="default"/>
      </w:rPr>
    </w:lvl>
    <w:lvl w:ilvl="2" w:tplc="08090005">
      <w:start w:val="1"/>
      <w:numFmt w:val="bullet"/>
      <w:lvlText w:val=""/>
      <w:lvlJc w:val="left"/>
      <w:pPr>
        <w:ind w:left="2205" w:hanging="360"/>
      </w:pPr>
      <w:rPr>
        <w:rFonts w:ascii="Wingdings" w:hAnsi="Wingdings" w:hint="default"/>
      </w:rPr>
    </w:lvl>
    <w:lvl w:ilvl="3" w:tplc="08090001">
      <w:start w:val="1"/>
      <w:numFmt w:val="bullet"/>
      <w:lvlText w:val=""/>
      <w:lvlJc w:val="left"/>
      <w:pPr>
        <w:ind w:left="2925" w:hanging="360"/>
      </w:pPr>
      <w:rPr>
        <w:rFonts w:ascii="Symbol" w:hAnsi="Symbol" w:hint="default"/>
      </w:rPr>
    </w:lvl>
    <w:lvl w:ilvl="4" w:tplc="08090003">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354" w15:restartNumberingAfterBreak="0">
    <w:nsid w:val="64DA598B"/>
    <w:multiLevelType w:val="multilevel"/>
    <w:tmpl w:val="D7D0C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51178AF"/>
    <w:multiLevelType w:val="hybridMultilevel"/>
    <w:tmpl w:val="5AF61D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6" w15:restartNumberingAfterBreak="0">
    <w:nsid w:val="6615724D"/>
    <w:multiLevelType w:val="multilevel"/>
    <w:tmpl w:val="6AFA91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662311CE"/>
    <w:multiLevelType w:val="hybridMultilevel"/>
    <w:tmpl w:val="73109B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8" w15:restartNumberingAfterBreak="0">
    <w:nsid w:val="663425F5"/>
    <w:multiLevelType w:val="multilevel"/>
    <w:tmpl w:val="D894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6482FCD"/>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65B0B84"/>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681370A"/>
    <w:multiLevelType w:val="hybridMultilevel"/>
    <w:tmpl w:val="41001B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2" w15:restartNumberingAfterBreak="0">
    <w:nsid w:val="669C3F2F"/>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7E03B72"/>
    <w:multiLevelType w:val="multilevel"/>
    <w:tmpl w:val="FD96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7E2151E"/>
    <w:multiLevelType w:val="multilevel"/>
    <w:tmpl w:val="9B0A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7E46BDC"/>
    <w:multiLevelType w:val="hybridMultilevel"/>
    <w:tmpl w:val="A4CA6742"/>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66" w15:restartNumberingAfterBreak="0">
    <w:nsid w:val="688A332B"/>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8A84A20"/>
    <w:multiLevelType w:val="multilevel"/>
    <w:tmpl w:val="0922D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8D0427F"/>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8D3299E"/>
    <w:multiLevelType w:val="multilevel"/>
    <w:tmpl w:val="9BE4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8DA3FF5"/>
    <w:multiLevelType w:val="multilevel"/>
    <w:tmpl w:val="9E5A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91A59C7"/>
    <w:multiLevelType w:val="hybridMultilevel"/>
    <w:tmpl w:val="C01CA9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2" w15:restartNumberingAfterBreak="0">
    <w:nsid w:val="69373588"/>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9401AF2"/>
    <w:multiLevelType w:val="multilevel"/>
    <w:tmpl w:val="D560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95D5905"/>
    <w:multiLevelType w:val="hybridMultilevel"/>
    <w:tmpl w:val="C97AFB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5" w15:restartNumberingAfterBreak="0">
    <w:nsid w:val="699C6121"/>
    <w:multiLevelType w:val="multilevel"/>
    <w:tmpl w:val="F2EE2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9F65FE8"/>
    <w:multiLevelType w:val="hybridMultilevel"/>
    <w:tmpl w:val="3D4C21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7" w15:restartNumberingAfterBreak="0">
    <w:nsid w:val="6A1451A9"/>
    <w:multiLevelType w:val="multilevel"/>
    <w:tmpl w:val="FBAC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A255282"/>
    <w:multiLevelType w:val="multilevel"/>
    <w:tmpl w:val="25522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A3E0D73"/>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A546A5D"/>
    <w:multiLevelType w:val="multilevel"/>
    <w:tmpl w:val="5E50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A557E2F"/>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A8C4528"/>
    <w:multiLevelType w:val="hybridMultilevel"/>
    <w:tmpl w:val="9A2AB5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3" w15:restartNumberingAfterBreak="0">
    <w:nsid w:val="6AA16686"/>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B0311F1"/>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B432841"/>
    <w:multiLevelType w:val="hybridMultilevel"/>
    <w:tmpl w:val="FEBC1166"/>
    <w:lvl w:ilvl="0" w:tplc="576AF10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6" w15:restartNumberingAfterBreak="0">
    <w:nsid w:val="6B9C023D"/>
    <w:multiLevelType w:val="multilevel"/>
    <w:tmpl w:val="04FA6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CD5074C"/>
    <w:multiLevelType w:val="hybridMultilevel"/>
    <w:tmpl w:val="86B691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8" w15:restartNumberingAfterBreak="0">
    <w:nsid w:val="6CFD7989"/>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D1B7D51"/>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D314C51"/>
    <w:multiLevelType w:val="hybridMultilevel"/>
    <w:tmpl w:val="97F8AE52"/>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1" w15:restartNumberingAfterBreak="0">
    <w:nsid w:val="6D871703"/>
    <w:multiLevelType w:val="hybridMultilevel"/>
    <w:tmpl w:val="E458912A"/>
    <w:lvl w:ilvl="0" w:tplc="576AF10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2" w15:restartNumberingAfterBreak="0">
    <w:nsid w:val="6DC01E84"/>
    <w:multiLevelType w:val="multilevel"/>
    <w:tmpl w:val="D8AC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E0D3A62"/>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E365649"/>
    <w:multiLevelType w:val="multilevel"/>
    <w:tmpl w:val="F856B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6E835DD4"/>
    <w:multiLevelType w:val="hybridMultilevel"/>
    <w:tmpl w:val="C862D5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6" w15:restartNumberingAfterBreak="0">
    <w:nsid w:val="6E8F2AFA"/>
    <w:multiLevelType w:val="multilevel"/>
    <w:tmpl w:val="D12A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EAE6B6B"/>
    <w:multiLevelType w:val="multilevel"/>
    <w:tmpl w:val="84C8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EB611CE"/>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EC1268C"/>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EDE1680"/>
    <w:multiLevelType w:val="multilevel"/>
    <w:tmpl w:val="A57E6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EED48B1"/>
    <w:multiLevelType w:val="hybridMultilevel"/>
    <w:tmpl w:val="AA96C5AC"/>
    <w:lvl w:ilvl="0" w:tplc="E394486C">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02" w15:restartNumberingAfterBreak="0">
    <w:nsid w:val="6F57335C"/>
    <w:multiLevelType w:val="multilevel"/>
    <w:tmpl w:val="1970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FC63D0B"/>
    <w:multiLevelType w:val="hybridMultilevel"/>
    <w:tmpl w:val="1614764C"/>
    <w:lvl w:ilvl="0" w:tplc="4502AD84">
      <w:start w:val="2"/>
      <w:numFmt w:val="bullet"/>
      <w:lvlText w:val="-"/>
      <w:lvlJc w:val="left"/>
      <w:pPr>
        <w:ind w:left="408" w:hanging="360"/>
      </w:pPr>
      <w:rPr>
        <w:rFonts w:ascii="Aptos" w:eastAsiaTheme="minorHAnsi" w:hAnsi="Aptos" w:cstheme="minorBidi" w:hint="default"/>
      </w:rPr>
    </w:lvl>
    <w:lvl w:ilvl="1" w:tplc="08090003" w:tentative="1">
      <w:start w:val="1"/>
      <w:numFmt w:val="bullet"/>
      <w:lvlText w:val="o"/>
      <w:lvlJc w:val="left"/>
      <w:pPr>
        <w:ind w:left="1128" w:hanging="360"/>
      </w:pPr>
      <w:rPr>
        <w:rFonts w:ascii="Courier New" w:hAnsi="Courier New" w:cs="Courier New" w:hint="default"/>
      </w:rPr>
    </w:lvl>
    <w:lvl w:ilvl="2" w:tplc="08090005" w:tentative="1">
      <w:start w:val="1"/>
      <w:numFmt w:val="bullet"/>
      <w:lvlText w:val=""/>
      <w:lvlJc w:val="left"/>
      <w:pPr>
        <w:ind w:left="1848" w:hanging="360"/>
      </w:pPr>
      <w:rPr>
        <w:rFonts w:ascii="Wingdings" w:hAnsi="Wingdings" w:hint="default"/>
      </w:rPr>
    </w:lvl>
    <w:lvl w:ilvl="3" w:tplc="08090001" w:tentative="1">
      <w:start w:val="1"/>
      <w:numFmt w:val="bullet"/>
      <w:lvlText w:val=""/>
      <w:lvlJc w:val="left"/>
      <w:pPr>
        <w:ind w:left="2568" w:hanging="360"/>
      </w:pPr>
      <w:rPr>
        <w:rFonts w:ascii="Symbol" w:hAnsi="Symbol" w:hint="default"/>
      </w:rPr>
    </w:lvl>
    <w:lvl w:ilvl="4" w:tplc="08090003" w:tentative="1">
      <w:start w:val="1"/>
      <w:numFmt w:val="bullet"/>
      <w:lvlText w:val="o"/>
      <w:lvlJc w:val="left"/>
      <w:pPr>
        <w:ind w:left="3288" w:hanging="360"/>
      </w:pPr>
      <w:rPr>
        <w:rFonts w:ascii="Courier New" w:hAnsi="Courier New" w:cs="Courier New" w:hint="default"/>
      </w:rPr>
    </w:lvl>
    <w:lvl w:ilvl="5" w:tplc="08090005" w:tentative="1">
      <w:start w:val="1"/>
      <w:numFmt w:val="bullet"/>
      <w:lvlText w:val=""/>
      <w:lvlJc w:val="left"/>
      <w:pPr>
        <w:ind w:left="4008" w:hanging="360"/>
      </w:pPr>
      <w:rPr>
        <w:rFonts w:ascii="Wingdings" w:hAnsi="Wingdings" w:hint="default"/>
      </w:rPr>
    </w:lvl>
    <w:lvl w:ilvl="6" w:tplc="08090001" w:tentative="1">
      <w:start w:val="1"/>
      <w:numFmt w:val="bullet"/>
      <w:lvlText w:val=""/>
      <w:lvlJc w:val="left"/>
      <w:pPr>
        <w:ind w:left="4728" w:hanging="360"/>
      </w:pPr>
      <w:rPr>
        <w:rFonts w:ascii="Symbol" w:hAnsi="Symbol" w:hint="default"/>
      </w:rPr>
    </w:lvl>
    <w:lvl w:ilvl="7" w:tplc="08090003" w:tentative="1">
      <w:start w:val="1"/>
      <w:numFmt w:val="bullet"/>
      <w:lvlText w:val="o"/>
      <w:lvlJc w:val="left"/>
      <w:pPr>
        <w:ind w:left="5448" w:hanging="360"/>
      </w:pPr>
      <w:rPr>
        <w:rFonts w:ascii="Courier New" w:hAnsi="Courier New" w:cs="Courier New" w:hint="default"/>
      </w:rPr>
    </w:lvl>
    <w:lvl w:ilvl="8" w:tplc="08090005" w:tentative="1">
      <w:start w:val="1"/>
      <w:numFmt w:val="bullet"/>
      <w:lvlText w:val=""/>
      <w:lvlJc w:val="left"/>
      <w:pPr>
        <w:ind w:left="6168" w:hanging="360"/>
      </w:pPr>
      <w:rPr>
        <w:rFonts w:ascii="Wingdings" w:hAnsi="Wingdings" w:hint="default"/>
      </w:rPr>
    </w:lvl>
  </w:abstractNum>
  <w:abstractNum w:abstractNumId="404" w15:restartNumberingAfterBreak="0">
    <w:nsid w:val="6FC77F9A"/>
    <w:multiLevelType w:val="hybridMultilevel"/>
    <w:tmpl w:val="7448578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05" w15:restartNumberingAfterBreak="0">
    <w:nsid w:val="6FE73B4E"/>
    <w:multiLevelType w:val="multilevel"/>
    <w:tmpl w:val="B094D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01C219C"/>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06E7FA6"/>
    <w:multiLevelType w:val="multilevel"/>
    <w:tmpl w:val="C5C25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12A2645"/>
    <w:multiLevelType w:val="hybridMultilevel"/>
    <w:tmpl w:val="5AE09D84"/>
    <w:lvl w:ilvl="0" w:tplc="0F7A236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9" w15:restartNumberingAfterBreak="0">
    <w:nsid w:val="71410A2A"/>
    <w:multiLevelType w:val="multilevel"/>
    <w:tmpl w:val="5B1A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1E35167"/>
    <w:multiLevelType w:val="hybridMultilevel"/>
    <w:tmpl w:val="158CD90A"/>
    <w:lvl w:ilvl="0" w:tplc="D022422C">
      <w:start w:val="1"/>
      <w:numFmt w:val="lowerLetter"/>
      <w:lvlText w:val="%1)"/>
      <w:lvlJc w:val="left"/>
      <w:pPr>
        <w:ind w:left="360" w:hanging="360"/>
      </w:pPr>
      <w:rPr>
        <w:b w:val="0"/>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411" w15:restartNumberingAfterBreak="0">
    <w:nsid w:val="71E65288"/>
    <w:multiLevelType w:val="hybridMultilevel"/>
    <w:tmpl w:val="F3C6B8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2" w15:restartNumberingAfterBreak="0">
    <w:nsid w:val="71FF0682"/>
    <w:multiLevelType w:val="multilevel"/>
    <w:tmpl w:val="D6C2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2027DA7"/>
    <w:multiLevelType w:val="hybridMultilevel"/>
    <w:tmpl w:val="A5D2D7D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14" w15:restartNumberingAfterBreak="0">
    <w:nsid w:val="72236D0A"/>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2974D0C"/>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2BC5F83"/>
    <w:multiLevelType w:val="multilevel"/>
    <w:tmpl w:val="EA3A5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2C42C55"/>
    <w:multiLevelType w:val="multilevel"/>
    <w:tmpl w:val="C68C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30F6A14"/>
    <w:multiLevelType w:val="multilevel"/>
    <w:tmpl w:val="90B4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3350B4D"/>
    <w:multiLevelType w:val="hybridMultilevel"/>
    <w:tmpl w:val="95D813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0" w15:restartNumberingAfterBreak="0">
    <w:nsid w:val="73B235E5"/>
    <w:multiLevelType w:val="hybridMultilevel"/>
    <w:tmpl w:val="3676DB1A"/>
    <w:lvl w:ilvl="0" w:tplc="925EAED8">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1" w15:restartNumberingAfterBreak="0">
    <w:nsid w:val="74814B54"/>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48D0C3F"/>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4B066D5"/>
    <w:multiLevelType w:val="hybridMultilevel"/>
    <w:tmpl w:val="870426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4" w15:restartNumberingAfterBreak="0">
    <w:nsid w:val="75225ADC"/>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6086FDC"/>
    <w:multiLevelType w:val="hybridMultilevel"/>
    <w:tmpl w:val="17988C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6" w15:restartNumberingAfterBreak="0">
    <w:nsid w:val="76893B46"/>
    <w:multiLevelType w:val="multilevel"/>
    <w:tmpl w:val="6958D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702617A"/>
    <w:multiLevelType w:val="hybridMultilevel"/>
    <w:tmpl w:val="FE245500"/>
    <w:lvl w:ilvl="0" w:tplc="08090001">
      <w:start w:val="1"/>
      <w:numFmt w:val="bullet"/>
      <w:lvlText w:val=""/>
      <w:lvlJc w:val="left"/>
      <w:pPr>
        <w:ind w:left="720" w:hanging="360"/>
      </w:pPr>
      <w:rPr>
        <w:rFonts w:ascii="Symbol" w:hAnsi="Symbol" w:hint="default"/>
      </w:rPr>
    </w:lvl>
    <w:lvl w:ilvl="1" w:tplc="EF1E1760">
      <w:numFmt w:val="bullet"/>
      <w:lvlText w:val="•"/>
      <w:lvlJc w:val="left"/>
      <w:pPr>
        <w:ind w:left="1440" w:hanging="360"/>
      </w:pPr>
      <w:rPr>
        <w:rFonts w:ascii="Aptos" w:eastAsiaTheme="minorHAnsi" w:hAnsi="Aptos" w:cstheme="minorBid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8" w15:restartNumberingAfterBreak="0">
    <w:nsid w:val="77026270"/>
    <w:multiLevelType w:val="hybridMultilevel"/>
    <w:tmpl w:val="4AF071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9" w15:restartNumberingAfterBreak="0">
    <w:nsid w:val="773C18C7"/>
    <w:multiLevelType w:val="hybridMultilevel"/>
    <w:tmpl w:val="7DF24A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0" w15:restartNumberingAfterBreak="0">
    <w:nsid w:val="77566DAF"/>
    <w:multiLevelType w:val="multilevel"/>
    <w:tmpl w:val="28165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1" w15:restartNumberingAfterBreak="0">
    <w:nsid w:val="77793BF7"/>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7CC12F4"/>
    <w:multiLevelType w:val="multilevel"/>
    <w:tmpl w:val="A5A0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802408C"/>
    <w:multiLevelType w:val="hybridMultilevel"/>
    <w:tmpl w:val="16B8EB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4" w15:restartNumberingAfterBreak="0">
    <w:nsid w:val="782F65F1"/>
    <w:multiLevelType w:val="multilevel"/>
    <w:tmpl w:val="59B8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84D65E3"/>
    <w:multiLevelType w:val="multilevel"/>
    <w:tmpl w:val="228C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78DB2EE6"/>
    <w:multiLevelType w:val="hybridMultilevel"/>
    <w:tmpl w:val="B3740F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7" w15:restartNumberingAfterBreak="0">
    <w:nsid w:val="794B0C3A"/>
    <w:multiLevelType w:val="multilevel"/>
    <w:tmpl w:val="A1420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9A502B6"/>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9D23B8A"/>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A58591B"/>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AEE4E85"/>
    <w:multiLevelType w:val="hybridMultilevel"/>
    <w:tmpl w:val="F31CF9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2" w15:restartNumberingAfterBreak="0">
    <w:nsid w:val="7AF608B8"/>
    <w:multiLevelType w:val="hybridMultilevel"/>
    <w:tmpl w:val="568A468A"/>
    <w:lvl w:ilvl="0" w:tplc="08090001">
      <w:start w:val="1"/>
      <w:numFmt w:val="bullet"/>
      <w:lvlText w:val=""/>
      <w:lvlJc w:val="left"/>
      <w:pPr>
        <w:ind w:left="768" w:hanging="360"/>
      </w:pPr>
      <w:rPr>
        <w:rFonts w:ascii="Symbol" w:hAnsi="Symbol" w:hint="default"/>
      </w:rPr>
    </w:lvl>
    <w:lvl w:ilvl="1" w:tplc="08090003" w:tentative="1">
      <w:start w:val="1"/>
      <w:numFmt w:val="bullet"/>
      <w:lvlText w:val="o"/>
      <w:lvlJc w:val="left"/>
      <w:pPr>
        <w:ind w:left="1488" w:hanging="360"/>
      </w:pPr>
      <w:rPr>
        <w:rFonts w:ascii="Courier New" w:hAnsi="Courier New" w:cs="Courier New" w:hint="default"/>
      </w:rPr>
    </w:lvl>
    <w:lvl w:ilvl="2" w:tplc="08090005" w:tentative="1">
      <w:start w:val="1"/>
      <w:numFmt w:val="bullet"/>
      <w:lvlText w:val=""/>
      <w:lvlJc w:val="left"/>
      <w:pPr>
        <w:ind w:left="2208" w:hanging="360"/>
      </w:pPr>
      <w:rPr>
        <w:rFonts w:ascii="Wingdings" w:hAnsi="Wingdings" w:hint="default"/>
      </w:rPr>
    </w:lvl>
    <w:lvl w:ilvl="3" w:tplc="08090001" w:tentative="1">
      <w:start w:val="1"/>
      <w:numFmt w:val="bullet"/>
      <w:lvlText w:val=""/>
      <w:lvlJc w:val="left"/>
      <w:pPr>
        <w:ind w:left="2928" w:hanging="360"/>
      </w:pPr>
      <w:rPr>
        <w:rFonts w:ascii="Symbol" w:hAnsi="Symbol" w:hint="default"/>
      </w:rPr>
    </w:lvl>
    <w:lvl w:ilvl="4" w:tplc="08090003" w:tentative="1">
      <w:start w:val="1"/>
      <w:numFmt w:val="bullet"/>
      <w:lvlText w:val="o"/>
      <w:lvlJc w:val="left"/>
      <w:pPr>
        <w:ind w:left="3648" w:hanging="360"/>
      </w:pPr>
      <w:rPr>
        <w:rFonts w:ascii="Courier New" w:hAnsi="Courier New" w:cs="Courier New" w:hint="default"/>
      </w:rPr>
    </w:lvl>
    <w:lvl w:ilvl="5" w:tplc="08090005" w:tentative="1">
      <w:start w:val="1"/>
      <w:numFmt w:val="bullet"/>
      <w:lvlText w:val=""/>
      <w:lvlJc w:val="left"/>
      <w:pPr>
        <w:ind w:left="4368" w:hanging="360"/>
      </w:pPr>
      <w:rPr>
        <w:rFonts w:ascii="Wingdings" w:hAnsi="Wingdings" w:hint="default"/>
      </w:rPr>
    </w:lvl>
    <w:lvl w:ilvl="6" w:tplc="08090001" w:tentative="1">
      <w:start w:val="1"/>
      <w:numFmt w:val="bullet"/>
      <w:lvlText w:val=""/>
      <w:lvlJc w:val="left"/>
      <w:pPr>
        <w:ind w:left="5088" w:hanging="360"/>
      </w:pPr>
      <w:rPr>
        <w:rFonts w:ascii="Symbol" w:hAnsi="Symbol" w:hint="default"/>
      </w:rPr>
    </w:lvl>
    <w:lvl w:ilvl="7" w:tplc="08090003" w:tentative="1">
      <w:start w:val="1"/>
      <w:numFmt w:val="bullet"/>
      <w:lvlText w:val="o"/>
      <w:lvlJc w:val="left"/>
      <w:pPr>
        <w:ind w:left="5808" w:hanging="360"/>
      </w:pPr>
      <w:rPr>
        <w:rFonts w:ascii="Courier New" w:hAnsi="Courier New" w:cs="Courier New" w:hint="default"/>
      </w:rPr>
    </w:lvl>
    <w:lvl w:ilvl="8" w:tplc="08090005" w:tentative="1">
      <w:start w:val="1"/>
      <w:numFmt w:val="bullet"/>
      <w:lvlText w:val=""/>
      <w:lvlJc w:val="left"/>
      <w:pPr>
        <w:ind w:left="6528" w:hanging="360"/>
      </w:pPr>
      <w:rPr>
        <w:rFonts w:ascii="Wingdings" w:hAnsi="Wingdings" w:hint="default"/>
      </w:rPr>
    </w:lvl>
  </w:abstractNum>
  <w:abstractNum w:abstractNumId="443" w15:restartNumberingAfterBreak="0">
    <w:nsid w:val="7B053162"/>
    <w:multiLevelType w:val="multilevel"/>
    <w:tmpl w:val="7BA4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B704BDA"/>
    <w:multiLevelType w:val="multilevel"/>
    <w:tmpl w:val="7FB6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BCD41CA"/>
    <w:multiLevelType w:val="hybridMultilevel"/>
    <w:tmpl w:val="693A354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46" w15:restartNumberingAfterBreak="0">
    <w:nsid w:val="7C290E92"/>
    <w:multiLevelType w:val="multilevel"/>
    <w:tmpl w:val="C2AA7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C384882"/>
    <w:multiLevelType w:val="hybridMultilevel"/>
    <w:tmpl w:val="16D2D47E"/>
    <w:lvl w:ilvl="0" w:tplc="52061BE2">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448" w15:restartNumberingAfterBreak="0">
    <w:nsid w:val="7CB62014"/>
    <w:multiLevelType w:val="multilevel"/>
    <w:tmpl w:val="9D426A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9" w15:restartNumberingAfterBreak="0">
    <w:nsid w:val="7CE06D7D"/>
    <w:multiLevelType w:val="hybridMultilevel"/>
    <w:tmpl w:val="46D6F7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0" w15:restartNumberingAfterBreak="0">
    <w:nsid w:val="7D020042"/>
    <w:multiLevelType w:val="hybridMultilevel"/>
    <w:tmpl w:val="3EF6C4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1" w15:restartNumberingAfterBreak="0">
    <w:nsid w:val="7D655D1A"/>
    <w:multiLevelType w:val="hybridMultilevel"/>
    <w:tmpl w:val="14649CE4"/>
    <w:lvl w:ilvl="0" w:tplc="E394486C">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2" w15:restartNumberingAfterBreak="0">
    <w:nsid w:val="7D8106E3"/>
    <w:multiLevelType w:val="multilevel"/>
    <w:tmpl w:val="CCB86BB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3" w15:restartNumberingAfterBreak="0">
    <w:nsid w:val="7D840925"/>
    <w:multiLevelType w:val="multilevel"/>
    <w:tmpl w:val="20DE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DA20482"/>
    <w:multiLevelType w:val="multilevel"/>
    <w:tmpl w:val="6FA6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DBF5152"/>
    <w:multiLevelType w:val="multilevel"/>
    <w:tmpl w:val="F198F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DEA3C97"/>
    <w:multiLevelType w:val="multilevel"/>
    <w:tmpl w:val="5CB4D0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7" w15:restartNumberingAfterBreak="0">
    <w:nsid w:val="7E6F4972"/>
    <w:multiLevelType w:val="multilevel"/>
    <w:tmpl w:val="C7C67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E8B7BEA"/>
    <w:multiLevelType w:val="multilevel"/>
    <w:tmpl w:val="26E46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2214402">
    <w:abstractNumId w:val="443"/>
  </w:num>
  <w:num w:numId="2" w16cid:durableId="866404244">
    <w:abstractNumId w:val="135"/>
  </w:num>
  <w:num w:numId="3" w16cid:durableId="72362340">
    <w:abstractNumId w:val="230"/>
  </w:num>
  <w:num w:numId="4" w16cid:durableId="726338105">
    <w:abstractNumId w:val="137"/>
  </w:num>
  <w:num w:numId="5" w16cid:durableId="1644506290">
    <w:abstractNumId w:val="293"/>
  </w:num>
  <w:num w:numId="6" w16cid:durableId="7829951">
    <w:abstractNumId w:val="300"/>
  </w:num>
  <w:num w:numId="7" w16cid:durableId="1472939204">
    <w:abstractNumId w:val="326"/>
  </w:num>
  <w:num w:numId="8" w16cid:durableId="723480531">
    <w:abstractNumId w:val="238"/>
  </w:num>
  <w:num w:numId="9" w16cid:durableId="1440179226">
    <w:abstractNumId w:val="289"/>
  </w:num>
  <w:num w:numId="10" w16cid:durableId="302541379">
    <w:abstractNumId w:val="22"/>
  </w:num>
  <w:num w:numId="11" w16cid:durableId="22050367">
    <w:abstractNumId w:val="378"/>
  </w:num>
  <w:num w:numId="12" w16cid:durableId="285695465">
    <w:abstractNumId w:val="133"/>
  </w:num>
  <w:num w:numId="13" w16cid:durableId="1249339787">
    <w:abstractNumId w:val="17"/>
  </w:num>
  <w:num w:numId="14" w16cid:durableId="1419057785">
    <w:abstractNumId w:val="285"/>
  </w:num>
  <w:num w:numId="15" w16cid:durableId="1863784693">
    <w:abstractNumId w:val="225"/>
  </w:num>
  <w:num w:numId="16" w16cid:durableId="367799976">
    <w:abstractNumId w:val="145"/>
  </w:num>
  <w:num w:numId="17" w16cid:durableId="455373987">
    <w:abstractNumId w:val="9"/>
  </w:num>
  <w:num w:numId="18" w16cid:durableId="1254319657">
    <w:abstractNumId w:val="295"/>
  </w:num>
  <w:num w:numId="19" w16cid:durableId="364336462">
    <w:abstractNumId w:val="47"/>
  </w:num>
  <w:num w:numId="20" w16cid:durableId="229274348">
    <w:abstractNumId w:val="254"/>
  </w:num>
  <w:num w:numId="21" w16cid:durableId="1506557112">
    <w:abstractNumId w:val="33"/>
  </w:num>
  <w:num w:numId="22" w16cid:durableId="427966226">
    <w:abstractNumId w:val="155"/>
  </w:num>
  <w:num w:numId="23" w16cid:durableId="48577273">
    <w:abstractNumId w:val="375"/>
  </w:num>
  <w:num w:numId="24" w16cid:durableId="1616714153">
    <w:abstractNumId w:val="94"/>
  </w:num>
  <w:num w:numId="25" w16cid:durableId="3672618">
    <w:abstractNumId w:val="127"/>
  </w:num>
  <w:num w:numId="26" w16cid:durableId="1157380242">
    <w:abstractNumId w:val="42"/>
  </w:num>
  <w:num w:numId="27" w16cid:durableId="509297911">
    <w:abstractNumId w:val="396"/>
  </w:num>
  <w:num w:numId="28" w16cid:durableId="1975211056">
    <w:abstractNumId w:val="416"/>
  </w:num>
  <w:num w:numId="29" w16cid:durableId="1420325870">
    <w:abstractNumId w:val="31"/>
  </w:num>
  <w:num w:numId="30" w16cid:durableId="141775269">
    <w:abstractNumId w:val="220"/>
  </w:num>
  <w:num w:numId="31" w16cid:durableId="1768844391">
    <w:abstractNumId w:val="380"/>
  </w:num>
  <w:num w:numId="32" w16cid:durableId="2046254475">
    <w:abstractNumId w:val="20"/>
  </w:num>
  <w:num w:numId="33" w16cid:durableId="264117929">
    <w:abstractNumId w:val="354"/>
  </w:num>
  <w:num w:numId="34" w16cid:durableId="908539442">
    <w:abstractNumId w:val="347"/>
  </w:num>
  <w:num w:numId="35" w16cid:durableId="2079211307">
    <w:abstractNumId w:val="364"/>
  </w:num>
  <w:num w:numId="36" w16cid:durableId="1475953434">
    <w:abstractNumId w:val="157"/>
  </w:num>
  <w:num w:numId="37" w16cid:durableId="2079093430">
    <w:abstractNumId w:val="407"/>
  </w:num>
  <w:num w:numId="38" w16cid:durableId="582032771">
    <w:abstractNumId w:val="37"/>
  </w:num>
  <w:num w:numId="39" w16cid:durableId="886330438">
    <w:abstractNumId w:val="412"/>
  </w:num>
  <w:num w:numId="40" w16cid:durableId="132993692">
    <w:abstractNumId w:val="245"/>
  </w:num>
  <w:num w:numId="41" w16cid:durableId="116337292">
    <w:abstractNumId w:val="457"/>
  </w:num>
  <w:num w:numId="42" w16cid:durableId="812867292">
    <w:abstractNumId w:val="392"/>
  </w:num>
  <w:num w:numId="43" w16cid:durableId="900095907">
    <w:abstractNumId w:val="435"/>
  </w:num>
  <w:num w:numId="44" w16cid:durableId="1651790878">
    <w:abstractNumId w:val="256"/>
  </w:num>
  <w:num w:numId="45" w16cid:durableId="864055142">
    <w:abstractNumId w:val="305"/>
  </w:num>
  <w:num w:numId="46" w16cid:durableId="1761368879">
    <w:abstractNumId w:val="328"/>
  </w:num>
  <w:num w:numId="47" w16cid:durableId="301351508">
    <w:abstractNumId w:val="277"/>
  </w:num>
  <w:num w:numId="48" w16cid:durableId="154958640">
    <w:abstractNumId w:val="340"/>
  </w:num>
  <w:num w:numId="49" w16cid:durableId="650135252">
    <w:abstractNumId w:val="115"/>
  </w:num>
  <w:num w:numId="50" w16cid:durableId="74209126">
    <w:abstractNumId w:val="458"/>
  </w:num>
  <w:num w:numId="51" w16cid:durableId="507646878">
    <w:abstractNumId w:val="166"/>
  </w:num>
  <w:num w:numId="52" w16cid:durableId="1352414611">
    <w:abstractNumId w:val="250"/>
  </w:num>
  <w:num w:numId="53" w16cid:durableId="1158113133">
    <w:abstractNumId w:val="78"/>
  </w:num>
  <w:num w:numId="54" w16cid:durableId="1798790379">
    <w:abstractNumId w:val="63"/>
  </w:num>
  <w:num w:numId="55" w16cid:durableId="1979533040">
    <w:abstractNumId w:val="437"/>
  </w:num>
  <w:num w:numId="56" w16cid:durableId="1769038874">
    <w:abstractNumId w:val="131"/>
  </w:num>
  <w:num w:numId="57" w16cid:durableId="1584073850">
    <w:abstractNumId w:val="51"/>
  </w:num>
  <w:num w:numId="58" w16cid:durableId="499464401">
    <w:abstractNumId w:val="275"/>
  </w:num>
  <w:num w:numId="59" w16cid:durableId="1339692745">
    <w:abstractNumId w:val="377"/>
  </w:num>
  <w:num w:numId="60" w16cid:durableId="643893522">
    <w:abstractNumId w:val="233"/>
  </w:num>
  <w:num w:numId="61" w16cid:durableId="1462772083">
    <w:abstractNumId w:val="114"/>
  </w:num>
  <w:num w:numId="62" w16cid:durableId="1845509279">
    <w:abstractNumId w:val="402"/>
  </w:num>
  <w:num w:numId="63" w16cid:durableId="1760326773">
    <w:abstractNumId w:val="217"/>
  </w:num>
  <w:num w:numId="64" w16cid:durableId="35543288">
    <w:abstractNumId w:val="453"/>
  </w:num>
  <w:num w:numId="65" w16cid:durableId="669021671">
    <w:abstractNumId w:val="397"/>
  </w:num>
  <w:num w:numId="66" w16cid:durableId="904142215">
    <w:abstractNumId w:val="432"/>
  </w:num>
  <w:num w:numId="67" w16cid:durableId="1246841056">
    <w:abstractNumId w:val="434"/>
  </w:num>
  <w:num w:numId="68" w16cid:durableId="1290283657">
    <w:abstractNumId w:val="444"/>
  </w:num>
  <w:num w:numId="69" w16cid:durableId="1228951878">
    <w:abstractNumId w:val="4"/>
  </w:num>
  <w:num w:numId="70" w16cid:durableId="499153716">
    <w:abstractNumId w:val="106"/>
  </w:num>
  <w:num w:numId="71" w16cid:durableId="1111364337">
    <w:abstractNumId w:val="206"/>
  </w:num>
  <w:num w:numId="72" w16cid:durableId="1772700108">
    <w:abstractNumId w:val="287"/>
  </w:num>
  <w:num w:numId="73" w16cid:durableId="1132483837">
    <w:abstractNumId w:val="348"/>
  </w:num>
  <w:num w:numId="74" w16cid:durableId="1505703396">
    <w:abstractNumId w:val="219"/>
  </w:num>
  <w:num w:numId="75" w16cid:durableId="1500198189">
    <w:abstractNumId w:val="169"/>
  </w:num>
  <w:num w:numId="76" w16cid:durableId="1771310568">
    <w:abstractNumId w:val="216"/>
  </w:num>
  <w:num w:numId="77" w16cid:durableId="1835603265">
    <w:abstractNumId w:val="208"/>
  </w:num>
  <w:num w:numId="78" w16cid:durableId="421028237">
    <w:abstractNumId w:val="54"/>
  </w:num>
  <w:num w:numId="79" w16cid:durableId="425464305">
    <w:abstractNumId w:val="161"/>
  </w:num>
  <w:num w:numId="80" w16cid:durableId="1873422369">
    <w:abstractNumId w:val="25"/>
  </w:num>
  <w:num w:numId="81" w16cid:durableId="162940252">
    <w:abstractNumId w:val="113"/>
  </w:num>
  <w:num w:numId="82" w16cid:durableId="619267386">
    <w:abstractNumId w:val="126"/>
  </w:num>
  <w:num w:numId="83" w16cid:durableId="383137720">
    <w:abstractNumId w:val="28"/>
  </w:num>
  <w:num w:numId="84" w16cid:durableId="101921227">
    <w:abstractNumId w:val="209"/>
  </w:num>
  <w:num w:numId="85" w16cid:durableId="392509956">
    <w:abstractNumId w:val="367"/>
  </w:num>
  <w:num w:numId="86" w16cid:durableId="1742363649">
    <w:abstractNumId w:val="369"/>
  </w:num>
  <w:num w:numId="87" w16cid:durableId="1390300768">
    <w:abstractNumId w:val="308"/>
  </w:num>
  <w:num w:numId="88" w16cid:durableId="2133356996">
    <w:abstractNumId w:val="405"/>
  </w:num>
  <w:num w:numId="89" w16cid:durableId="112747462">
    <w:abstractNumId w:val="13"/>
  </w:num>
  <w:num w:numId="90" w16cid:durableId="243733937">
    <w:abstractNumId w:val="418"/>
  </w:num>
  <w:num w:numId="91" w16cid:durableId="2027898762">
    <w:abstractNumId w:val="266"/>
  </w:num>
  <w:num w:numId="92" w16cid:durableId="164328223">
    <w:abstractNumId w:val="172"/>
  </w:num>
  <w:num w:numId="93" w16cid:durableId="2035299036">
    <w:abstractNumId w:val="299"/>
  </w:num>
  <w:num w:numId="94" w16cid:durableId="1663661112">
    <w:abstractNumId w:val="263"/>
  </w:num>
  <w:num w:numId="95" w16cid:durableId="707873071">
    <w:abstractNumId w:val="311"/>
  </w:num>
  <w:num w:numId="96" w16cid:durableId="1222256706">
    <w:abstractNumId w:val="75"/>
  </w:num>
  <w:num w:numId="97" w16cid:durableId="303660959">
    <w:abstractNumId w:val="211"/>
  </w:num>
  <w:num w:numId="98" w16cid:durableId="728113938">
    <w:abstractNumId w:val="45"/>
  </w:num>
  <w:num w:numId="99" w16cid:durableId="333187377">
    <w:abstractNumId w:val="202"/>
  </w:num>
  <w:num w:numId="100" w16cid:durableId="540437235">
    <w:abstractNumId w:val="210"/>
  </w:num>
  <w:num w:numId="101" w16cid:durableId="830828731">
    <w:abstractNumId w:val="428"/>
  </w:num>
  <w:num w:numId="102" w16cid:durableId="2099789434">
    <w:abstractNumId w:val="64"/>
  </w:num>
  <w:num w:numId="103" w16cid:durableId="1256206236">
    <w:abstractNumId w:val="215"/>
  </w:num>
  <w:num w:numId="104" w16cid:durableId="2044548045">
    <w:abstractNumId w:val="122"/>
  </w:num>
  <w:num w:numId="105" w16cid:durableId="324361317">
    <w:abstractNumId w:val="246"/>
  </w:num>
  <w:num w:numId="106" w16cid:durableId="536510122">
    <w:abstractNumId w:val="112"/>
  </w:num>
  <w:num w:numId="107" w16cid:durableId="326249101">
    <w:abstractNumId w:val="99"/>
  </w:num>
  <w:num w:numId="108" w16cid:durableId="1231427984">
    <w:abstractNumId w:val="371"/>
  </w:num>
  <w:num w:numId="109" w16cid:durableId="520626401">
    <w:abstractNumId w:val="61"/>
  </w:num>
  <w:num w:numId="110" w16cid:durableId="1819495389">
    <w:abstractNumId w:val="136"/>
  </w:num>
  <w:num w:numId="111" w16cid:durableId="1920481455">
    <w:abstractNumId w:val="237"/>
  </w:num>
  <w:num w:numId="112" w16cid:durableId="2015569924">
    <w:abstractNumId w:val="344"/>
  </w:num>
  <w:num w:numId="113" w16cid:durableId="926040327">
    <w:abstractNumId w:val="425"/>
  </w:num>
  <w:num w:numId="114" w16cid:durableId="625743083">
    <w:abstractNumId w:val="165"/>
  </w:num>
  <w:num w:numId="115" w16cid:durableId="1234781093">
    <w:abstractNumId w:val="312"/>
  </w:num>
  <w:num w:numId="116" w16cid:durableId="131365294">
    <w:abstractNumId w:val="335"/>
  </w:num>
  <w:num w:numId="117" w16cid:durableId="1721444012">
    <w:abstractNumId w:val="325"/>
  </w:num>
  <w:num w:numId="118" w16cid:durableId="861018908">
    <w:abstractNumId w:val="234"/>
  </w:num>
  <w:num w:numId="119" w16cid:durableId="638850007">
    <w:abstractNumId w:val="274"/>
  </w:num>
  <w:num w:numId="120" w16cid:durableId="1088846084">
    <w:abstractNumId w:val="419"/>
  </w:num>
  <w:num w:numId="121" w16cid:durableId="1356076707">
    <w:abstractNumId w:val="156"/>
  </w:num>
  <w:num w:numId="122" w16cid:durableId="1253735987">
    <w:abstractNumId w:val="191"/>
  </w:num>
  <w:num w:numId="123" w16cid:durableId="824127125">
    <w:abstractNumId w:val="265"/>
  </w:num>
  <w:num w:numId="124" w16cid:durableId="177014359">
    <w:abstractNumId w:val="319"/>
  </w:num>
  <w:num w:numId="125" w16cid:durableId="2030063903">
    <w:abstractNumId w:val="298"/>
  </w:num>
  <w:num w:numId="126" w16cid:durableId="17777203">
    <w:abstractNumId w:val="411"/>
  </w:num>
  <w:num w:numId="127" w16cid:durableId="1419911137">
    <w:abstractNumId w:val="195"/>
  </w:num>
  <w:num w:numId="128" w16cid:durableId="730268260">
    <w:abstractNumId w:val="313"/>
  </w:num>
  <w:num w:numId="129" w16cid:durableId="51932990">
    <w:abstractNumId w:val="436"/>
  </w:num>
  <w:num w:numId="130" w16cid:durableId="95904963">
    <w:abstractNumId w:val="357"/>
  </w:num>
  <w:num w:numId="131" w16cid:durableId="588580475">
    <w:abstractNumId w:val="282"/>
  </w:num>
  <w:num w:numId="132" w16cid:durableId="1345984528">
    <w:abstractNumId w:val="267"/>
  </w:num>
  <w:num w:numId="133" w16cid:durableId="24453864">
    <w:abstractNumId w:val="258"/>
  </w:num>
  <w:num w:numId="134" w16cid:durableId="1228568087">
    <w:abstractNumId w:val="73"/>
  </w:num>
  <w:num w:numId="135" w16cid:durableId="1740326860">
    <w:abstractNumId w:val="40"/>
  </w:num>
  <w:num w:numId="136" w16cid:durableId="1113016391">
    <w:abstractNumId w:val="30"/>
  </w:num>
  <w:num w:numId="137" w16cid:durableId="1215311011">
    <w:abstractNumId w:val="67"/>
  </w:num>
  <w:num w:numId="138" w16cid:durableId="355927368">
    <w:abstractNumId w:val="251"/>
  </w:num>
  <w:num w:numId="139" w16cid:durableId="1197086255">
    <w:abstractNumId w:val="205"/>
  </w:num>
  <w:num w:numId="140" w16cid:durableId="825124111">
    <w:abstractNumId w:val="272"/>
  </w:num>
  <w:num w:numId="141" w16cid:durableId="348915547">
    <w:abstractNumId w:val="278"/>
  </w:num>
  <w:num w:numId="142" w16cid:durableId="731192661">
    <w:abstractNumId w:val="433"/>
  </w:num>
  <w:num w:numId="143" w16cid:durableId="1188249267">
    <w:abstractNumId w:val="138"/>
  </w:num>
  <w:num w:numId="144" w16cid:durableId="582186230">
    <w:abstractNumId w:val="279"/>
  </w:num>
  <w:num w:numId="145" w16cid:durableId="1852837332">
    <w:abstractNumId w:val="139"/>
  </w:num>
  <w:num w:numId="146" w16cid:durableId="1997685218">
    <w:abstractNumId w:val="248"/>
  </w:num>
  <w:num w:numId="147" w16cid:durableId="603653556">
    <w:abstractNumId w:val="449"/>
  </w:num>
  <w:num w:numId="148" w16cid:durableId="2075740538">
    <w:abstractNumId w:val="36"/>
  </w:num>
  <w:num w:numId="149" w16cid:durableId="346172769">
    <w:abstractNumId w:val="76"/>
  </w:num>
  <w:num w:numId="150" w16cid:durableId="1300962086">
    <w:abstractNumId w:val="152"/>
  </w:num>
  <w:num w:numId="151" w16cid:durableId="1527712582">
    <w:abstractNumId w:val="200"/>
  </w:num>
  <w:num w:numId="152" w16cid:durableId="1140882546">
    <w:abstractNumId w:val="10"/>
  </w:num>
  <w:num w:numId="153" w16cid:durableId="1039862955">
    <w:abstractNumId w:val="151"/>
  </w:num>
  <w:num w:numId="154" w16cid:durableId="1839491581">
    <w:abstractNumId w:val="269"/>
  </w:num>
  <w:num w:numId="155" w16cid:durableId="654384068">
    <w:abstractNumId w:val="355"/>
  </w:num>
  <w:num w:numId="156" w16cid:durableId="1500777102">
    <w:abstractNumId w:val="98"/>
  </w:num>
  <w:num w:numId="157" w16cid:durableId="1010182477">
    <w:abstractNumId w:val="93"/>
  </w:num>
  <w:num w:numId="158" w16cid:durableId="2007786866">
    <w:abstractNumId w:val="118"/>
  </w:num>
  <w:num w:numId="159" w16cid:durableId="838421562">
    <w:abstractNumId w:val="85"/>
  </w:num>
  <w:num w:numId="160" w16cid:durableId="140541646">
    <w:abstractNumId w:val="423"/>
  </w:num>
  <w:num w:numId="161" w16cid:durableId="83038394">
    <w:abstractNumId w:val="221"/>
  </w:num>
  <w:num w:numId="162" w16cid:durableId="23409036">
    <w:abstractNumId w:val="360"/>
  </w:num>
  <w:num w:numId="163" w16cid:durableId="459962302">
    <w:abstractNumId w:val="8"/>
  </w:num>
  <w:num w:numId="164" w16cid:durableId="117992764">
    <w:abstractNumId w:val="32"/>
  </w:num>
  <w:num w:numId="165" w16cid:durableId="1645282092">
    <w:abstractNumId w:val="333"/>
  </w:num>
  <w:num w:numId="166" w16cid:durableId="404576143">
    <w:abstractNumId w:val="291"/>
  </w:num>
  <w:num w:numId="167" w16cid:durableId="511841315">
    <w:abstractNumId w:val="323"/>
  </w:num>
  <w:num w:numId="168" w16cid:durableId="1540586792">
    <w:abstractNumId w:val="243"/>
  </w:num>
  <w:num w:numId="169" w16cid:durableId="902907113">
    <w:abstractNumId w:val="261"/>
  </w:num>
  <w:num w:numId="170" w16cid:durableId="1864779410">
    <w:abstractNumId w:val="422"/>
  </w:num>
  <w:num w:numId="171" w16cid:durableId="571623513">
    <w:abstractNumId w:val="107"/>
  </w:num>
  <w:num w:numId="172" w16cid:durableId="1105690029">
    <w:abstractNumId w:val="167"/>
  </w:num>
  <w:num w:numId="173" w16cid:durableId="436023288">
    <w:abstractNumId w:val="82"/>
  </w:num>
  <w:num w:numId="174" w16cid:durableId="699861718">
    <w:abstractNumId w:val="440"/>
  </w:num>
  <w:num w:numId="175" w16cid:durableId="1868330881">
    <w:abstractNumId w:val="389"/>
  </w:num>
  <w:num w:numId="176" w16cid:durableId="1721631486">
    <w:abstractNumId w:val="351"/>
  </w:num>
  <w:num w:numId="177" w16cid:durableId="685670007">
    <w:abstractNumId w:val="431"/>
  </w:num>
  <w:num w:numId="178" w16cid:durableId="2070571613">
    <w:abstractNumId w:val="331"/>
  </w:num>
  <w:num w:numId="179" w16cid:durableId="576668358">
    <w:abstractNumId w:val="183"/>
  </w:num>
  <w:num w:numId="180" w16cid:durableId="249579810">
    <w:abstractNumId w:val="415"/>
  </w:num>
  <w:num w:numId="181" w16cid:durableId="1595817400">
    <w:abstractNumId w:val="271"/>
  </w:num>
  <w:num w:numId="182" w16cid:durableId="1931229728">
    <w:abstractNumId w:val="424"/>
  </w:num>
  <w:num w:numId="183" w16cid:durableId="1815634215">
    <w:abstractNumId w:val="123"/>
  </w:num>
  <w:num w:numId="184" w16cid:durableId="2024936401">
    <w:abstractNumId w:val="399"/>
  </w:num>
  <w:num w:numId="185" w16cid:durableId="1248686311">
    <w:abstractNumId w:val="327"/>
  </w:num>
  <w:num w:numId="186" w16cid:durableId="563445577">
    <w:abstractNumId w:val="79"/>
  </w:num>
  <w:num w:numId="187" w16cid:durableId="315186015">
    <w:abstractNumId w:val="294"/>
  </w:num>
  <w:num w:numId="188" w16cid:durableId="1664625170">
    <w:abstractNumId w:val="74"/>
  </w:num>
  <w:num w:numId="189" w16cid:durableId="1199203314">
    <w:abstractNumId w:val="147"/>
  </w:num>
  <w:num w:numId="190" w16cid:durableId="1363246947">
    <w:abstractNumId w:val="68"/>
  </w:num>
  <w:num w:numId="191" w16cid:durableId="1406535096">
    <w:abstractNumId w:val="329"/>
  </w:num>
  <w:num w:numId="192" w16cid:durableId="2141537396">
    <w:abstractNumId w:val="90"/>
  </w:num>
  <w:num w:numId="193" w16cid:durableId="2040928881">
    <w:abstractNumId w:val="307"/>
  </w:num>
  <w:num w:numId="194" w16cid:durableId="386227652">
    <w:abstractNumId w:val="395"/>
  </w:num>
  <w:num w:numId="195" w16cid:durableId="1753237568">
    <w:abstractNumId w:val="199"/>
  </w:num>
  <w:num w:numId="196" w16cid:durableId="2064135109">
    <w:abstractNumId w:val="448"/>
  </w:num>
  <w:num w:numId="197" w16cid:durableId="1058407194">
    <w:abstractNumId w:val="309"/>
  </w:num>
  <w:num w:numId="198" w16cid:durableId="1018002098">
    <w:abstractNumId w:val="149"/>
  </w:num>
  <w:num w:numId="199" w16cid:durableId="1839885343">
    <w:abstractNumId w:val="223"/>
  </w:num>
  <w:num w:numId="200" w16cid:durableId="857239392">
    <w:abstractNumId w:val="192"/>
  </w:num>
  <w:num w:numId="201" w16cid:durableId="1521354918">
    <w:abstractNumId w:val="52"/>
  </w:num>
  <w:num w:numId="202" w16cid:durableId="493447636">
    <w:abstractNumId w:val="379"/>
  </w:num>
  <w:num w:numId="203" w16cid:durableId="466240677">
    <w:abstractNumId w:val="153"/>
  </w:num>
  <w:num w:numId="204" w16cid:durableId="487982187">
    <w:abstractNumId w:val="186"/>
  </w:num>
  <w:num w:numId="205" w16cid:durableId="2045524104">
    <w:abstractNumId w:val="201"/>
  </w:num>
  <w:num w:numId="206" w16cid:durableId="299382844">
    <w:abstractNumId w:val="406"/>
  </w:num>
  <w:num w:numId="207" w16cid:durableId="1494182961">
    <w:abstractNumId w:val="3"/>
  </w:num>
  <w:num w:numId="208" w16cid:durableId="144127184">
    <w:abstractNumId w:val="359"/>
  </w:num>
  <w:num w:numId="209" w16cid:durableId="2120446673">
    <w:abstractNumId w:val="288"/>
  </w:num>
  <w:num w:numId="210" w16cid:durableId="848181418">
    <w:abstractNumId w:val="53"/>
  </w:num>
  <w:num w:numId="211" w16cid:durableId="1297486441">
    <w:abstractNumId w:val="117"/>
  </w:num>
  <w:num w:numId="212" w16cid:durableId="1635258475">
    <w:abstractNumId w:val="5"/>
  </w:num>
  <w:num w:numId="213" w16cid:durableId="715004115">
    <w:abstractNumId w:val="7"/>
  </w:num>
  <w:num w:numId="214" w16cid:durableId="1628588542">
    <w:abstractNumId w:val="439"/>
  </w:num>
  <w:num w:numId="215" w16cid:durableId="284578111">
    <w:abstractNumId w:val="264"/>
  </w:num>
  <w:num w:numId="216" w16cid:durableId="2126800805">
    <w:abstractNumId w:val="176"/>
  </w:num>
  <w:num w:numId="217" w16cid:durableId="1795059804">
    <w:abstractNumId w:val="372"/>
  </w:num>
  <w:num w:numId="218" w16cid:durableId="1645813347">
    <w:abstractNumId w:val="190"/>
  </w:num>
  <w:num w:numId="219" w16cid:durableId="678047984">
    <w:abstractNumId w:val="421"/>
  </w:num>
  <w:num w:numId="220" w16cid:durableId="1348099158">
    <w:abstractNumId w:val="81"/>
  </w:num>
  <w:num w:numId="221" w16cid:durableId="1650598604">
    <w:abstractNumId w:val="125"/>
  </w:num>
  <w:num w:numId="222" w16cid:durableId="176433410">
    <w:abstractNumId w:val="69"/>
  </w:num>
  <w:num w:numId="223" w16cid:durableId="1091505591">
    <w:abstractNumId w:val="368"/>
  </w:num>
  <w:num w:numId="224" w16cid:durableId="348264414">
    <w:abstractNumId w:val="314"/>
  </w:num>
  <w:num w:numId="225" w16cid:durableId="122970817">
    <w:abstractNumId w:val="222"/>
  </w:num>
  <w:num w:numId="226" w16cid:durableId="913465371">
    <w:abstractNumId w:val="336"/>
  </w:num>
  <w:num w:numId="227" w16cid:durableId="1781990148">
    <w:abstractNumId w:val="247"/>
  </w:num>
  <w:num w:numId="228" w16cid:durableId="716590497">
    <w:abstractNumId w:val="283"/>
  </w:num>
  <w:num w:numId="229" w16cid:durableId="1680621337">
    <w:abstractNumId w:val="342"/>
  </w:num>
  <w:num w:numId="230" w16cid:durableId="1058548270">
    <w:abstractNumId w:val="388"/>
  </w:num>
  <w:num w:numId="231" w16cid:durableId="1926644552">
    <w:abstractNumId w:val="268"/>
  </w:num>
  <w:num w:numId="232" w16cid:durableId="1777366960">
    <w:abstractNumId w:val="414"/>
  </w:num>
  <w:num w:numId="233" w16cid:durableId="1787187668">
    <w:abstractNumId w:val="452"/>
  </w:num>
  <w:num w:numId="234" w16cid:durableId="779178031">
    <w:abstractNumId w:val="438"/>
  </w:num>
  <w:num w:numId="235" w16cid:durableId="815561313">
    <w:abstractNumId w:val="297"/>
  </w:num>
  <w:num w:numId="236" w16cid:durableId="1702584513">
    <w:abstractNumId w:val="130"/>
  </w:num>
  <w:num w:numId="237" w16cid:durableId="752360301">
    <w:abstractNumId w:val="356"/>
  </w:num>
  <w:num w:numId="238" w16cid:durableId="2006394952">
    <w:abstractNumId w:val="240"/>
  </w:num>
  <w:num w:numId="239" w16cid:durableId="270089749">
    <w:abstractNumId w:val="456"/>
  </w:num>
  <w:num w:numId="240" w16cid:durableId="957878083">
    <w:abstractNumId w:val="398"/>
  </w:num>
  <w:num w:numId="241" w16cid:durableId="312100472">
    <w:abstractNumId w:val="214"/>
  </w:num>
  <w:num w:numId="242" w16cid:durableId="1495680611">
    <w:abstractNumId w:val="103"/>
  </w:num>
  <w:num w:numId="243" w16cid:durableId="720979249">
    <w:abstractNumId w:val="77"/>
  </w:num>
  <w:num w:numId="244" w16cid:durableId="1947420140">
    <w:abstractNumId w:val="179"/>
  </w:num>
  <w:num w:numId="245" w16cid:durableId="510215962">
    <w:abstractNumId w:val="144"/>
  </w:num>
  <w:num w:numId="246" w16cid:durableId="1005134826">
    <w:abstractNumId w:val="362"/>
  </w:num>
  <w:num w:numId="247" w16cid:durableId="1466385881">
    <w:abstractNumId w:val="6"/>
  </w:num>
  <w:num w:numId="248" w16cid:durableId="1910071592">
    <w:abstractNumId w:val="330"/>
  </w:num>
  <w:num w:numId="249" w16cid:durableId="1702317305">
    <w:abstractNumId w:val="0"/>
  </w:num>
  <w:num w:numId="250" w16cid:durableId="1690793511">
    <w:abstractNumId w:val="185"/>
  </w:num>
  <w:num w:numId="251" w16cid:durableId="495649437">
    <w:abstractNumId w:val="70"/>
  </w:num>
  <w:num w:numId="252" w16cid:durableId="2009482016">
    <w:abstractNumId w:val="383"/>
  </w:num>
  <w:num w:numId="253" w16cid:durableId="1126200588">
    <w:abstractNumId w:val="366"/>
  </w:num>
  <w:num w:numId="254" w16cid:durableId="930698272">
    <w:abstractNumId w:val="39"/>
  </w:num>
  <w:num w:numId="255" w16cid:durableId="1075207219">
    <w:abstractNumId w:val="12"/>
  </w:num>
  <w:num w:numId="256" w16cid:durableId="304966303">
    <w:abstractNumId w:val="381"/>
  </w:num>
  <w:num w:numId="257" w16cid:durableId="745957236">
    <w:abstractNumId w:val="104"/>
  </w:num>
  <w:num w:numId="258" w16cid:durableId="1943613313">
    <w:abstractNumId w:val="142"/>
  </w:num>
  <w:num w:numId="259" w16cid:durableId="172962853">
    <w:abstractNumId w:val="57"/>
  </w:num>
  <w:num w:numId="260" w16cid:durableId="895357099">
    <w:abstractNumId w:val="108"/>
  </w:num>
  <w:num w:numId="261" w16cid:durableId="1119688742">
    <w:abstractNumId w:val="128"/>
  </w:num>
  <w:num w:numId="262" w16cid:durableId="320234752">
    <w:abstractNumId w:val="46"/>
  </w:num>
  <w:num w:numId="263" w16cid:durableId="368338901">
    <w:abstractNumId w:val="430"/>
  </w:num>
  <w:num w:numId="264" w16cid:durableId="1427071631">
    <w:abstractNumId w:val="110"/>
  </w:num>
  <w:num w:numId="265" w16cid:durableId="1318924690">
    <w:abstractNumId w:val="241"/>
  </w:num>
  <w:num w:numId="266" w16cid:durableId="354620060">
    <w:abstractNumId w:val="454"/>
  </w:num>
  <w:num w:numId="267" w16cid:durableId="588537687">
    <w:abstractNumId w:val="83"/>
  </w:num>
  <w:num w:numId="268" w16cid:durableId="769475112">
    <w:abstractNumId w:val="280"/>
  </w:num>
  <w:num w:numId="269" w16cid:durableId="1832940718">
    <w:abstractNumId w:val="260"/>
  </w:num>
  <w:num w:numId="270" w16cid:durableId="539318729">
    <w:abstractNumId w:val="2"/>
  </w:num>
  <w:num w:numId="271" w16cid:durableId="371269559">
    <w:abstractNumId w:val="236"/>
  </w:num>
  <w:num w:numId="272" w16cid:durableId="909539044">
    <w:abstractNumId w:val="394"/>
  </w:num>
  <w:num w:numId="273" w16cid:durableId="1246694480">
    <w:abstractNumId w:val="304"/>
  </w:num>
  <w:num w:numId="274" w16cid:durableId="1898319567">
    <w:abstractNumId w:val="72"/>
  </w:num>
  <w:num w:numId="275" w16cid:durableId="1356807407">
    <w:abstractNumId w:val="339"/>
  </w:num>
  <w:num w:numId="276" w16cid:durableId="2059620218">
    <w:abstractNumId w:val="284"/>
  </w:num>
  <w:num w:numId="277" w16cid:durableId="776213368">
    <w:abstractNumId w:val="373"/>
  </w:num>
  <w:num w:numId="278" w16cid:durableId="212470791">
    <w:abstractNumId w:val="92"/>
  </w:num>
  <w:num w:numId="279" w16cid:durableId="499582547">
    <w:abstractNumId w:val="27"/>
  </w:num>
  <w:num w:numId="280" w16cid:durableId="53354212">
    <w:abstractNumId w:val="242"/>
  </w:num>
  <w:num w:numId="281" w16cid:durableId="1807891456">
    <w:abstractNumId w:val="198"/>
  </w:num>
  <w:num w:numId="282" w16cid:durableId="1273823824">
    <w:abstractNumId w:val="455"/>
  </w:num>
  <w:num w:numId="283" w16cid:durableId="1690528488">
    <w:abstractNumId w:val="417"/>
  </w:num>
  <w:num w:numId="284" w16cid:durableId="1594360520">
    <w:abstractNumId w:val="109"/>
  </w:num>
  <w:num w:numId="285" w16cid:durableId="557471806">
    <w:abstractNumId w:val="324"/>
  </w:num>
  <w:num w:numId="286" w16cid:durableId="1003554175">
    <w:abstractNumId w:val="60"/>
  </w:num>
  <w:num w:numId="287" w16cid:durableId="1116560565">
    <w:abstractNumId w:val="41"/>
  </w:num>
  <w:num w:numId="288" w16cid:durableId="582834954">
    <w:abstractNumId w:val="350"/>
  </w:num>
  <w:num w:numId="289" w16cid:durableId="1784307295">
    <w:abstractNumId w:val="370"/>
  </w:num>
  <w:num w:numId="290" w16cid:durableId="730883606">
    <w:abstractNumId w:val="353"/>
  </w:num>
  <w:num w:numId="291" w16cid:durableId="341397295">
    <w:abstractNumId w:val="26"/>
  </w:num>
  <w:num w:numId="292" w16cid:durableId="1104420441">
    <w:abstractNumId w:val="374"/>
  </w:num>
  <w:num w:numId="293" w16cid:durableId="1361279040">
    <w:abstractNumId w:val="119"/>
  </w:num>
  <w:num w:numId="294" w16cid:durableId="1250383774">
    <w:abstractNumId w:val="409"/>
  </w:num>
  <w:num w:numId="295" w16cid:durableId="1660885094">
    <w:abstractNumId w:val="48"/>
  </w:num>
  <w:num w:numId="296" w16cid:durableId="418795724">
    <w:abstractNumId w:val="218"/>
  </w:num>
  <w:num w:numId="297" w16cid:durableId="291178585">
    <w:abstractNumId w:val="320"/>
  </w:num>
  <w:num w:numId="298" w16cid:durableId="1946569999">
    <w:abstractNumId w:val="346"/>
  </w:num>
  <w:num w:numId="299" w16cid:durableId="874736862">
    <w:abstractNumId w:val="386"/>
  </w:num>
  <w:num w:numId="300" w16cid:durableId="661083497">
    <w:abstractNumId w:val="321"/>
  </w:num>
  <w:num w:numId="301" w16cid:durableId="1763716102">
    <w:abstractNumId w:val="400"/>
  </w:num>
  <w:num w:numId="302" w16cid:durableId="700978514">
    <w:abstractNumId w:val="59"/>
  </w:num>
  <w:num w:numId="303" w16cid:durableId="1810126615">
    <w:abstractNumId w:val="363"/>
  </w:num>
  <w:num w:numId="304" w16cid:durableId="1802183615">
    <w:abstractNumId w:val="44"/>
  </w:num>
  <w:num w:numId="305" w16cid:durableId="663053782">
    <w:abstractNumId w:val="88"/>
  </w:num>
  <w:num w:numId="306" w16cid:durableId="525607775">
    <w:abstractNumId w:val="188"/>
  </w:num>
  <w:num w:numId="307" w16cid:durableId="695079283">
    <w:abstractNumId w:val="95"/>
  </w:num>
  <w:num w:numId="308" w16cid:durableId="1765302440">
    <w:abstractNumId w:val="301"/>
  </w:num>
  <w:num w:numId="309" w16cid:durableId="1847673406">
    <w:abstractNumId w:val="101"/>
  </w:num>
  <w:num w:numId="310" w16cid:durableId="1650983752">
    <w:abstractNumId w:val="19"/>
  </w:num>
  <w:num w:numId="311" w16cid:durableId="966396930">
    <w:abstractNumId w:val="306"/>
  </w:num>
  <w:num w:numId="312" w16cid:durableId="563030452">
    <w:abstractNumId w:val="71"/>
  </w:num>
  <w:num w:numId="313" w16cid:durableId="2007900422">
    <w:abstractNumId w:val="96"/>
  </w:num>
  <w:num w:numId="314" w16cid:durableId="485122441">
    <w:abstractNumId w:val="358"/>
  </w:num>
  <w:num w:numId="315" w16cid:durableId="1333754903">
    <w:abstractNumId w:val="62"/>
  </w:num>
  <w:num w:numId="316" w16cid:durableId="369964668">
    <w:abstractNumId w:val="345"/>
  </w:num>
  <w:num w:numId="317" w16cid:durableId="127360544">
    <w:abstractNumId w:val="4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8" w16cid:durableId="1236286337">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9" w16cid:durableId="1634674728">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0" w16cid:durableId="1354648258">
    <w:abstractNumId w:val="2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1" w16cid:durableId="675765651">
    <w:abstractNumId w:val="4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2" w16cid:durableId="577983780">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3" w16cid:durableId="1503399176">
    <w:abstractNumId w:val="187"/>
  </w:num>
  <w:num w:numId="324" w16cid:durableId="349912544">
    <w:abstractNumId w:val="213"/>
  </w:num>
  <w:num w:numId="325" w16cid:durableId="252394055">
    <w:abstractNumId w:val="65"/>
  </w:num>
  <w:num w:numId="326" w16cid:durableId="932975353">
    <w:abstractNumId w:val="24"/>
  </w:num>
  <w:num w:numId="327" w16cid:durableId="430129615">
    <w:abstractNumId w:val="318"/>
  </w:num>
  <w:num w:numId="328" w16cid:durableId="1095441644">
    <w:abstractNumId w:val="29"/>
  </w:num>
  <w:num w:numId="329" w16cid:durableId="1282417781">
    <w:abstractNumId w:val="249"/>
  </w:num>
  <w:num w:numId="330" w16cid:durableId="1660696821">
    <w:abstractNumId w:val="197"/>
  </w:num>
  <w:num w:numId="331" w16cid:durableId="312762456">
    <w:abstractNumId w:val="224"/>
  </w:num>
  <w:num w:numId="332" w16cid:durableId="1709914335">
    <w:abstractNumId w:val="317"/>
  </w:num>
  <w:num w:numId="333" w16cid:durableId="332031289">
    <w:abstractNumId w:val="441"/>
  </w:num>
  <w:num w:numId="334" w16cid:durableId="230239459">
    <w:abstractNumId w:val="376"/>
  </w:num>
  <w:num w:numId="335" w16cid:durableId="1079182012">
    <w:abstractNumId w:val="227"/>
  </w:num>
  <w:num w:numId="336" w16cid:durableId="61605698">
    <w:abstractNumId w:val="38"/>
  </w:num>
  <w:num w:numId="337" w16cid:durableId="640112070">
    <w:abstractNumId w:val="408"/>
  </w:num>
  <w:num w:numId="338" w16cid:durableId="1499226382">
    <w:abstractNumId w:val="420"/>
  </w:num>
  <w:num w:numId="339" w16cid:durableId="732655277">
    <w:abstractNumId w:val="164"/>
  </w:num>
  <w:num w:numId="340" w16cid:durableId="2011398104">
    <w:abstractNumId w:val="393"/>
  </w:num>
  <w:num w:numId="341" w16cid:durableId="280041491">
    <w:abstractNumId w:val="262"/>
  </w:num>
  <w:num w:numId="342" w16cid:durableId="940139074">
    <w:abstractNumId w:val="270"/>
  </w:num>
  <w:num w:numId="343" w16cid:durableId="792331331">
    <w:abstractNumId w:val="177"/>
  </w:num>
  <w:num w:numId="344" w16cid:durableId="151528975">
    <w:abstractNumId w:val="141"/>
  </w:num>
  <w:num w:numId="345" w16cid:durableId="385181624">
    <w:abstractNumId w:val="168"/>
  </w:num>
  <w:num w:numId="346" w16cid:durableId="1501893867">
    <w:abstractNumId w:val="273"/>
  </w:num>
  <w:num w:numId="347" w16cid:durableId="1734501495">
    <w:abstractNumId w:val="148"/>
  </w:num>
  <w:num w:numId="348" w16cid:durableId="1174497661">
    <w:abstractNumId w:val="426"/>
  </w:num>
  <w:num w:numId="349" w16cid:durableId="1611279339">
    <w:abstractNumId w:val="58"/>
  </w:num>
  <w:num w:numId="350" w16cid:durableId="1849560809">
    <w:abstractNumId w:val="132"/>
  </w:num>
  <w:num w:numId="351" w16cid:durableId="694162439">
    <w:abstractNumId w:val="49"/>
  </w:num>
  <w:num w:numId="352" w16cid:durableId="1618104918">
    <w:abstractNumId w:val="442"/>
  </w:num>
  <w:num w:numId="353" w16cid:durableId="223496104">
    <w:abstractNumId w:val="159"/>
  </w:num>
  <w:num w:numId="354" w16cid:durableId="1259213856">
    <w:abstractNumId w:val="296"/>
  </w:num>
  <w:num w:numId="355" w16cid:durableId="795947573">
    <w:abstractNumId w:val="232"/>
  </w:num>
  <w:num w:numId="356" w16cid:durableId="1749158534">
    <w:abstractNumId w:val="387"/>
  </w:num>
  <w:num w:numId="357" w16cid:durableId="787429013">
    <w:abstractNumId w:val="134"/>
  </w:num>
  <w:num w:numId="358" w16cid:durableId="222912759">
    <w:abstractNumId w:val="162"/>
  </w:num>
  <w:num w:numId="359" w16cid:durableId="1762602023">
    <w:abstractNumId w:val="97"/>
  </w:num>
  <w:num w:numId="360" w16cid:durableId="2091809784">
    <w:abstractNumId w:val="86"/>
  </w:num>
  <w:num w:numId="361" w16cid:durableId="1628972212">
    <w:abstractNumId w:val="178"/>
  </w:num>
  <w:num w:numId="362" w16cid:durableId="26949204">
    <w:abstractNumId w:val="343"/>
  </w:num>
  <w:num w:numId="363" w16cid:durableId="1258947701">
    <w:abstractNumId w:val="80"/>
  </w:num>
  <w:num w:numId="364" w16cid:durableId="1619027914">
    <w:abstractNumId w:val="382"/>
  </w:num>
  <w:num w:numId="365" w16cid:durableId="1056002458">
    <w:abstractNumId w:val="182"/>
  </w:num>
  <w:num w:numId="366" w16cid:durableId="688719601">
    <w:abstractNumId w:val="23"/>
  </w:num>
  <w:num w:numId="367" w16cid:durableId="1922831573">
    <w:abstractNumId w:val="286"/>
  </w:num>
  <w:num w:numId="368" w16cid:durableId="1617979171">
    <w:abstractNumId w:val="450"/>
  </w:num>
  <w:num w:numId="369" w16cid:durableId="1636108686">
    <w:abstractNumId w:val="244"/>
  </w:num>
  <w:num w:numId="370" w16cid:durableId="622422550">
    <w:abstractNumId w:val="105"/>
  </w:num>
  <w:num w:numId="371" w16cid:durableId="1931621698">
    <w:abstractNumId w:val="401"/>
  </w:num>
  <w:num w:numId="372" w16cid:durableId="570624933">
    <w:abstractNumId w:val="332"/>
  </w:num>
  <w:num w:numId="373" w16cid:durableId="633415510">
    <w:abstractNumId w:val="365"/>
  </w:num>
  <w:num w:numId="374" w16cid:durableId="1835224807">
    <w:abstractNumId w:val="229"/>
  </w:num>
  <w:num w:numId="375" w16cid:durableId="714619118">
    <w:abstractNumId w:val="207"/>
  </w:num>
  <w:num w:numId="376" w16cid:durableId="125702379">
    <w:abstractNumId w:val="390"/>
  </w:num>
  <w:num w:numId="377" w16cid:durableId="1349916261">
    <w:abstractNumId w:val="124"/>
  </w:num>
  <w:num w:numId="378" w16cid:durableId="1894929789">
    <w:abstractNumId w:val="427"/>
  </w:num>
  <w:num w:numId="379" w16cid:durableId="739255003">
    <w:abstractNumId w:val="316"/>
  </w:num>
  <w:num w:numId="380" w16cid:durableId="1248542480">
    <w:abstractNumId w:val="451"/>
  </w:num>
  <w:num w:numId="381" w16cid:durableId="251622447">
    <w:abstractNumId w:val="11"/>
  </w:num>
  <w:num w:numId="382" w16cid:durableId="892891573">
    <w:abstractNumId w:val="21"/>
  </w:num>
  <w:num w:numId="383" w16cid:durableId="1435786388">
    <w:abstractNumId w:val="349"/>
  </w:num>
  <w:num w:numId="384" w16cid:durableId="1259173009">
    <w:abstractNumId w:val="203"/>
  </w:num>
  <w:num w:numId="385" w16cid:durableId="825779011">
    <w:abstractNumId w:val="253"/>
  </w:num>
  <w:num w:numId="386" w16cid:durableId="712074696">
    <w:abstractNumId w:val="385"/>
  </w:num>
  <w:num w:numId="387" w16cid:durableId="1125387488">
    <w:abstractNumId w:val="129"/>
  </w:num>
  <w:num w:numId="388" w16cid:durableId="308830718">
    <w:abstractNumId w:val="56"/>
  </w:num>
  <w:num w:numId="389" w16cid:durableId="746808496">
    <w:abstractNumId w:val="391"/>
  </w:num>
  <w:num w:numId="390" w16cid:durableId="2030374058">
    <w:abstractNumId w:val="87"/>
  </w:num>
  <w:num w:numId="391" w16cid:durableId="290474841">
    <w:abstractNumId w:val="361"/>
  </w:num>
  <w:num w:numId="392" w16cid:durableId="962076163">
    <w:abstractNumId w:val="403"/>
  </w:num>
  <w:num w:numId="393" w16cid:durableId="707335573">
    <w:abstractNumId w:val="175"/>
  </w:num>
  <w:num w:numId="394" w16cid:durableId="1109742652">
    <w:abstractNumId w:val="239"/>
  </w:num>
  <w:num w:numId="395" w16cid:durableId="1772240916">
    <w:abstractNumId w:val="1"/>
  </w:num>
  <w:num w:numId="396" w16cid:durableId="1261260256">
    <w:abstractNumId w:val="341"/>
  </w:num>
  <w:num w:numId="397" w16cid:durableId="839664382">
    <w:abstractNumId w:val="322"/>
  </w:num>
  <w:num w:numId="398" w16cid:durableId="275407068">
    <w:abstractNumId w:val="171"/>
  </w:num>
  <w:num w:numId="399" w16cid:durableId="1408574271">
    <w:abstractNumId w:val="384"/>
  </w:num>
  <w:num w:numId="400" w16cid:durableId="242299187">
    <w:abstractNumId w:val="100"/>
  </w:num>
  <w:num w:numId="401" w16cid:durableId="1713845556">
    <w:abstractNumId w:val="255"/>
  </w:num>
  <w:num w:numId="402" w16cid:durableId="428039878">
    <w:abstractNumId w:val="50"/>
  </w:num>
  <w:num w:numId="403" w16cid:durableId="732197816">
    <w:abstractNumId w:val="111"/>
  </w:num>
  <w:num w:numId="404" w16cid:durableId="636833618">
    <w:abstractNumId w:val="189"/>
  </w:num>
  <w:num w:numId="405" w16cid:durableId="1549606040">
    <w:abstractNumId w:val="174"/>
  </w:num>
  <w:num w:numId="406" w16cid:durableId="1575314128">
    <w:abstractNumId w:val="35"/>
  </w:num>
  <w:num w:numId="407" w16cid:durableId="1209295616">
    <w:abstractNumId w:val="276"/>
  </w:num>
  <w:num w:numId="408" w16cid:durableId="585387361">
    <w:abstractNumId w:val="196"/>
  </w:num>
  <w:num w:numId="409" w16cid:durableId="88741846">
    <w:abstractNumId w:val="121"/>
  </w:num>
  <w:num w:numId="410" w16cid:durableId="1228220721">
    <w:abstractNumId w:val="18"/>
  </w:num>
  <w:num w:numId="411" w16cid:durableId="869301370">
    <w:abstractNumId w:val="143"/>
  </w:num>
  <w:num w:numId="412" w16cid:durableId="855190692">
    <w:abstractNumId w:val="252"/>
  </w:num>
  <w:num w:numId="413" w16cid:durableId="1174875746">
    <w:abstractNumId w:val="158"/>
  </w:num>
  <w:num w:numId="414" w16cid:durableId="2127657139">
    <w:abstractNumId w:val="204"/>
  </w:num>
  <w:num w:numId="415" w16cid:durableId="1746687023">
    <w:abstractNumId w:val="281"/>
  </w:num>
  <w:num w:numId="416" w16cid:durableId="524439658">
    <w:abstractNumId w:val="170"/>
  </w:num>
  <w:num w:numId="417" w16cid:durableId="592974747">
    <w:abstractNumId w:val="228"/>
  </w:num>
  <w:num w:numId="418" w16cid:durableId="1115712049">
    <w:abstractNumId w:val="84"/>
  </w:num>
  <w:num w:numId="419" w16cid:durableId="1589923786">
    <w:abstractNumId w:val="257"/>
  </w:num>
  <w:num w:numId="420" w16cid:durableId="2065449473">
    <w:abstractNumId w:val="292"/>
  </w:num>
  <w:num w:numId="421" w16cid:durableId="1370183376">
    <w:abstractNumId w:val="120"/>
  </w:num>
  <w:num w:numId="422" w16cid:durableId="2002463877">
    <w:abstractNumId w:val="180"/>
  </w:num>
  <w:num w:numId="423" w16cid:durableId="7173940">
    <w:abstractNumId w:val="231"/>
  </w:num>
  <w:num w:numId="424" w16cid:durableId="500781843">
    <w:abstractNumId w:val="235"/>
  </w:num>
  <w:num w:numId="425" w16cid:durableId="1098983040">
    <w:abstractNumId w:val="154"/>
  </w:num>
  <w:num w:numId="426" w16cid:durableId="689840810">
    <w:abstractNumId w:val="446"/>
  </w:num>
  <w:num w:numId="427" w16cid:durableId="780999493">
    <w:abstractNumId w:val="334"/>
  </w:num>
  <w:num w:numId="428" w16cid:durableId="1104040105">
    <w:abstractNumId w:val="146"/>
  </w:num>
  <w:num w:numId="429" w16cid:durableId="1436949584">
    <w:abstractNumId w:val="303"/>
  </w:num>
  <w:num w:numId="430" w16cid:durableId="1700427267">
    <w:abstractNumId w:val="102"/>
  </w:num>
  <w:num w:numId="431" w16cid:durableId="944655019">
    <w:abstractNumId w:val="259"/>
  </w:num>
  <w:num w:numId="432" w16cid:durableId="279605078">
    <w:abstractNumId w:val="14"/>
  </w:num>
  <w:num w:numId="433" w16cid:durableId="1782413301">
    <w:abstractNumId w:val="226"/>
  </w:num>
  <w:num w:numId="434" w16cid:durableId="1015613290">
    <w:abstractNumId w:val="116"/>
  </w:num>
  <w:num w:numId="435" w16cid:durableId="1527450463">
    <w:abstractNumId w:val="315"/>
  </w:num>
  <w:num w:numId="436" w16cid:durableId="958024624">
    <w:abstractNumId w:val="290"/>
  </w:num>
  <w:num w:numId="437" w16cid:durableId="89544313">
    <w:abstractNumId w:val="194"/>
  </w:num>
  <w:num w:numId="438" w16cid:durableId="269091133">
    <w:abstractNumId w:val="181"/>
  </w:num>
  <w:num w:numId="439" w16cid:durableId="619335778">
    <w:abstractNumId w:val="15"/>
  </w:num>
  <w:num w:numId="440" w16cid:durableId="1057050999">
    <w:abstractNumId w:val="16"/>
  </w:num>
  <w:num w:numId="441" w16cid:durableId="94834349">
    <w:abstractNumId w:val="193"/>
  </w:num>
  <w:num w:numId="442" w16cid:durableId="1144466496">
    <w:abstractNumId w:val="302"/>
  </w:num>
  <w:num w:numId="443" w16cid:durableId="922184641">
    <w:abstractNumId w:val="66"/>
  </w:num>
  <w:num w:numId="444" w16cid:durableId="2053797494">
    <w:abstractNumId w:val="352"/>
  </w:num>
  <w:num w:numId="445" w16cid:durableId="951859176">
    <w:abstractNumId w:val="445"/>
  </w:num>
  <w:num w:numId="446" w16cid:durableId="915166801">
    <w:abstractNumId w:val="163"/>
  </w:num>
  <w:num w:numId="447" w16cid:durableId="5645028">
    <w:abstractNumId w:val="173"/>
  </w:num>
  <w:num w:numId="448" w16cid:durableId="1480536923">
    <w:abstractNumId w:val="337"/>
  </w:num>
  <w:num w:numId="449" w16cid:durableId="1797328986">
    <w:abstractNumId w:val="404"/>
  </w:num>
  <w:num w:numId="450" w16cid:durableId="1217936697">
    <w:abstractNumId w:val="413"/>
  </w:num>
  <w:num w:numId="451" w16cid:durableId="1137065736">
    <w:abstractNumId w:val="310"/>
  </w:num>
  <w:num w:numId="452" w16cid:durableId="142090963">
    <w:abstractNumId w:val="160"/>
  </w:num>
  <w:num w:numId="453" w16cid:durableId="875855015">
    <w:abstractNumId w:val="338"/>
  </w:num>
  <w:num w:numId="454" w16cid:durableId="1247543368">
    <w:abstractNumId w:val="429"/>
  </w:num>
  <w:num w:numId="455" w16cid:durableId="835458747">
    <w:abstractNumId w:val="34"/>
  </w:num>
  <w:num w:numId="456" w16cid:durableId="1327905319">
    <w:abstractNumId w:val="91"/>
  </w:num>
  <w:num w:numId="457" w16cid:durableId="1459374119">
    <w:abstractNumId w:val="150"/>
  </w:num>
  <w:num w:numId="458" w16cid:durableId="427967619">
    <w:abstractNumId w:val="1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9" w16cid:durableId="336928294">
    <w:abstractNumId w:val="184"/>
  </w:num>
  <w:num w:numId="460" w16cid:durableId="1032733347">
    <w:abstractNumId w:val="55"/>
  </w:num>
  <w:numIdMacAtCleanup w:val="45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ristian Mcclure">
    <w15:presenceInfo w15:providerId="AD" w15:userId="S::kristian.mcclure@keyis.com::06fde5e1-e8f0-4872-b553-1ea4322e34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97E"/>
    <w:rsid w:val="000050B7"/>
    <w:rsid w:val="00011592"/>
    <w:rsid w:val="000133BA"/>
    <w:rsid w:val="00014936"/>
    <w:rsid w:val="00015D6A"/>
    <w:rsid w:val="00020859"/>
    <w:rsid w:val="00022F52"/>
    <w:rsid w:val="0002379A"/>
    <w:rsid w:val="00025822"/>
    <w:rsid w:val="000279AD"/>
    <w:rsid w:val="000314D2"/>
    <w:rsid w:val="00044A56"/>
    <w:rsid w:val="00051B9A"/>
    <w:rsid w:val="00056BC9"/>
    <w:rsid w:val="00065372"/>
    <w:rsid w:val="00065A01"/>
    <w:rsid w:val="00072517"/>
    <w:rsid w:val="000748FA"/>
    <w:rsid w:val="00081B6E"/>
    <w:rsid w:val="00081DB9"/>
    <w:rsid w:val="00083C18"/>
    <w:rsid w:val="0009279D"/>
    <w:rsid w:val="000A1788"/>
    <w:rsid w:val="000A36C4"/>
    <w:rsid w:val="000C256E"/>
    <w:rsid w:val="000C2D9C"/>
    <w:rsid w:val="000C5BB9"/>
    <w:rsid w:val="000C63F5"/>
    <w:rsid w:val="000D24EF"/>
    <w:rsid w:val="000D3CB7"/>
    <w:rsid w:val="000D713E"/>
    <w:rsid w:val="000D733B"/>
    <w:rsid w:val="000E1979"/>
    <w:rsid w:val="000E4C4A"/>
    <w:rsid w:val="000E6FC3"/>
    <w:rsid w:val="000F05D5"/>
    <w:rsid w:val="000F123C"/>
    <w:rsid w:val="000F77FB"/>
    <w:rsid w:val="000F7F73"/>
    <w:rsid w:val="00112FD6"/>
    <w:rsid w:val="00115771"/>
    <w:rsid w:val="00117334"/>
    <w:rsid w:val="00117B31"/>
    <w:rsid w:val="00135D9C"/>
    <w:rsid w:val="00136AD2"/>
    <w:rsid w:val="00147C4F"/>
    <w:rsid w:val="00153408"/>
    <w:rsid w:val="001562E5"/>
    <w:rsid w:val="00161AA7"/>
    <w:rsid w:val="001621E0"/>
    <w:rsid w:val="001641CE"/>
    <w:rsid w:val="00164B99"/>
    <w:rsid w:val="00182817"/>
    <w:rsid w:val="001830F5"/>
    <w:rsid w:val="00183BA5"/>
    <w:rsid w:val="00191870"/>
    <w:rsid w:val="00194BC7"/>
    <w:rsid w:val="00196685"/>
    <w:rsid w:val="001A6667"/>
    <w:rsid w:val="001B2B9B"/>
    <w:rsid w:val="001B2C56"/>
    <w:rsid w:val="001B3689"/>
    <w:rsid w:val="001C1C28"/>
    <w:rsid w:val="001C2719"/>
    <w:rsid w:val="001C2FD5"/>
    <w:rsid w:val="001C3E99"/>
    <w:rsid w:val="001C466E"/>
    <w:rsid w:val="001D0C38"/>
    <w:rsid w:val="001D2F25"/>
    <w:rsid w:val="001E09B5"/>
    <w:rsid w:val="001F27B2"/>
    <w:rsid w:val="001F4BE7"/>
    <w:rsid w:val="00205D91"/>
    <w:rsid w:val="00206360"/>
    <w:rsid w:val="00206E07"/>
    <w:rsid w:val="00206E33"/>
    <w:rsid w:val="00207361"/>
    <w:rsid w:val="0021198C"/>
    <w:rsid w:val="002121E1"/>
    <w:rsid w:val="00213195"/>
    <w:rsid w:val="002164DE"/>
    <w:rsid w:val="00217311"/>
    <w:rsid w:val="00220BA2"/>
    <w:rsid w:val="0022397C"/>
    <w:rsid w:val="002259C9"/>
    <w:rsid w:val="002308FE"/>
    <w:rsid w:val="00236737"/>
    <w:rsid w:val="00242D61"/>
    <w:rsid w:val="0024463A"/>
    <w:rsid w:val="002448FE"/>
    <w:rsid w:val="002449D8"/>
    <w:rsid w:val="00250D0D"/>
    <w:rsid w:val="00252DD4"/>
    <w:rsid w:val="002532A3"/>
    <w:rsid w:val="0025764F"/>
    <w:rsid w:val="002645BF"/>
    <w:rsid w:val="00264D46"/>
    <w:rsid w:val="0026729C"/>
    <w:rsid w:val="002705BD"/>
    <w:rsid w:val="00280287"/>
    <w:rsid w:val="00291A3E"/>
    <w:rsid w:val="00297486"/>
    <w:rsid w:val="002A52CD"/>
    <w:rsid w:val="002A7AE6"/>
    <w:rsid w:val="002A7F73"/>
    <w:rsid w:val="002B2889"/>
    <w:rsid w:val="002C1AC3"/>
    <w:rsid w:val="002C658C"/>
    <w:rsid w:val="002D5606"/>
    <w:rsid w:val="002E5689"/>
    <w:rsid w:val="002F3045"/>
    <w:rsid w:val="002F4E65"/>
    <w:rsid w:val="002F56E3"/>
    <w:rsid w:val="002F777E"/>
    <w:rsid w:val="003042B5"/>
    <w:rsid w:val="00315573"/>
    <w:rsid w:val="00320D94"/>
    <w:rsid w:val="00323295"/>
    <w:rsid w:val="00325A20"/>
    <w:rsid w:val="0033351B"/>
    <w:rsid w:val="00334624"/>
    <w:rsid w:val="00340566"/>
    <w:rsid w:val="003474E1"/>
    <w:rsid w:val="00372D43"/>
    <w:rsid w:val="00375CDF"/>
    <w:rsid w:val="00390F06"/>
    <w:rsid w:val="00391AD1"/>
    <w:rsid w:val="00397307"/>
    <w:rsid w:val="003B547C"/>
    <w:rsid w:val="003C1D50"/>
    <w:rsid w:val="003C42CC"/>
    <w:rsid w:val="003E551F"/>
    <w:rsid w:val="003F7BE7"/>
    <w:rsid w:val="0040058A"/>
    <w:rsid w:val="00400984"/>
    <w:rsid w:val="00403B6E"/>
    <w:rsid w:val="00407DFD"/>
    <w:rsid w:val="0041308A"/>
    <w:rsid w:val="00420EBC"/>
    <w:rsid w:val="004247B4"/>
    <w:rsid w:val="004307AB"/>
    <w:rsid w:val="00457E0F"/>
    <w:rsid w:val="004619BE"/>
    <w:rsid w:val="00462497"/>
    <w:rsid w:val="004627BE"/>
    <w:rsid w:val="004669A7"/>
    <w:rsid w:val="00470BF9"/>
    <w:rsid w:val="00474177"/>
    <w:rsid w:val="00482C29"/>
    <w:rsid w:val="00485C21"/>
    <w:rsid w:val="00487F97"/>
    <w:rsid w:val="00497D07"/>
    <w:rsid w:val="004A210E"/>
    <w:rsid w:val="004A21C4"/>
    <w:rsid w:val="004A6935"/>
    <w:rsid w:val="004B72B1"/>
    <w:rsid w:val="004C049B"/>
    <w:rsid w:val="004C207E"/>
    <w:rsid w:val="004C4C1E"/>
    <w:rsid w:val="004C4DB7"/>
    <w:rsid w:val="004C5EBD"/>
    <w:rsid w:val="004D35D9"/>
    <w:rsid w:val="004E0DAE"/>
    <w:rsid w:val="004E1D2C"/>
    <w:rsid w:val="004E2C78"/>
    <w:rsid w:val="004E3E1C"/>
    <w:rsid w:val="004E4407"/>
    <w:rsid w:val="004F0AB3"/>
    <w:rsid w:val="004F0F62"/>
    <w:rsid w:val="004F16C1"/>
    <w:rsid w:val="00504C27"/>
    <w:rsid w:val="0050725F"/>
    <w:rsid w:val="00515185"/>
    <w:rsid w:val="00520A87"/>
    <w:rsid w:val="00524818"/>
    <w:rsid w:val="00525440"/>
    <w:rsid w:val="00526535"/>
    <w:rsid w:val="00530E6C"/>
    <w:rsid w:val="00532612"/>
    <w:rsid w:val="00536EF2"/>
    <w:rsid w:val="00555AA9"/>
    <w:rsid w:val="00564D66"/>
    <w:rsid w:val="005666F0"/>
    <w:rsid w:val="00570566"/>
    <w:rsid w:val="00570F12"/>
    <w:rsid w:val="0057300F"/>
    <w:rsid w:val="00574D33"/>
    <w:rsid w:val="00577F76"/>
    <w:rsid w:val="0058210B"/>
    <w:rsid w:val="00584332"/>
    <w:rsid w:val="0059412A"/>
    <w:rsid w:val="005A075F"/>
    <w:rsid w:val="005A23F4"/>
    <w:rsid w:val="005A32DA"/>
    <w:rsid w:val="005A6294"/>
    <w:rsid w:val="005B0B7F"/>
    <w:rsid w:val="005B121B"/>
    <w:rsid w:val="005B12F2"/>
    <w:rsid w:val="005B3D14"/>
    <w:rsid w:val="005C1129"/>
    <w:rsid w:val="005C300B"/>
    <w:rsid w:val="005C6A64"/>
    <w:rsid w:val="005C6EA0"/>
    <w:rsid w:val="005D202F"/>
    <w:rsid w:val="005D2B30"/>
    <w:rsid w:val="005E3590"/>
    <w:rsid w:val="005E57DD"/>
    <w:rsid w:val="005F3209"/>
    <w:rsid w:val="00603F21"/>
    <w:rsid w:val="00606E6A"/>
    <w:rsid w:val="0061338C"/>
    <w:rsid w:val="00615F94"/>
    <w:rsid w:val="00616EBB"/>
    <w:rsid w:val="006203C3"/>
    <w:rsid w:val="00624120"/>
    <w:rsid w:val="00637FE2"/>
    <w:rsid w:val="006440F4"/>
    <w:rsid w:val="00652644"/>
    <w:rsid w:val="0066160F"/>
    <w:rsid w:val="00664AB9"/>
    <w:rsid w:val="00672FF2"/>
    <w:rsid w:val="0068315E"/>
    <w:rsid w:val="006941C9"/>
    <w:rsid w:val="0069764B"/>
    <w:rsid w:val="006A1810"/>
    <w:rsid w:val="006B5D97"/>
    <w:rsid w:val="006C4C48"/>
    <w:rsid w:val="006C52A9"/>
    <w:rsid w:val="006C5E86"/>
    <w:rsid w:val="006C6A9A"/>
    <w:rsid w:val="006C79AE"/>
    <w:rsid w:val="006C7F6C"/>
    <w:rsid w:val="006D0E37"/>
    <w:rsid w:val="006D5AC2"/>
    <w:rsid w:val="006E6C18"/>
    <w:rsid w:val="006E6D72"/>
    <w:rsid w:val="006F00FC"/>
    <w:rsid w:val="006F0FDD"/>
    <w:rsid w:val="006F2C95"/>
    <w:rsid w:val="0070631B"/>
    <w:rsid w:val="00715791"/>
    <w:rsid w:val="00715CA6"/>
    <w:rsid w:val="00716D4A"/>
    <w:rsid w:val="007235B5"/>
    <w:rsid w:val="00732A1C"/>
    <w:rsid w:val="007471D8"/>
    <w:rsid w:val="00747771"/>
    <w:rsid w:val="0075205B"/>
    <w:rsid w:val="00754719"/>
    <w:rsid w:val="007551D1"/>
    <w:rsid w:val="007749F5"/>
    <w:rsid w:val="00780150"/>
    <w:rsid w:val="00780CEE"/>
    <w:rsid w:val="0078561A"/>
    <w:rsid w:val="007859DA"/>
    <w:rsid w:val="00786C82"/>
    <w:rsid w:val="007A6BA0"/>
    <w:rsid w:val="007A7495"/>
    <w:rsid w:val="007B7047"/>
    <w:rsid w:val="007C3144"/>
    <w:rsid w:val="007C75C8"/>
    <w:rsid w:val="007D7514"/>
    <w:rsid w:val="007E204B"/>
    <w:rsid w:val="007E6C23"/>
    <w:rsid w:val="007F03C9"/>
    <w:rsid w:val="007F66FE"/>
    <w:rsid w:val="0080449D"/>
    <w:rsid w:val="008055AA"/>
    <w:rsid w:val="00806D52"/>
    <w:rsid w:val="00810960"/>
    <w:rsid w:val="00820EA4"/>
    <w:rsid w:val="00821FDF"/>
    <w:rsid w:val="008264B1"/>
    <w:rsid w:val="00830850"/>
    <w:rsid w:val="00836C15"/>
    <w:rsid w:val="00836E15"/>
    <w:rsid w:val="00841B5D"/>
    <w:rsid w:val="00841CDC"/>
    <w:rsid w:val="00846CEA"/>
    <w:rsid w:val="00846FAF"/>
    <w:rsid w:val="00851718"/>
    <w:rsid w:val="00854893"/>
    <w:rsid w:val="008551CF"/>
    <w:rsid w:val="008569D6"/>
    <w:rsid w:val="008628CE"/>
    <w:rsid w:val="008738CE"/>
    <w:rsid w:val="00884750"/>
    <w:rsid w:val="00892529"/>
    <w:rsid w:val="008A4890"/>
    <w:rsid w:val="008B1359"/>
    <w:rsid w:val="008B2D54"/>
    <w:rsid w:val="008B352E"/>
    <w:rsid w:val="008B6B48"/>
    <w:rsid w:val="008C627B"/>
    <w:rsid w:val="008D5F48"/>
    <w:rsid w:val="008E3BED"/>
    <w:rsid w:val="008E5A4F"/>
    <w:rsid w:val="008F1F1D"/>
    <w:rsid w:val="008F73D7"/>
    <w:rsid w:val="00900469"/>
    <w:rsid w:val="009016B3"/>
    <w:rsid w:val="00904EC9"/>
    <w:rsid w:val="00905F52"/>
    <w:rsid w:val="00906982"/>
    <w:rsid w:val="009116C8"/>
    <w:rsid w:val="0091666C"/>
    <w:rsid w:val="009202A0"/>
    <w:rsid w:val="009267AF"/>
    <w:rsid w:val="00937D09"/>
    <w:rsid w:val="00942938"/>
    <w:rsid w:val="009468C6"/>
    <w:rsid w:val="00946CE4"/>
    <w:rsid w:val="0094767A"/>
    <w:rsid w:val="00951D58"/>
    <w:rsid w:val="00962A8A"/>
    <w:rsid w:val="00963720"/>
    <w:rsid w:val="009678CE"/>
    <w:rsid w:val="00980279"/>
    <w:rsid w:val="009809F1"/>
    <w:rsid w:val="00984A5C"/>
    <w:rsid w:val="0098522E"/>
    <w:rsid w:val="009865E2"/>
    <w:rsid w:val="009903DE"/>
    <w:rsid w:val="00996701"/>
    <w:rsid w:val="009A13DB"/>
    <w:rsid w:val="009A1A94"/>
    <w:rsid w:val="009A6282"/>
    <w:rsid w:val="009B54AD"/>
    <w:rsid w:val="009B63FC"/>
    <w:rsid w:val="009C15B0"/>
    <w:rsid w:val="009D4DCB"/>
    <w:rsid w:val="009F5E02"/>
    <w:rsid w:val="00A0165B"/>
    <w:rsid w:val="00A030D6"/>
    <w:rsid w:val="00A07C0B"/>
    <w:rsid w:val="00A12A44"/>
    <w:rsid w:val="00A148D2"/>
    <w:rsid w:val="00A1597E"/>
    <w:rsid w:val="00A167A8"/>
    <w:rsid w:val="00A201E5"/>
    <w:rsid w:val="00A21624"/>
    <w:rsid w:val="00A22446"/>
    <w:rsid w:val="00A330E5"/>
    <w:rsid w:val="00A33580"/>
    <w:rsid w:val="00A340DA"/>
    <w:rsid w:val="00A3560C"/>
    <w:rsid w:val="00A420D1"/>
    <w:rsid w:val="00A462EC"/>
    <w:rsid w:val="00A5449F"/>
    <w:rsid w:val="00A61531"/>
    <w:rsid w:val="00A61592"/>
    <w:rsid w:val="00A625A2"/>
    <w:rsid w:val="00A6444A"/>
    <w:rsid w:val="00A67099"/>
    <w:rsid w:val="00A71718"/>
    <w:rsid w:val="00A75221"/>
    <w:rsid w:val="00A75DA3"/>
    <w:rsid w:val="00A825EF"/>
    <w:rsid w:val="00A922C2"/>
    <w:rsid w:val="00A97F60"/>
    <w:rsid w:val="00AA4696"/>
    <w:rsid w:val="00AA6FFE"/>
    <w:rsid w:val="00AB0AFE"/>
    <w:rsid w:val="00AB36F5"/>
    <w:rsid w:val="00AD414C"/>
    <w:rsid w:val="00AD5AE5"/>
    <w:rsid w:val="00AE51A3"/>
    <w:rsid w:val="00AE7955"/>
    <w:rsid w:val="00B00A27"/>
    <w:rsid w:val="00B1193D"/>
    <w:rsid w:val="00B12F54"/>
    <w:rsid w:val="00B176AD"/>
    <w:rsid w:val="00B1790B"/>
    <w:rsid w:val="00B20761"/>
    <w:rsid w:val="00B24DE5"/>
    <w:rsid w:val="00B252D7"/>
    <w:rsid w:val="00B31839"/>
    <w:rsid w:val="00B36614"/>
    <w:rsid w:val="00B37C00"/>
    <w:rsid w:val="00B37D97"/>
    <w:rsid w:val="00B443E7"/>
    <w:rsid w:val="00B45D2D"/>
    <w:rsid w:val="00B50909"/>
    <w:rsid w:val="00B53EE0"/>
    <w:rsid w:val="00B5438F"/>
    <w:rsid w:val="00B602A3"/>
    <w:rsid w:val="00B62859"/>
    <w:rsid w:val="00B8169C"/>
    <w:rsid w:val="00B908E8"/>
    <w:rsid w:val="00B913B1"/>
    <w:rsid w:val="00BA4289"/>
    <w:rsid w:val="00BB03F1"/>
    <w:rsid w:val="00BB2729"/>
    <w:rsid w:val="00BB62FB"/>
    <w:rsid w:val="00BC207C"/>
    <w:rsid w:val="00BD080C"/>
    <w:rsid w:val="00BD182B"/>
    <w:rsid w:val="00BE7438"/>
    <w:rsid w:val="00BF3285"/>
    <w:rsid w:val="00BF4372"/>
    <w:rsid w:val="00BF578D"/>
    <w:rsid w:val="00C01DDA"/>
    <w:rsid w:val="00C05A47"/>
    <w:rsid w:val="00C05F96"/>
    <w:rsid w:val="00C214FF"/>
    <w:rsid w:val="00C21FC6"/>
    <w:rsid w:val="00C2452D"/>
    <w:rsid w:val="00C25EBB"/>
    <w:rsid w:val="00C26C4F"/>
    <w:rsid w:val="00C4036A"/>
    <w:rsid w:val="00C468D5"/>
    <w:rsid w:val="00C46A3E"/>
    <w:rsid w:val="00C521B0"/>
    <w:rsid w:val="00C55709"/>
    <w:rsid w:val="00C62505"/>
    <w:rsid w:val="00C62E8C"/>
    <w:rsid w:val="00C67397"/>
    <w:rsid w:val="00C81681"/>
    <w:rsid w:val="00C83383"/>
    <w:rsid w:val="00C97E76"/>
    <w:rsid w:val="00CA183F"/>
    <w:rsid w:val="00CA43EB"/>
    <w:rsid w:val="00CB5E01"/>
    <w:rsid w:val="00CC26EB"/>
    <w:rsid w:val="00CD1A56"/>
    <w:rsid w:val="00CD3047"/>
    <w:rsid w:val="00CD7CFD"/>
    <w:rsid w:val="00CE0C66"/>
    <w:rsid w:val="00CE26D7"/>
    <w:rsid w:val="00CE4EA8"/>
    <w:rsid w:val="00CE6EA8"/>
    <w:rsid w:val="00CF1073"/>
    <w:rsid w:val="00CF3A76"/>
    <w:rsid w:val="00D0002F"/>
    <w:rsid w:val="00D03EA7"/>
    <w:rsid w:val="00D20299"/>
    <w:rsid w:val="00D27D2E"/>
    <w:rsid w:val="00D35455"/>
    <w:rsid w:val="00D44E21"/>
    <w:rsid w:val="00D46583"/>
    <w:rsid w:val="00D47FA4"/>
    <w:rsid w:val="00D52366"/>
    <w:rsid w:val="00D52D96"/>
    <w:rsid w:val="00D53F01"/>
    <w:rsid w:val="00D56081"/>
    <w:rsid w:val="00D634D1"/>
    <w:rsid w:val="00D66040"/>
    <w:rsid w:val="00D67BAC"/>
    <w:rsid w:val="00D75833"/>
    <w:rsid w:val="00D7652C"/>
    <w:rsid w:val="00D83A68"/>
    <w:rsid w:val="00D85B74"/>
    <w:rsid w:val="00D90CF3"/>
    <w:rsid w:val="00D95147"/>
    <w:rsid w:val="00D974BB"/>
    <w:rsid w:val="00DA2D2F"/>
    <w:rsid w:val="00DB0920"/>
    <w:rsid w:val="00DB518E"/>
    <w:rsid w:val="00DC7408"/>
    <w:rsid w:val="00DD0FCB"/>
    <w:rsid w:val="00DD2879"/>
    <w:rsid w:val="00DD3004"/>
    <w:rsid w:val="00DD377D"/>
    <w:rsid w:val="00DD40DD"/>
    <w:rsid w:val="00DE5BD6"/>
    <w:rsid w:val="00DE64C0"/>
    <w:rsid w:val="00DE6AEE"/>
    <w:rsid w:val="00DF3964"/>
    <w:rsid w:val="00DF780A"/>
    <w:rsid w:val="00E02615"/>
    <w:rsid w:val="00E02FB5"/>
    <w:rsid w:val="00E03F19"/>
    <w:rsid w:val="00E13306"/>
    <w:rsid w:val="00E21ABA"/>
    <w:rsid w:val="00E246CC"/>
    <w:rsid w:val="00E26290"/>
    <w:rsid w:val="00E309EF"/>
    <w:rsid w:val="00E40ACC"/>
    <w:rsid w:val="00E41B50"/>
    <w:rsid w:val="00E42E7A"/>
    <w:rsid w:val="00E46EF6"/>
    <w:rsid w:val="00E503D7"/>
    <w:rsid w:val="00E60F4D"/>
    <w:rsid w:val="00E66BE7"/>
    <w:rsid w:val="00E71B51"/>
    <w:rsid w:val="00E91C75"/>
    <w:rsid w:val="00E96621"/>
    <w:rsid w:val="00EA20DF"/>
    <w:rsid w:val="00EA3D03"/>
    <w:rsid w:val="00EA3F4A"/>
    <w:rsid w:val="00EB3A6D"/>
    <w:rsid w:val="00EB3DE2"/>
    <w:rsid w:val="00EB7BF4"/>
    <w:rsid w:val="00EC4AB2"/>
    <w:rsid w:val="00ED2E51"/>
    <w:rsid w:val="00ED56D5"/>
    <w:rsid w:val="00EE09BD"/>
    <w:rsid w:val="00EE0F14"/>
    <w:rsid w:val="00EE37FD"/>
    <w:rsid w:val="00EE6D86"/>
    <w:rsid w:val="00EF2B7A"/>
    <w:rsid w:val="00EF71C1"/>
    <w:rsid w:val="00F01631"/>
    <w:rsid w:val="00F02FF2"/>
    <w:rsid w:val="00F10400"/>
    <w:rsid w:val="00F10521"/>
    <w:rsid w:val="00F11FE4"/>
    <w:rsid w:val="00F21AC1"/>
    <w:rsid w:val="00F21DF0"/>
    <w:rsid w:val="00F33D0B"/>
    <w:rsid w:val="00F4022E"/>
    <w:rsid w:val="00F426B8"/>
    <w:rsid w:val="00F52F6F"/>
    <w:rsid w:val="00F53CE4"/>
    <w:rsid w:val="00F5481E"/>
    <w:rsid w:val="00F60EF0"/>
    <w:rsid w:val="00F64F43"/>
    <w:rsid w:val="00F72298"/>
    <w:rsid w:val="00F74278"/>
    <w:rsid w:val="00F81D47"/>
    <w:rsid w:val="00F900BD"/>
    <w:rsid w:val="00F9441F"/>
    <w:rsid w:val="00F952EA"/>
    <w:rsid w:val="00FA6FFA"/>
    <w:rsid w:val="00FA7943"/>
    <w:rsid w:val="00FB1CB2"/>
    <w:rsid w:val="00FB3964"/>
    <w:rsid w:val="00FB3ECB"/>
    <w:rsid w:val="00FC4C14"/>
    <w:rsid w:val="00FC5518"/>
    <w:rsid w:val="00FD11A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C5B5C"/>
  <w15:chartTrackingRefBased/>
  <w15:docId w15:val="{E5F0EFFA-8449-48F8-9C7E-EEEB37CA5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9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59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59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59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59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59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9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9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9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9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59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59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9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9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9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9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9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97E"/>
    <w:rPr>
      <w:rFonts w:eastAsiaTheme="majorEastAsia" w:cstheme="majorBidi"/>
      <w:color w:val="272727" w:themeColor="text1" w:themeTint="D8"/>
    </w:rPr>
  </w:style>
  <w:style w:type="paragraph" w:styleId="Title">
    <w:name w:val="Title"/>
    <w:basedOn w:val="Normal"/>
    <w:next w:val="Normal"/>
    <w:link w:val="TitleChar"/>
    <w:uiPriority w:val="10"/>
    <w:qFormat/>
    <w:rsid w:val="00A159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9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9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9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97E"/>
    <w:pPr>
      <w:spacing w:before="160"/>
      <w:jc w:val="center"/>
    </w:pPr>
    <w:rPr>
      <w:i/>
      <w:iCs/>
      <w:color w:val="404040" w:themeColor="text1" w:themeTint="BF"/>
    </w:rPr>
  </w:style>
  <w:style w:type="character" w:customStyle="1" w:styleId="QuoteChar">
    <w:name w:val="Quote Char"/>
    <w:basedOn w:val="DefaultParagraphFont"/>
    <w:link w:val="Quote"/>
    <w:uiPriority w:val="29"/>
    <w:rsid w:val="00A1597E"/>
    <w:rPr>
      <w:i/>
      <w:iCs/>
      <w:color w:val="404040" w:themeColor="text1" w:themeTint="BF"/>
    </w:rPr>
  </w:style>
  <w:style w:type="paragraph" w:styleId="ListParagraph">
    <w:name w:val="List Paragraph"/>
    <w:basedOn w:val="Normal"/>
    <w:uiPriority w:val="34"/>
    <w:qFormat/>
    <w:rsid w:val="00A1597E"/>
    <w:pPr>
      <w:ind w:left="720"/>
      <w:contextualSpacing/>
    </w:pPr>
  </w:style>
  <w:style w:type="character" w:styleId="IntenseEmphasis">
    <w:name w:val="Intense Emphasis"/>
    <w:basedOn w:val="DefaultParagraphFont"/>
    <w:uiPriority w:val="21"/>
    <w:qFormat/>
    <w:rsid w:val="00A1597E"/>
    <w:rPr>
      <w:i/>
      <w:iCs/>
      <w:color w:val="0F4761" w:themeColor="accent1" w:themeShade="BF"/>
    </w:rPr>
  </w:style>
  <w:style w:type="paragraph" w:styleId="IntenseQuote">
    <w:name w:val="Intense Quote"/>
    <w:basedOn w:val="Normal"/>
    <w:next w:val="Normal"/>
    <w:link w:val="IntenseQuoteChar"/>
    <w:uiPriority w:val="30"/>
    <w:qFormat/>
    <w:rsid w:val="00A159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97E"/>
    <w:rPr>
      <w:i/>
      <w:iCs/>
      <w:color w:val="0F4761" w:themeColor="accent1" w:themeShade="BF"/>
    </w:rPr>
  </w:style>
  <w:style w:type="character" w:styleId="IntenseReference">
    <w:name w:val="Intense Reference"/>
    <w:basedOn w:val="DefaultParagraphFont"/>
    <w:uiPriority w:val="32"/>
    <w:qFormat/>
    <w:rsid w:val="00A1597E"/>
    <w:rPr>
      <w:b/>
      <w:bCs/>
      <w:smallCaps/>
      <w:color w:val="0F4761" w:themeColor="accent1" w:themeShade="BF"/>
      <w:spacing w:val="5"/>
    </w:rPr>
  </w:style>
  <w:style w:type="paragraph" w:styleId="Header">
    <w:name w:val="header"/>
    <w:basedOn w:val="Normal"/>
    <w:link w:val="HeaderChar"/>
    <w:uiPriority w:val="99"/>
    <w:unhideWhenUsed/>
    <w:rsid w:val="00B24D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4DE5"/>
  </w:style>
  <w:style w:type="paragraph" w:styleId="Footer">
    <w:name w:val="footer"/>
    <w:basedOn w:val="Normal"/>
    <w:link w:val="FooterChar"/>
    <w:uiPriority w:val="99"/>
    <w:unhideWhenUsed/>
    <w:rsid w:val="00B24D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4DE5"/>
  </w:style>
  <w:style w:type="paragraph" w:styleId="TOCHeading">
    <w:name w:val="TOC Heading"/>
    <w:basedOn w:val="Heading1"/>
    <w:next w:val="Normal"/>
    <w:uiPriority w:val="39"/>
    <w:unhideWhenUsed/>
    <w:qFormat/>
    <w:rsid w:val="006C79AE"/>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B45D2D"/>
    <w:pPr>
      <w:spacing w:after="100"/>
    </w:pPr>
  </w:style>
  <w:style w:type="character" w:styleId="Hyperlink">
    <w:name w:val="Hyperlink"/>
    <w:basedOn w:val="DefaultParagraphFont"/>
    <w:uiPriority w:val="99"/>
    <w:unhideWhenUsed/>
    <w:rsid w:val="00B45D2D"/>
    <w:rPr>
      <w:color w:val="467886" w:themeColor="hyperlink"/>
      <w:u w:val="single"/>
    </w:rPr>
  </w:style>
  <w:style w:type="paragraph" w:styleId="TOC2">
    <w:name w:val="toc 2"/>
    <w:basedOn w:val="Normal"/>
    <w:next w:val="Normal"/>
    <w:autoRedefine/>
    <w:uiPriority w:val="39"/>
    <w:unhideWhenUsed/>
    <w:rsid w:val="00555AA9"/>
    <w:pPr>
      <w:spacing w:after="100"/>
      <w:ind w:left="240"/>
    </w:pPr>
  </w:style>
  <w:style w:type="paragraph" w:styleId="FootnoteText">
    <w:name w:val="footnote text"/>
    <w:basedOn w:val="Normal"/>
    <w:link w:val="FootnoteTextChar"/>
    <w:uiPriority w:val="99"/>
    <w:semiHidden/>
    <w:unhideWhenUsed/>
    <w:rsid w:val="00FB396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B3964"/>
    <w:rPr>
      <w:sz w:val="20"/>
      <w:szCs w:val="20"/>
    </w:rPr>
  </w:style>
  <w:style w:type="character" w:styleId="FootnoteReference">
    <w:name w:val="footnote reference"/>
    <w:basedOn w:val="DefaultParagraphFont"/>
    <w:uiPriority w:val="99"/>
    <w:semiHidden/>
    <w:unhideWhenUsed/>
    <w:rsid w:val="00FB3964"/>
    <w:rPr>
      <w:vertAlign w:val="superscript"/>
    </w:rPr>
  </w:style>
  <w:style w:type="character" w:styleId="UnresolvedMention">
    <w:name w:val="Unresolved Mention"/>
    <w:basedOn w:val="DefaultParagraphFont"/>
    <w:uiPriority w:val="99"/>
    <w:semiHidden/>
    <w:unhideWhenUsed/>
    <w:rsid w:val="00A5449F"/>
    <w:rPr>
      <w:color w:val="605E5C"/>
      <w:shd w:val="clear" w:color="auto" w:fill="E1DFDD"/>
    </w:rPr>
  </w:style>
  <w:style w:type="paragraph" w:customStyle="1" w:styleId="isselectedend">
    <w:name w:val="isselectedend"/>
    <w:basedOn w:val="Normal"/>
    <w:rsid w:val="0006537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065372"/>
    <w:rPr>
      <w:b/>
      <w:bCs/>
    </w:rPr>
  </w:style>
  <w:style w:type="paragraph" w:styleId="NormalWeb">
    <w:name w:val="Normal (Web)"/>
    <w:basedOn w:val="Normal"/>
    <w:uiPriority w:val="99"/>
    <w:unhideWhenUsed/>
    <w:rsid w:val="0006537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Revision">
    <w:name w:val="Revision"/>
    <w:hidden/>
    <w:uiPriority w:val="99"/>
    <w:semiHidden/>
    <w:rsid w:val="00CD304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mailto:subcontractapplications@keyis.com" TargetMode="Externa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mailto:subcontractapplications@keyis.com" TargetMode="External"/><Relationship Id="rId2" Type="http://schemas.openxmlformats.org/officeDocument/2006/relationships/customXml" Target="../customXml/item2.xml"/><Relationship Id="rId16" Type="http://schemas.openxmlformats.org/officeDocument/2006/relationships/hyperlink" Target="mailto:subcontractapplications@keyis.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mailto:adminservices@keyis.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subcontractapplications@keyis.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54639A004244F49A8BFA041BBEC5CFB" ma:contentTypeVersion="18" ma:contentTypeDescription="Create a new document." ma:contentTypeScope="" ma:versionID="0c5260cf3084db6846834af9607d1a62">
  <xsd:schema xmlns:xsd="http://www.w3.org/2001/XMLSchema" xmlns:xs="http://www.w3.org/2001/XMLSchema" xmlns:p="http://schemas.microsoft.com/office/2006/metadata/properties" xmlns:ns3="997bd466-41d4-4f05-99c7-d9aa0c8a2c07" xmlns:ns4="e641ee31-e189-4662-a80f-f65049ebdf38" targetNamespace="http://schemas.microsoft.com/office/2006/metadata/properties" ma:root="true" ma:fieldsID="259f58939c4f689e65af4352fa0e24de" ns3:_="" ns4:_="">
    <xsd:import namespace="997bd466-41d4-4f05-99c7-d9aa0c8a2c07"/>
    <xsd:import namespace="e641ee31-e189-4662-a80f-f65049ebdf3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ServiceObjectDetectorVersions" minOccurs="0"/>
                <xsd:element ref="ns4:MediaServiceSystemTags" minOccurs="0"/>
                <xsd:element ref="ns4:_activity" minOccurs="0"/>
                <xsd:element ref="ns4:MediaServiceSearchPropertie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7bd466-41d4-4f05-99c7-d9aa0c8a2c07"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41ee31-e189-4662-a80f-f65049ebdf38"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_activity" ma:index="23" nillable="true" ma:displayName="_activity" ma:hidden="true" ma:internalName="_activity">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LengthInSeconds" ma:index="2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e641ee31-e189-4662-a80f-f65049ebdf38" xsi:nil="true"/>
  </documentManagement>
</p:properties>
</file>

<file path=customXml/itemProps1.xml><?xml version="1.0" encoding="utf-8"?>
<ds:datastoreItem xmlns:ds="http://schemas.openxmlformats.org/officeDocument/2006/customXml" ds:itemID="{B83ED257-345C-44E0-90E6-972BB40586F3}">
  <ds:schemaRefs>
    <ds:schemaRef ds:uri="http://schemas.openxmlformats.org/officeDocument/2006/bibliography"/>
  </ds:schemaRefs>
</ds:datastoreItem>
</file>

<file path=customXml/itemProps2.xml><?xml version="1.0" encoding="utf-8"?>
<ds:datastoreItem xmlns:ds="http://schemas.openxmlformats.org/officeDocument/2006/customXml" ds:itemID="{79E00051-FAF4-48F2-B927-7B445C725EBB}">
  <ds:schemaRefs>
    <ds:schemaRef ds:uri="http://schemas.microsoft.com/sharepoint/v3/contenttype/forms"/>
  </ds:schemaRefs>
</ds:datastoreItem>
</file>

<file path=customXml/itemProps3.xml><?xml version="1.0" encoding="utf-8"?>
<ds:datastoreItem xmlns:ds="http://schemas.openxmlformats.org/officeDocument/2006/customXml" ds:itemID="{8585EFFB-EF3A-4ADA-A66A-D004D83E53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7bd466-41d4-4f05-99c7-d9aa0c8a2c07"/>
    <ds:schemaRef ds:uri="e641ee31-e189-4662-a80f-f65049ebdf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D3F0CC7-DE01-4EA2-BAE5-9404B4A2CC2B}">
  <ds:schemaRefs>
    <ds:schemaRef ds:uri="http://schemas.microsoft.com/office/2006/metadata/properties"/>
    <ds:schemaRef ds:uri="http://schemas.microsoft.com/office/infopath/2007/PartnerControls"/>
    <ds:schemaRef ds:uri="e641ee31-e189-4662-a80f-f65049ebdf38"/>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65</Pages>
  <Words>15189</Words>
  <Characters>86581</Characters>
  <Application>Microsoft Office Word</Application>
  <DocSecurity>0</DocSecurity>
  <Lines>721</Lines>
  <Paragraphs>203</Paragraphs>
  <ScaleCrop>false</ScaleCrop>
  <Company/>
  <LinksUpToDate>false</LinksUpToDate>
  <CharactersWithSpaces>101567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Poulton</dc:creator>
  <cp:keywords/>
  <dc:description/>
  <cp:lastModifiedBy>kat neale</cp:lastModifiedBy>
  <cp:revision>20</cp:revision>
  <dcterms:created xsi:type="dcterms:W3CDTF">2026-06-25T14:48:00Z</dcterms:created>
  <dcterms:modified xsi:type="dcterms:W3CDTF">2026-06-26T09:09:00Z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0x010100254639A004244F49A8BFA041BBEC5CFB</vt:lpwstr>
  </property>
</Properties>
</file>